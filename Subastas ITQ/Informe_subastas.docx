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78E1" w14:textId="10DE7C7E" w:rsidR="00A253AB" w:rsidRPr="00E21DDA" w:rsidRDefault="009343A7" w:rsidP="00A31A77">
      <w:pPr>
        <w:jc w:val="center"/>
        <w:rPr>
          <w:b/>
          <w:bCs/>
          <w:u w:val="single"/>
          <w:lang w:val="es-ES"/>
        </w:rPr>
      </w:pPr>
      <w:r w:rsidRPr="00E21DDA">
        <w:rPr>
          <w:b/>
          <w:bCs/>
          <w:u w:val="single"/>
          <w:lang w:val="es-ES"/>
        </w:rPr>
        <w:t>Revisión</w:t>
      </w:r>
      <w:r w:rsidR="00A45450" w:rsidRPr="00E21DDA">
        <w:rPr>
          <w:b/>
          <w:bCs/>
          <w:u w:val="single"/>
          <w:lang w:val="es-ES"/>
        </w:rPr>
        <w:t xml:space="preserve"> </w:t>
      </w:r>
      <w:r w:rsidR="007A2766" w:rsidRPr="00E21DDA">
        <w:rPr>
          <w:b/>
          <w:bCs/>
          <w:u w:val="single"/>
          <w:lang w:val="es-ES"/>
        </w:rPr>
        <w:t xml:space="preserve">de </w:t>
      </w:r>
      <w:r w:rsidR="00B03B5B" w:rsidRPr="00E21DDA">
        <w:rPr>
          <w:b/>
          <w:bCs/>
          <w:u w:val="single"/>
          <w:lang w:val="es-ES"/>
        </w:rPr>
        <w:t>sistema</w:t>
      </w:r>
      <w:r w:rsidRPr="00E21DDA">
        <w:rPr>
          <w:b/>
          <w:bCs/>
          <w:u w:val="single"/>
          <w:lang w:val="es-ES"/>
        </w:rPr>
        <w:t>s</w:t>
      </w:r>
      <w:r w:rsidR="00A31A77" w:rsidRPr="00E21DDA">
        <w:rPr>
          <w:b/>
          <w:bCs/>
          <w:u w:val="single"/>
          <w:lang w:val="es-ES"/>
        </w:rPr>
        <w:t xml:space="preserve"> de asignación de cuotas </w:t>
      </w:r>
      <w:r w:rsidR="00B03B5B" w:rsidRPr="00E21DDA">
        <w:rPr>
          <w:b/>
          <w:bCs/>
          <w:u w:val="single"/>
          <w:lang w:val="es-ES"/>
        </w:rPr>
        <w:t>en el sector pesquero</w:t>
      </w:r>
      <w:r w:rsidR="00267FCE" w:rsidRPr="00E21DDA">
        <w:rPr>
          <w:b/>
          <w:bCs/>
          <w:u w:val="single"/>
          <w:lang w:val="es-ES"/>
        </w:rPr>
        <w:t>: Subastas</w:t>
      </w:r>
      <w:r w:rsidR="006750F9" w:rsidRPr="00E21DDA">
        <w:rPr>
          <w:rStyle w:val="FootnoteReference"/>
          <w:b/>
          <w:bCs/>
          <w:u w:val="single"/>
          <w:lang w:val="es-ES"/>
        </w:rPr>
        <w:footnoteReference w:id="1"/>
      </w:r>
    </w:p>
    <w:p w14:paraId="2E711FF1" w14:textId="7E3B0011" w:rsidR="006750F9" w:rsidRPr="00E21DDA" w:rsidRDefault="00F6729B" w:rsidP="00A31A77">
      <w:pPr>
        <w:jc w:val="center"/>
        <w:rPr>
          <w:b/>
          <w:bCs/>
          <w:u w:val="single"/>
          <w:lang w:val="es-ES"/>
        </w:rPr>
      </w:pPr>
      <w:r w:rsidRPr="00E21DDA">
        <w:rPr>
          <w:b/>
          <w:bCs/>
          <w:u w:val="single"/>
          <w:lang w:val="es-ES"/>
        </w:rPr>
        <w:t>(</w:t>
      </w:r>
      <w:r w:rsidR="007255FB">
        <w:rPr>
          <w:b/>
          <w:bCs/>
          <w:u w:val="single"/>
          <w:lang w:val="es-ES"/>
        </w:rPr>
        <w:t xml:space="preserve">versión 2, </w:t>
      </w:r>
      <w:r w:rsidR="00F0355E">
        <w:rPr>
          <w:b/>
          <w:bCs/>
          <w:u w:val="single"/>
          <w:lang w:val="es-ES"/>
        </w:rPr>
        <w:t xml:space="preserve">preliminar, </w:t>
      </w:r>
      <w:r w:rsidR="000E219F">
        <w:rPr>
          <w:b/>
          <w:bCs/>
          <w:u w:val="single"/>
          <w:lang w:val="es-ES"/>
        </w:rPr>
        <w:t>e</w:t>
      </w:r>
      <w:r w:rsidR="00BB3E07" w:rsidRPr="00E21DDA">
        <w:rPr>
          <w:b/>
          <w:bCs/>
          <w:u w:val="single"/>
          <w:lang w:val="es-ES"/>
        </w:rPr>
        <w:t>nero</w:t>
      </w:r>
      <w:r w:rsidR="006750F9" w:rsidRPr="00E21DDA">
        <w:rPr>
          <w:b/>
          <w:bCs/>
          <w:u w:val="single"/>
          <w:lang w:val="es-ES"/>
        </w:rPr>
        <w:t xml:space="preserve"> 202</w:t>
      </w:r>
      <w:r w:rsidR="00BB3E07" w:rsidRPr="00E21DDA">
        <w:rPr>
          <w:b/>
          <w:bCs/>
          <w:u w:val="single"/>
          <w:lang w:val="es-ES"/>
        </w:rPr>
        <w:t>3</w:t>
      </w:r>
      <w:r w:rsidRPr="00E21DDA">
        <w:rPr>
          <w:b/>
          <w:bCs/>
          <w:u w:val="single"/>
          <w:lang w:val="es-ES"/>
        </w:rPr>
        <w:t>)</w:t>
      </w:r>
    </w:p>
    <w:p w14:paraId="2139F3D4" w14:textId="77777777" w:rsidR="00572A12" w:rsidRPr="00E21DDA" w:rsidRDefault="00572A12" w:rsidP="00287BFC">
      <w:pPr>
        <w:pStyle w:val="ListParagraph"/>
        <w:ind w:left="1080"/>
        <w:rPr>
          <w:b/>
          <w:bCs/>
          <w:lang w:val="es-ES"/>
        </w:rPr>
      </w:pPr>
    </w:p>
    <w:p w14:paraId="48D5B987" w14:textId="3A1EF273" w:rsidR="00A31A77" w:rsidRPr="00E21DDA" w:rsidRDefault="00A31A77" w:rsidP="00637F72">
      <w:pPr>
        <w:pStyle w:val="ListParagraph"/>
        <w:numPr>
          <w:ilvl w:val="0"/>
          <w:numId w:val="46"/>
        </w:numPr>
        <w:rPr>
          <w:b/>
          <w:bCs/>
          <w:lang w:val="es-ES"/>
        </w:rPr>
      </w:pPr>
      <w:r w:rsidRPr="00E21DDA">
        <w:rPr>
          <w:b/>
          <w:bCs/>
          <w:lang w:val="es-ES"/>
        </w:rPr>
        <w:t>Antecedentes</w:t>
      </w:r>
    </w:p>
    <w:p w14:paraId="1B119FDD" w14:textId="45093D55" w:rsidR="00A01B68" w:rsidRPr="00E21DDA" w:rsidRDefault="006C7245" w:rsidP="00CB17AB">
      <w:pPr>
        <w:jc w:val="both"/>
        <w:rPr>
          <w:lang w:val="es-ES"/>
        </w:rPr>
      </w:pPr>
      <w:r w:rsidRPr="00E21DDA">
        <w:rPr>
          <w:lang w:val="es-ES"/>
        </w:rPr>
        <w:t xml:space="preserve">Uno de los objetivos de la </w:t>
      </w:r>
      <w:r w:rsidR="006A5CCC" w:rsidRPr="00E21DDA">
        <w:rPr>
          <w:lang w:val="es-ES"/>
        </w:rPr>
        <w:t xml:space="preserve">regulación pesquera en Chile </w:t>
      </w:r>
      <w:r w:rsidRPr="00E21DDA">
        <w:rPr>
          <w:lang w:val="es-ES"/>
        </w:rPr>
        <w:t>ha sido garantizar la sustentabilidad de los recursos pesqueros para el uso y beneficio de las generaciones presentes y futuras</w:t>
      </w:r>
      <w:r w:rsidR="00F4284C" w:rsidRPr="00E21DDA">
        <w:rPr>
          <w:rStyle w:val="FootnoteReference"/>
          <w:lang w:val="es-ES"/>
        </w:rPr>
        <w:footnoteReference w:id="2"/>
      </w:r>
      <w:r w:rsidR="00405E73" w:rsidRPr="00E21DDA">
        <w:rPr>
          <w:lang w:val="es-ES"/>
        </w:rPr>
        <w:t>.</w:t>
      </w:r>
      <w:r w:rsidRPr="00E21DDA">
        <w:rPr>
          <w:lang w:val="es-ES"/>
        </w:rPr>
        <w:t xml:space="preserve"> Para ello la autoridad pesquera </w:t>
      </w:r>
      <w:r w:rsidR="005C1B02" w:rsidRPr="00E21DDA">
        <w:rPr>
          <w:lang w:val="es-ES"/>
        </w:rPr>
        <w:t xml:space="preserve">ha </w:t>
      </w:r>
      <w:r w:rsidRPr="00E21DDA">
        <w:rPr>
          <w:lang w:val="es-ES"/>
        </w:rPr>
        <w:t>utilizado y perfeccionado</w:t>
      </w:r>
      <w:r w:rsidR="00E462BE" w:rsidRPr="00E21DDA">
        <w:rPr>
          <w:lang w:val="es-ES"/>
        </w:rPr>
        <w:t xml:space="preserve"> </w:t>
      </w:r>
      <w:r w:rsidR="005C1B02" w:rsidRPr="00E21DDA">
        <w:rPr>
          <w:lang w:val="es-ES"/>
        </w:rPr>
        <w:t>diversos</w:t>
      </w:r>
      <w:r w:rsidR="006A5CCC" w:rsidRPr="00E21DDA">
        <w:rPr>
          <w:lang w:val="es-ES"/>
        </w:rPr>
        <w:t xml:space="preserve"> instrumentos con el objetivo de </w:t>
      </w:r>
      <w:r w:rsidR="007255FB">
        <w:rPr>
          <w:lang w:val="es-ES"/>
        </w:rPr>
        <w:t xml:space="preserve">controlar </w:t>
      </w:r>
      <w:r w:rsidR="006A5CCC" w:rsidRPr="00E21DDA">
        <w:rPr>
          <w:lang w:val="es-ES"/>
        </w:rPr>
        <w:t xml:space="preserve">el esfuerzo pesquero del sector. </w:t>
      </w:r>
      <w:r w:rsidR="00A01B68" w:rsidRPr="00E21DDA">
        <w:rPr>
          <w:lang w:val="es-ES"/>
        </w:rPr>
        <w:t xml:space="preserve">Entre </w:t>
      </w:r>
      <w:r w:rsidR="005C1B02" w:rsidRPr="00E21DDA">
        <w:rPr>
          <w:lang w:val="es-ES"/>
        </w:rPr>
        <w:t xml:space="preserve">los instrumentos </w:t>
      </w:r>
      <w:r w:rsidR="003342B8" w:rsidRPr="00E21DDA">
        <w:rPr>
          <w:lang w:val="es-ES"/>
        </w:rPr>
        <w:t>común</w:t>
      </w:r>
      <w:r w:rsidR="26127A18" w:rsidRPr="00E21DDA">
        <w:rPr>
          <w:lang w:val="es-ES"/>
        </w:rPr>
        <w:t>m</w:t>
      </w:r>
      <w:r w:rsidR="003342B8" w:rsidRPr="00E21DDA">
        <w:rPr>
          <w:lang w:val="es-ES"/>
        </w:rPr>
        <w:t>ente utilizados</w:t>
      </w:r>
      <w:r w:rsidR="00A01B68" w:rsidRPr="00E21DDA">
        <w:rPr>
          <w:lang w:val="es-ES"/>
        </w:rPr>
        <w:t xml:space="preserve"> se encuentran</w:t>
      </w:r>
      <w:r w:rsidR="00A24F64" w:rsidRPr="00E21DDA">
        <w:rPr>
          <w:lang w:val="es-ES"/>
        </w:rPr>
        <w:t>:</w:t>
      </w:r>
      <w:r w:rsidR="00E27C91" w:rsidRPr="00E21DDA">
        <w:rPr>
          <w:lang w:val="es-ES"/>
        </w:rPr>
        <w:t xml:space="preserve"> cierres de </w:t>
      </w:r>
      <w:r w:rsidR="00CE0359" w:rsidRPr="00E21DDA">
        <w:rPr>
          <w:lang w:val="es-ES"/>
        </w:rPr>
        <w:t xml:space="preserve">las unidades de </w:t>
      </w:r>
      <w:r w:rsidR="00E27C91" w:rsidRPr="00E21DDA">
        <w:rPr>
          <w:lang w:val="es-ES"/>
        </w:rPr>
        <w:t xml:space="preserve">pesquería durante </w:t>
      </w:r>
      <w:r w:rsidR="002536F5" w:rsidRPr="00E21DDA">
        <w:rPr>
          <w:lang w:val="es-ES"/>
        </w:rPr>
        <w:t>per</w:t>
      </w:r>
      <w:r w:rsidR="003F28D7" w:rsidRPr="00E21DDA">
        <w:rPr>
          <w:lang w:val="es-ES"/>
        </w:rPr>
        <w:t>í</w:t>
      </w:r>
      <w:r w:rsidR="002536F5" w:rsidRPr="00E21DDA">
        <w:rPr>
          <w:lang w:val="es-ES"/>
        </w:rPr>
        <w:t>odos de tiempo</w:t>
      </w:r>
      <w:r w:rsidR="00A24F64" w:rsidRPr="00E21DDA">
        <w:rPr>
          <w:lang w:val="es-ES"/>
        </w:rPr>
        <w:t>;</w:t>
      </w:r>
      <w:r w:rsidR="00A01B68" w:rsidRPr="00E21DDA">
        <w:rPr>
          <w:lang w:val="es-ES"/>
        </w:rPr>
        <w:t xml:space="preserve"> vedas </w:t>
      </w:r>
      <w:r w:rsidR="002536F5" w:rsidRPr="00E21DDA">
        <w:rPr>
          <w:lang w:val="es-ES"/>
        </w:rPr>
        <w:t>por temporadas</w:t>
      </w:r>
      <w:r w:rsidR="00A24F64" w:rsidRPr="00E21DDA">
        <w:rPr>
          <w:lang w:val="es-ES"/>
        </w:rPr>
        <w:t xml:space="preserve">; </w:t>
      </w:r>
      <w:r w:rsidR="00A01B68" w:rsidRPr="00E21DDA">
        <w:rPr>
          <w:lang w:val="es-ES"/>
        </w:rPr>
        <w:t xml:space="preserve">cuota </w:t>
      </w:r>
      <w:r w:rsidR="00637F72" w:rsidRPr="00E21DDA">
        <w:rPr>
          <w:lang w:val="es-ES"/>
        </w:rPr>
        <w:t>anual</w:t>
      </w:r>
      <w:r w:rsidR="00A01B68" w:rsidRPr="00E21DDA">
        <w:rPr>
          <w:lang w:val="es-ES"/>
        </w:rPr>
        <w:t xml:space="preserve"> de captura</w:t>
      </w:r>
      <w:r w:rsidR="00A24F64" w:rsidRPr="00E21DDA">
        <w:rPr>
          <w:lang w:val="es-ES"/>
        </w:rPr>
        <w:t>;</w:t>
      </w:r>
      <w:r w:rsidR="00D6634A" w:rsidRPr="00E21DDA">
        <w:rPr>
          <w:lang w:val="es-ES"/>
        </w:rPr>
        <w:t xml:space="preserve"> </w:t>
      </w:r>
      <w:r w:rsidR="003614D6" w:rsidRPr="00E21DDA">
        <w:rPr>
          <w:lang w:val="es-ES"/>
        </w:rPr>
        <w:t xml:space="preserve">cuotas </w:t>
      </w:r>
      <w:r w:rsidR="00E27C91" w:rsidRPr="00E21DDA">
        <w:rPr>
          <w:lang w:val="es-ES"/>
        </w:rPr>
        <w:t>individuales transferibles</w:t>
      </w:r>
      <w:r w:rsidR="00F66C3A" w:rsidRPr="00E21DDA">
        <w:rPr>
          <w:lang w:val="es-ES"/>
        </w:rPr>
        <w:t>;</w:t>
      </w:r>
      <w:r w:rsidRPr="00E21DDA">
        <w:rPr>
          <w:lang w:val="es-ES"/>
        </w:rPr>
        <w:t xml:space="preserve"> cuotas colectivas</w:t>
      </w:r>
      <w:r w:rsidR="00F66C3A" w:rsidRPr="00E21DDA">
        <w:rPr>
          <w:lang w:val="es-ES"/>
        </w:rPr>
        <w:t xml:space="preserve">; </w:t>
      </w:r>
      <w:r w:rsidR="0069625B" w:rsidRPr="00E21DDA">
        <w:rPr>
          <w:lang w:val="es-ES"/>
        </w:rPr>
        <w:t xml:space="preserve">delimitación de áreas de manejo para la explotación de recursos bentónicos, </w:t>
      </w:r>
      <w:r w:rsidR="00287BFC" w:rsidRPr="00E21DDA">
        <w:rPr>
          <w:lang w:val="es-ES"/>
        </w:rPr>
        <w:t>entre otras</w:t>
      </w:r>
      <w:r w:rsidR="00E27C91" w:rsidRPr="00E21DDA">
        <w:rPr>
          <w:lang w:val="es-ES"/>
        </w:rPr>
        <w:t xml:space="preserve">. </w:t>
      </w:r>
      <w:r w:rsidR="002536F5" w:rsidRPr="00E21DDA">
        <w:rPr>
          <w:lang w:val="es-ES"/>
        </w:rPr>
        <w:t>Hoy en día</w:t>
      </w:r>
      <w:r w:rsidR="00287BFC" w:rsidRPr="00E21DDA">
        <w:rPr>
          <w:lang w:val="es-ES"/>
        </w:rPr>
        <w:t>,</w:t>
      </w:r>
      <w:r w:rsidR="002536F5" w:rsidRPr="00E21DDA">
        <w:rPr>
          <w:lang w:val="es-ES"/>
        </w:rPr>
        <w:t xml:space="preserve"> l</w:t>
      </w:r>
      <w:r w:rsidR="00D6634A" w:rsidRPr="00E21DDA">
        <w:rPr>
          <w:lang w:val="es-ES"/>
        </w:rPr>
        <w:t xml:space="preserve">a mayoría de las unidades de pesquería </w:t>
      </w:r>
      <w:r w:rsidR="0069625B" w:rsidRPr="00E21DDA">
        <w:rPr>
          <w:lang w:val="es-ES"/>
        </w:rPr>
        <w:t xml:space="preserve">que </w:t>
      </w:r>
      <w:r w:rsidR="00E21DDA">
        <w:rPr>
          <w:lang w:val="es-ES"/>
        </w:rPr>
        <w:t xml:space="preserve">en Chile </w:t>
      </w:r>
      <w:r w:rsidR="0069625B" w:rsidRPr="00E21DDA">
        <w:rPr>
          <w:lang w:val="es-ES"/>
        </w:rPr>
        <w:t xml:space="preserve">generan mayor valor </w:t>
      </w:r>
      <w:r w:rsidR="00D6634A" w:rsidRPr="00E21DDA">
        <w:rPr>
          <w:lang w:val="es-ES"/>
        </w:rPr>
        <w:t>se encuentra</w:t>
      </w:r>
      <w:r w:rsidR="0069625B" w:rsidRPr="00E21DDA">
        <w:rPr>
          <w:lang w:val="es-ES"/>
        </w:rPr>
        <w:t>n</w:t>
      </w:r>
      <w:r w:rsidR="00E462BE" w:rsidRPr="00E21DDA">
        <w:rPr>
          <w:lang w:val="es-ES"/>
        </w:rPr>
        <w:t xml:space="preserve"> </w:t>
      </w:r>
      <w:r w:rsidR="00D6634A" w:rsidRPr="00E21DDA">
        <w:rPr>
          <w:lang w:val="es-ES"/>
        </w:rPr>
        <w:t xml:space="preserve">bajo </w:t>
      </w:r>
      <w:r w:rsidR="0069625B" w:rsidRPr="00E21DDA">
        <w:rPr>
          <w:lang w:val="es-ES"/>
        </w:rPr>
        <w:t>un sistema de cuotas de pesca</w:t>
      </w:r>
      <w:r w:rsidR="00D6634A" w:rsidRPr="00E21DDA">
        <w:rPr>
          <w:lang w:val="es-ES"/>
        </w:rPr>
        <w:t xml:space="preserve">, </w:t>
      </w:r>
      <w:commentRangeStart w:id="0"/>
      <w:commentRangeStart w:id="1"/>
      <w:r w:rsidR="00D6634A" w:rsidRPr="00E21DDA">
        <w:rPr>
          <w:lang w:val="es-ES"/>
        </w:rPr>
        <w:t>el cual tiene</w:t>
      </w:r>
      <w:r w:rsidR="003614D6" w:rsidRPr="00E21DDA">
        <w:rPr>
          <w:lang w:val="es-ES"/>
        </w:rPr>
        <w:t xml:space="preserve"> como principal </w:t>
      </w:r>
      <w:r w:rsidR="00E462BE" w:rsidRPr="00E21DDA">
        <w:rPr>
          <w:lang w:val="es-ES"/>
        </w:rPr>
        <w:t>objetivo</w:t>
      </w:r>
      <w:r w:rsidR="006B6FDD" w:rsidRPr="00E21DDA">
        <w:rPr>
          <w:lang w:val="es-ES"/>
        </w:rPr>
        <w:t xml:space="preserve"> lograr</w:t>
      </w:r>
      <w:r w:rsidR="003614D6" w:rsidRPr="00E21DDA">
        <w:rPr>
          <w:lang w:val="es-ES"/>
        </w:rPr>
        <w:t xml:space="preserve"> </w:t>
      </w:r>
      <w:r w:rsidR="00D6634A" w:rsidRPr="00E21DDA">
        <w:rPr>
          <w:lang w:val="es-ES"/>
        </w:rPr>
        <w:t>la eficiencia</w:t>
      </w:r>
      <w:r w:rsidR="006B6FDD" w:rsidRPr="00E21DDA">
        <w:rPr>
          <w:lang w:val="es-ES"/>
        </w:rPr>
        <w:t xml:space="preserve"> </w:t>
      </w:r>
      <w:r w:rsidR="00227506" w:rsidRPr="00E21DDA">
        <w:rPr>
          <w:lang w:val="es-ES"/>
        </w:rPr>
        <w:t>económica</w:t>
      </w:r>
      <w:r w:rsidR="00D6634A" w:rsidRPr="00E21DDA">
        <w:rPr>
          <w:lang w:val="es-ES"/>
        </w:rPr>
        <w:t xml:space="preserve"> del sector </w:t>
      </w:r>
      <w:r w:rsidR="00E462BE" w:rsidRPr="00E21DDA">
        <w:rPr>
          <w:lang w:val="es-ES"/>
        </w:rPr>
        <w:t>sujeto a l</w:t>
      </w:r>
      <w:r w:rsidR="00D6634A" w:rsidRPr="00E21DDA">
        <w:rPr>
          <w:lang w:val="es-ES"/>
        </w:rPr>
        <w:t xml:space="preserve">a </w:t>
      </w:r>
      <w:r w:rsidRPr="00E21DDA">
        <w:rPr>
          <w:lang w:val="es-ES"/>
        </w:rPr>
        <w:t xml:space="preserve">sustentabilidad </w:t>
      </w:r>
      <w:r w:rsidR="00E462BE" w:rsidRPr="00E21DDA">
        <w:rPr>
          <w:lang w:val="es-ES"/>
        </w:rPr>
        <w:t>de los recursos</w:t>
      </w:r>
      <w:commentRangeEnd w:id="0"/>
      <w:r w:rsidR="00636E4C">
        <w:rPr>
          <w:rStyle w:val="CommentReference"/>
        </w:rPr>
        <w:commentReference w:id="0"/>
      </w:r>
      <w:commentRangeEnd w:id="1"/>
      <w:r w:rsidR="00372110">
        <w:rPr>
          <w:rStyle w:val="CommentReference"/>
        </w:rPr>
        <w:commentReference w:id="1"/>
      </w:r>
      <w:r w:rsidR="009701EE" w:rsidRPr="00E21DDA">
        <w:rPr>
          <w:lang w:val="es-ES"/>
        </w:rPr>
        <w:t xml:space="preserve">, que </w:t>
      </w:r>
      <w:r w:rsidR="0069625B" w:rsidRPr="00E21DDA">
        <w:rPr>
          <w:lang w:val="es-ES"/>
        </w:rPr>
        <w:t xml:space="preserve">se </w:t>
      </w:r>
      <w:r w:rsidR="007B492F" w:rsidRPr="00E21DDA">
        <w:rPr>
          <w:lang w:val="es-ES"/>
        </w:rPr>
        <w:t>pretende</w:t>
      </w:r>
      <w:r w:rsidR="0069625B" w:rsidRPr="00E21DDA">
        <w:rPr>
          <w:lang w:val="es-ES"/>
        </w:rPr>
        <w:t xml:space="preserve"> lograr</w:t>
      </w:r>
      <w:r w:rsidR="00E462BE" w:rsidRPr="00E21DDA">
        <w:rPr>
          <w:lang w:val="es-ES"/>
        </w:rPr>
        <w:t xml:space="preserve"> a través de</w:t>
      </w:r>
      <w:r w:rsidR="00D6634A" w:rsidRPr="00E21DDA">
        <w:rPr>
          <w:lang w:val="es-ES"/>
        </w:rPr>
        <w:t xml:space="preserve"> </w:t>
      </w:r>
      <w:r w:rsidR="009701EE" w:rsidRPr="00E21DDA">
        <w:rPr>
          <w:lang w:val="es-ES"/>
        </w:rPr>
        <w:t xml:space="preserve">una </w:t>
      </w:r>
      <w:r w:rsidR="00D6634A" w:rsidRPr="00E21DDA">
        <w:rPr>
          <w:lang w:val="es-ES"/>
        </w:rPr>
        <w:t xml:space="preserve">cuota </w:t>
      </w:r>
      <w:r w:rsidR="004D31E9" w:rsidRPr="00E21DDA">
        <w:rPr>
          <w:lang w:val="es-ES"/>
        </w:rPr>
        <w:t>global</w:t>
      </w:r>
      <w:r w:rsidR="00E462BE" w:rsidRPr="00E21DDA">
        <w:rPr>
          <w:lang w:val="es-ES"/>
        </w:rPr>
        <w:t xml:space="preserve"> </w:t>
      </w:r>
      <w:r w:rsidR="00D6634A" w:rsidRPr="00E21DDA">
        <w:rPr>
          <w:lang w:val="es-ES"/>
        </w:rPr>
        <w:t xml:space="preserve">de captura </w:t>
      </w:r>
      <w:r w:rsidR="0069625B" w:rsidRPr="00E21DDA">
        <w:rPr>
          <w:lang w:val="es-ES"/>
        </w:rPr>
        <w:t xml:space="preserve">definida </w:t>
      </w:r>
      <w:r w:rsidR="00637F72" w:rsidRPr="00E21DDA">
        <w:rPr>
          <w:lang w:val="es-ES"/>
        </w:rPr>
        <w:t>por</w:t>
      </w:r>
      <w:r w:rsidR="001D276A" w:rsidRPr="00E21DDA">
        <w:rPr>
          <w:lang w:val="es-ES"/>
        </w:rPr>
        <w:t xml:space="preserve"> parámetros</w:t>
      </w:r>
      <w:r w:rsidR="00D6634A" w:rsidRPr="00E21DDA">
        <w:rPr>
          <w:lang w:val="es-ES"/>
        </w:rPr>
        <w:t xml:space="preserve"> biológicos.</w:t>
      </w:r>
      <w:r w:rsidR="0069625B" w:rsidRPr="00E21DDA">
        <w:rPr>
          <w:lang w:val="es-ES"/>
        </w:rPr>
        <w:t xml:space="preserve"> </w:t>
      </w:r>
      <w:r w:rsidR="00287BFC" w:rsidRPr="00E21DDA">
        <w:rPr>
          <w:lang w:val="es-ES"/>
        </w:rPr>
        <w:t xml:space="preserve">Uno de los temas asociados al funcionamiento de un sistema de cuotas de pesca es la forma cómo éstas son asignadas a los agentes del sector pesquero. </w:t>
      </w:r>
      <w:r w:rsidR="0069625B" w:rsidRPr="00E21DDA">
        <w:rPr>
          <w:lang w:val="es-ES"/>
        </w:rPr>
        <w:t xml:space="preserve">Específicamente, este documento </w:t>
      </w:r>
      <w:r w:rsidR="007B492F" w:rsidRPr="00E21DDA">
        <w:rPr>
          <w:lang w:val="es-ES"/>
        </w:rPr>
        <w:t>entrega una revisión de</w:t>
      </w:r>
      <w:r w:rsidR="0069625B" w:rsidRPr="00E21DDA">
        <w:rPr>
          <w:lang w:val="es-ES"/>
        </w:rPr>
        <w:t xml:space="preserve"> la asignación de cuotas individuales de pesca a través de un sistema de subastas</w:t>
      </w:r>
      <w:r w:rsidR="283FE59D" w:rsidRPr="00E21DDA">
        <w:rPr>
          <w:lang w:val="es-ES"/>
        </w:rPr>
        <w:t xml:space="preserve"> de acuerdo con la evidencia internacional, así como también mediante un análisis de las subastas realizadas en Chile en los últimos años</w:t>
      </w:r>
      <w:r w:rsidR="0069625B" w:rsidRPr="00E21DDA">
        <w:rPr>
          <w:lang w:val="es-ES"/>
        </w:rPr>
        <w:t>.</w:t>
      </w:r>
    </w:p>
    <w:p w14:paraId="1C2D372B" w14:textId="0F7FDAAF" w:rsidR="004465EA" w:rsidRPr="00E21DDA" w:rsidRDefault="283FE59D" w:rsidP="004465EA">
      <w:pPr>
        <w:jc w:val="both"/>
        <w:rPr>
          <w:lang w:val="es-ES"/>
        </w:rPr>
      </w:pPr>
      <w:r w:rsidRPr="00E21DDA">
        <w:rPr>
          <w:lang w:val="es-ES"/>
        </w:rPr>
        <w:t>El documento se organiza de la siguiente forma. En la sección dos se realiza una breve descripción de la forma como se regula la asignación de cuotas y acceso a recursos al sector pesquero nacional. Ésta establece algunos elementos de contexto que son importantes de considerar en la discusión sobre la asignación de cuotas de pesca a través de subastas. La sección concluye con una subsección que plantea cuáles son los temas centrales de discusión en relación con una revisión de la Ley General de Pesca y Acuicultura (LGPA), y en qué parte de esta discusión las subastas son relevantes. La sección tres aborda los potenciales objetivos que se le pueden asignar a una subasta y las principales características que éstas pueden tener. Se enfatiza la importancia que tiene la definición de objetivos para un buen diseño en la implementación de las subastas. En la sección cuatro se establece una revisión de las experiencias de subastas en unidades de pesquería, tanto a nivel nacional como internacional, junto a una discusión de los principales resultados obtenidos cuando se asigna cuota a través de este mecanismo. La sección cinco presenta los comentarios finales. Las referencias son presentadas a continuación, y en un anexo se presenta información relevante sobre definiciones de la regulación en el sector pesquero, como son actores, estatus de las pesquería y cuota global de pesca y cuotas individuales.</w:t>
      </w:r>
    </w:p>
    <w:p w14:paraId="4858BD68" w14:textId="6FF8D69B" w:rsidR="0018613C" w:rsidRPr="00E21DDA" w:rsidRDefault="0018613C" w:rsidP="00F90B0D">
      <w:pPr>
        <w:jc w:val="both"/>
        <w:rPr>
          <w:lang w:val="es-ES"/>
        </w:rPr>
      </w:pPr>
    </w:p>
    <w:p w14:paraId="6308CF18" w14:textId="402F50F2" w:rsidR="003342B8" w:rsidRPr="00E21DDA" w:rsidRDefault="003342B8" w:rsidP="00F6729B">
      <w:pPr>
        <w:pStyle w:val="ListParagraph"/>
        <w:numPr>
          <w:ilvl w:val="0"/>
          <w:numId w:val="46"/>
        </w:numPr>
        <w:rPr>
          <w:b/>
          <w:bCs/>
          <w:lang w:val="es-ES"/>
        </w:rPr>
      </w:pPr>
      <w:r w:rsidRPr="00E21DDA">
        <w:rPr>
          <w:b/>
          <w:bCs/>
          <w:lang w:val="es-ES"/>
        </w:rPr>
        <w:t xml:space="preserve">Regímenes de </w:t>
      </w:r>
      <w:r w:rsidR="00F90B0D" w:rsidRPr="00E21DDA">
        <w:rPr>
          <w:b/>
          <w:bCs/>
          <w:lang w:val="es-ES"/>
        </w:rPr>
        <w:t>asignación de cuotas</w:t>
      </w:r>
      <w:r w:rsidR="00B06180" w:rsidRPr="00E21DDA">
        <w:rPr>
          <w:b/>
          <w:bCs/>
          <w:lang w:val="es-ES"/>
        </w:rPr>
        <w:t xml:space="preserve"> o acceso a recursos a usuarios determinados.</w:t>
      </w:r>
    </w:p>
    <w:p w14:paraId="3144E888" w14:textId="10D63FB5" w:rsidR="00F90B0D" w:rsidRPr="00E21DDA" w:rsidRDefault="00F90B0D" w:rsidP="00B06180">
      <w:pPr>
        <w:pStyle w:val="ListParagraph"/>
        <w:numPr>
          <w:ilvl w:val="2"/>
          <w:numId w:val="46"/>
        </w:numPr>
        <w:rPr>
          <w:b/>
          <w:bCs/>
          <w:lang w:val="es-ES"/>
        </w:rPr>
      </w:pPr>
      <w:r w:rsidRPr="00E21DDA">
        <w:rPr>
          <w:b/>
          <w:bCs/>
          <w:lang w:val="es-ES"/>
        </w:rPr>
        <w:t>Sector industrial</w:t>
      </w:r>
    </w:p>
    <w:p w14:paraId="733E7531" w14:textId="0AEE9428" w:rsidR="003824FF" w:rsidRPr="00E21DDA" w:rsidRDefault="0018613C" w:rsidP="00210156">
      <w:pPr>
        <w:jc w:val="both"/>
        <w:rPr>
          <w:lang w:val="es-ES"/>
        </w:rPr>
      </w:pPr>
      <w:r w:rsidRPr="00E21DDA">
        <w:rPr>
          <w:lang w:val="es-ES"/>
        </w:rPr>
        <w:t>En el año 1991 l</w:t>
      </w:r>
      <w:r w:rsidR="003824FF" w:rsidRPr="00E21DDA">
        <w:rPr>
          <w:lang w:val="es-ES"/>
        </w:rPr>
        <w:t xml:space="preserve">a </w:t>
      </w:r>
      <w:r w:rsidR="00621D5E" w:rsidRPr="00E21DDA">
        <w:rPr>
          <w:lang w:val="es-ES"/>
        </w:rPr>
        <w:t>LGPA</w:t>
      </w:r>
      <w:r w:rsidR="003824FF" w:rsidRPr="00E21DDA">
        <w:rPr>
          <w:lang w:val="es-ES"/>
        </w:rPr>
        <w:t xml:space="preserve"> </w:t>
      </w:r>
      <w:r w:rsidRPr="00E21DDA">
        <w:rPr>
          <w:lang w:val="es-ES"/>
        </w:rPr>
        <w:t xml:space="preserve">autorizó </w:t>
      </w:r>
      <w:r w:rsidR="00E93744" w:rsidRPr="00E21DDA">
        <w:rPr>
          <w:lang w:val="es-ES"/>
        </w:rPr>
        <w:t xml:space="preserve">a la Subsecretaría de Pesca </w:t>
      </w:r>
      <w:r w:rsidR="004A638F" w:rsidRPr="00E21DDA">
        <w:rPr>
          <w:lang w:val="es-ES"/>
        </w:rPr>
        <w:t xml:space="preserve">y Acuicultura </w:t>
      </w:r>
      <w:r w:rsidR="00E93744" w:rsidRPr="00E21DDA">
        <w:rPr>
          <w:lang w:val="es-ES"/>
        </w:rPr>
        <w:t>para que</w:t>
      </w:r>
      <w:r w:rsidR="003824FF" w:rsidRPr="00E21DDA">
        <w:rPr>
          <w:lang w:val="es-ES"/>
        </w:rPr>
        <w:t xml:space="preserve"> </w:t>
      </w:r>
      <w:r w:rsidR="00B06180" w:rsidRPr="00E21DDA">
        <w:rPr>
          <w:lang w:val="es-ES"/>
        </w:rPr>
        <w:t xml:space="preserve">adjudicara </w:t>
      </w:r>
      <w:r w:rsidR="003824FF" w:rsidRPr="00E21DDA">
        <w:rPr>
          <w:lang w:val="es-ES"/>
        </w:rPr>
        <w:t xml:space="preserve">mediante subasta pública el 90% o 100% de la </w:t>
      </w:r>
      <w:r w:rsidR="001A4D8A" w:rsidRPr="00E21DDA">
        <w:rPr>
          <w:lang w:val="es-ES"/>
        </w:rPr>
        <w:t xml:space="preserve">fracción industrial de la </w:t>
      </w:r>
      <w:r w:rsidR="00D75DDF" w:rsidRPr="00E21DDA">
        <w:rPr>
          <w:lang w:val="es-ES"/>
        </w:rPr>
        <w:t>cuota global (</w:t>
      </w:r>
      <w:r w:rsidR="003824FF" w:rsidRPr="00E21DDA">
        <w:rPr>
          <w:lang w:val="es-ES"/>
        </w:rPr>
        <w:t>C</w:t>
      </w:r>
      <w:r w:rsidR="00D75DDF" w:rsidRPr="00E21DDA">
        <w:rPr>
          <w:lang w:val="es-ES"/>
        </w:rPr>
        <w:t>G)</w:t>
      </w:r>
      <w:r w:rsidR="003824FF" w:rsidRPr="00E21DDA">
        <w:rPr>
          <w:lang w:val="es-ES"/>
        </w:rPr>
        <w:t xml:space="preserve"> en unidades de pesquerías declaradas en </w:t>
      </w:r>
      <w:r w:rsidR="003824FF" w:rsidRPr="00E21DDA">
        <w:rPr>
          <w:lang w:val="es-ES"/>
        </w:rPr>
        <w:lastRenderedPageBreak/>
        <w:t xml:space="preserve">estado de </w:t>
      </w:r>
      <w:r w:rsidR="003824FF" w:rsidRPr="00E21DDA">
        <w:rPr>
          <w:b/>
          <w:i/>
          <w:iCs/>
          <w:lang w:val="es-ES"/>
        </w:rPr>
        <w:t>desarrollo incipiente</w:t>
      </w:r>
      <w:r w:rsidR="003824FF" w:rsidRPr="00E21DDA">
        <w:rPr>
          <w:lang w:val="es-ES"/>
        </w:rPr>
        <w:t xml:space="preserve"> o </w:t>
      </w:r>
      <w:r w:rsidR="003824FF" w:rsidRPr="00E21DDA">
        <w:rPr>
          <w:b/>
          <w:i/>
          <w:iCs/>
          <w:lang w:val="es-ES"/>
        </w:rPr>
        <w:t>en recuperación</w:t>
      </w:r>
      <w:r w:rsidR="00210156" w:rsidRPr="00E21DDA">
        <w:rPr>
          <w:rStyle w:val="FootnoteReference"/>
          <w:b/>
          <w:i/>
          <w:iCs/>
          <w:lang w:val="es-ES"/>
        </w:rPr>
        <w:footnoteReference w:id="3"/>
      </w:r>
      <w:r w:rsidR="00953087" w:rsidRPr="00E21DDA">
        <w:rPr>
          <w:i/>
          <w:iCs/>
          <w:lang w:val="es-ES"/>
        </w:rPr>
        <w:t xml:space="preserve">. </w:t>
      </w:r>
      <w:r w:rsidR="004A638F" w:rsidRPr="00E21DDA">
        <w:rPr>
          <w:lang w:val="es-ES"/>
        </w:rPr>
        <w:t xml:space="preserve">Dicho </w:t>
      </w:r>
      <w:r w:rsidR="00D7088E" w:rsidRPr="00E21DDA">
        <w:rPr>
          <w:lang w:val="es-ES"/>
        </w:rPr>
        <w:t>porcentaje</w:t>
      </w:r>
      <w:r w:rsidR="003824FF" w:rsidRPr="00E21DDA">
        <w:rPr>
          <w:lang w:val="es-ES"/>
        </w:rPr>
        <w:t xml:space="preserve"> </w:t>
      </w:r>
      <w:r w:rsidR="004A638F" w:rsidRPr="00E21DDA">
        <w:rPr>
          <w:lang w:val="es-ES"/>
        </w:rPr>
        <w:t xml:space="preserve">fue </w:t>
      </w:r>
      <w:r w:rsidR="00621D5E" w:rsidRPr="00E21DDA">
        <w:rPr>
          <w:lang w:val="es-ES"/>
        </w:rPr>
        <w:t xml:space="preserve">aplicado exclusivamente </w:t>
      </w:r>
      <w:r w:rsidR="00DC5360" w:rsidRPr="00E21DDA">
        <w:rPr>
          <w:lang w:val="es-ES"/>
        </w:rPr>
        <w:t xml:space="preserve">para </w:t>
      </w:r>
      <w:r w:rsidR="003824FF" w:rsidRPr="00E21DDA">
        <w:rPr>
          <w:lang w:val="es-ES"/>
        </w:rPr>
        <w:t>la primera subasta</w:t>
      </w:r>
      <w:r w:rsidR="00E93744" w:rsidRPr="00E21DDA">
        <w:rPr>
          <w:lang w:val="es-ES"/>
        </w:rPr>
        <w:t xml:space="preserve">. </w:t>
      </w:r>
      <w:r w:rsidR="00210156" w:rsidRPr="00E21DDA">
        <w:rPr>
          <w:lang w:val="es-ES"/>
        </w:rPr>
        <w:t xml:space="preserve">Los permisos obtenidos a partir dichas subastas tienen una duración de 10 años, pero la fracción de la cuota global de pesca permitida de extraer por el permiso se va depreciando a una tasa de 10% por año, de tal forma que al cabo de los 10 años se extingue el permiso originalmente otorgado. </w:t>
      </w:r>
      <w:r w:rsidR="00E93744" w:rsidRPr="00E21DDA">
        <w:rPr>
          <w:lang w:val="es-ES"/>
        </w:rPr>
        <w:t>En los</w:t>
      </w:r>
      <w:r w:rsidR="00621D5E" w:rsidRPr="00E21DDA">
        <w:rPr>
          <w:lang w:val="es-ES"/>
        </w:rPr>
        <w:t xml:space="preserve"> años siguiente</w:t>
      </w:r>
      <w:r w:rsidR="00427D42" w:rsidRPr="00E21DDA">
        <w:rPr>
          <w:lang w:val="es-ES"/>
        </w:rPr>
        <w:t>s</w:t>
      </w:r>
      <w:r w:rsidR="00621D5E" w:rsidRPr="00E21DDA">
        <w:rPr>
          <w:lang w:val="es-ES"/>
        </w:rPr>
        <w:t xml:space="preserve"> </w:t>
      </w:r>
      <w:r w:rsidR="00647253" w:rsidRPr="00E21DDA">
        <w:rPr>
          <w:lang w:val="es-ES"/>
        </w:rPr>
        <w:t>la ley permi</w:t>
      </w:r>
      <w:r w:rsidR="00621D5E" w:rsidRPr="00E21DDA">
        <w:rPr>
          <w:lang w:val="es-ES"/>
        </w:rPr>
        <w:t>te</w:t>
      </w:r>
      <w:r w:rsidR="00647253" w:rsidRPr="00E21DDA">
        <w:rPr>
          <w:lang w:val="es-ES"/>
        </w:rPr>
        <w:t xml:space="preserve"> subastar el 10%</w:t>
      </w:r>
      <w:r w:rsidR="003824FF" w:rsidRPr="00E21DDA">
        <w:rPr>
          <w:lang w:val="es-ES"/>
        </w:rPr>
        <w:t xml:space="preserve"> </w:t>
      </w:r>
      <w:r w:rsidR="00210156" w:rsidRPr="00E21DDA">
        <w:rPr>
          <w:lang w:val="es-ES"/>
        </w:rPr>
        <w:t xml:space="preserve">de </w:t>
      </w:r>
      <w:r w:rsidR="003824FF" w:rsidRPr="00E21DDA">
        <w:rPr>
          <w:lang w:val="es-ES"/>
        </w:rPr>
        <w:t>la CG</w:t>
      </w:r>
      <w:r w:rsidR="003824FF" w:rsidRPr="00E21DDA">
        <w:rPr>
          <w:rStyle w:val="FootnoteReference"/>
          <w:lang w:val="es-ES"/>
        </w:rPr>
        <w:footnoteReference w:id="4"/>
      </w:r>
      <w:r w:rsidR="003824FF" w:rsidRPr="00E21DDA">
        <w:rPr>
          <w:lang w:val="es-ES"/>
        </w:rPr>
        <w:t xml:space="preserve">, </w:t>
      </w:r>
      <w:r w:rsidR="00621D5E" w:rsidRPr="00E21DDA">
        <w:rPr>
          <w:lang w:val="es-ES"/>
        </w:rPr>
        <w:t>proveniente</w:t>
      </w:r>
      <w:r w:rsidR="00A65359" w:rsidRPr="00E21DDA">
        <w:rPr>
          <w:lang w:val="es-ES"/>
        </w:rPr>
        <w:t xml:space="preserve"> la </w:t>
      </w:r>
      <w:r w:rsidR="003824FF" w:rsidRPr="00E21DDA">
        <w:rPr>
          <w:lang w:val="es-ES"/>
        </w:rPr>
        <w:t xml:space="preserve">depreciación anual del 10% </w:t>
      </w:r>
      <w:r w:rsidR="00647253" w:rsidRPr="00E21DDA">
        <w:rPr>
          <w:lang w:val="es-ES"/>
        </w:rPr>
        <w:t xml:space="preserve">desde la </w:t>
      </w:r>
      <w:r w:rsidR="003824FF" w:rsidRPr="00E21DDA">
        <w:rPr>
          <w:lang w:val="es-ES"/>
        </w:rPr>
        <w:t xml:space="preserve">asignación inicial. </w:t>
      </w:r>
      <w:r w:rsidR="00210156" w:rsidRPr="00E21DDA">
        <w:rPr>
          <w:lang w:val="es-ES"/>
        </w:rPr>
        <w:t>De esta forma, los dueños de permisos pueden participar en las subastas y si consiguen adquirir los permisos subastados, pueden mantener el porcentaje de la cuota originalmente obtenido.</w:t>
      </w:r>
    </w:p>
    <w:p w14:paraId="0A734796" w14:textId="40D3C6E5" w:rsidR="00912AF3" w:rsidRPr="00E21DDA" w:rsidRDefault="006E6AD2" w:rsidP="003C01FB">
      <w:pPr>
        <w:jc w:val="both"/>
        <w:rPr>
          <w:lang w:val="es-ES"/>
        </w:rPr>
      </w:pPr>
      <w:r w:rsidRPr="00E21DDA">
        <w:rPr>
          <w:lang w:val="es-ES"/>
        </w:rPr>
        <w:t xml:space="preserve">En </w:t>
      </w:r>
      <w:r w:rsidR="00047D7A" w:rsidRPr="00E21DDA">
        <w:rPr>
          <w:lang w:val="es-ES"/>
        </w:rPr>
        <w:t xml:space="preserve">2001 </w:t>
      </w:r>
      <w:r w:rsidR="00490445" w:rsidRPr="00E21DDA">
        <w:rPr>
          <w:lang w:val="es-ES"/>
        </w:rPr>
        <w:t>se inició</w:t>
      </w:r>
      <w:r w:rsidR="00047D7A" w:rsidRPr="00E21DDA">
        <w:rPr>
          <w:lang w:val="es-ES"/>
        </w:rPr>
        <w:t xml:space="preserve"> la administración de cuotas individuales </w:t>
      </w:r>
      <w:r w:rsidR="001A4D8A" w:rsidRPr="00E21DDA">
        <w:rPr>
          <w:lang w:val="es-ES"/>
        </w:rPr>
        <w:t xml:space="preserve">para unidades de pesquería declaradas en </w:t>
      </w:r>
      <w:r w:rsidR="001A4D8A" w:rsidRPr="00E21DDA">
        <w:rPr>
          <w:b/>
          <w:bCs/>
          <w:i/>
          <w:iCs/>
          <w:lang w:val="es-ES"/>
        </w:rPr>
        <w:t>plena explotación</w:t>
      </w:r>
      <w:r w:rsidR="001A4D8A" w:rsidRPr="00E21DDA">
        <w:rPr>
          <w:lang w:val="es-ES"/>
        </w:rPr>
        <w:t xml:space="preserve"> </w:t>
      </w:r>
      <w:r w:rsidR="00047D7A" w:rsidRPr="00E21DDA">
        <w:rPr>
          <w:lang w:val="es-ES"/>
        </w:rPr>
        <w:t xml:space="preserve">a través de los Límites Máximos de Captura por Armador (LMCA). </w:t>
      </w:r>
      <w:r w:rsidRPr="00E21DDA">
        <w:rPr>
          <w:lang w:val="es-ES"/>
        </w:rPr>
        <w:t>Estos permisos de pesca se asignaron sobre la base de los registros de desembarques históricos y a la capacidad de bodega de las naves</w:t>
      </w:r>
      <w:r w:rsidRPr="00E21DDA">
        <w:rPr>
          <w:rStyle w:val="FootnoteReference"/>
          <w:lang w:val="es-ES"/>
        </w:rPr>
        <w:footnoteReference w:id="5"/>
      </w:r>
      <w:r w:rsidRPr="00E21DDA">
        <w:rPr>
          <w:lang w:val="es-ES"/>
        </w:rPr>
        <w:t xml:space="preserve">, </w:t>
      </w:r>
      <w:r w:rsidR="00FD7880">
        <w:rPr>
          <w:lang w:val="es-ES"/>
        </w:rPr>
        <w:t xml:space="preserve">los cuales </w:t>
      </w:r>
      <w:r w:rsidRPr="00E21DDA">
        <w:rPr>
          <w:lang w:val="es-ES"/>
        </w:rPr>
        <w:t xml:space="preserve">estaban asociados indivisiblemente a las naves, y se determinaban como un porcentaje de la fracción industrial de la </w:t>
      </w:r>
      <w:r w:rsidR="005C7122" w:rsidRPr="00E21DDA">
        <w:rPr>
          <w:lang w:val="es-ES"/>
        </w:rPr>
        <w:t>CG</w:t>
      </w:r>
      <w:r w:rsidRPr="00E21DDA">
        <w:rPr>
          <w:lang w:val="es-ES"/>
        </w:rPr>
        <w:t xml:space="preserve">. </w:t>
      </w:r>
    </w:p>
    <w:p w14:paraId="39D5AF73" w14:textId="17822386" w:rsidR="008D5A1D" w:rsidRPr="00E21DDA" w:rsidRDefault="283FE59D" w:rsidP="003C01FB">
      <w:pPr>
        <w:jc w:val="both"/>
        <w:rPr>
          <w:lang w:val="es-ES"/>
        </w:rPr>
      </w:pPr>
      <w:r w:rsidRPr="00E21DDA">
        <w:rPr>
          <w:lang w:val="es-ES"/>
        </w:rPr>
        <w:t xml:space="preserve">Posteriormente, en el año 2013, los </w:t>
      </w:r>
      <w:commentRangeStart w:id="2"/>
      <w:r w:rsidRPr="00E21DDA">
        <w:rPr>
          <w:lang w:val="es-ES"/>
        </w:rPr>
        <w:t>LMCA fueron sustituidos por las Licencias Transables de Pesca (LTP)</w:t>
      </w:r>
      <w:commentRangeEnd w:id="2"/>
      <w:r w:rsidR="00805999">
        <w:rPr>
          <w:rStyle w:val="CommentReference"/>
        </w:rPr>
        <w:commentReference w:id="2"/>
      </w:r>
      <w:r w:rsidRPr="00E21DDA">
        <w:rPr>
          <w:lang w:val="es-ES"/>
        </w:rPr>
        <w:t xml:space="preserve">. </w:t>
      </w:r>
      <w:commentRangeStart w:id="3"/>
      <w:r w:rsidRPr="00E21DDA">
        <w:rPr>
          <w:lang w:val="es-ES"/>
        </w:rPr>
        <w:t xml:space="preserve">Estos permisos son cuotas individuales con una duración de 20 años renovables </w:t>
      </w:r>
      <w:commentRangeEnd w:id="3"/>
      <w:r w:rsidR="009D42D6">
        <w:rPr>
          <w:rStyle w:val="CommentReference"/>
        </w:rPr>
        <w:commentReference w:id="3"/>
      </w:r>
      <w:r w:rsidRPr="00E21DDA">
        <w:rPr>
          <w:lang w:val="es-ES"/>
        </w:rPr>
        <w:t>y están separados de la propiedad de la nave. Se generaron dos clases de LTP: los LTP Clase A que fueron continuadoras de los LMCA y se asignaron por criterio histórico, como un porcentaje de la fracción industrial; y los LTP clase B que resultan de la subasta de un porcentaje máximo del 15% de la fracción industrial</w:t>
      </w:r>
      <w:r w:rsidR="007255FB">
        <w:rPr>
          <w:lang w:val="es-ES"/>
        </w:rPr>
        <w:t xml:space="preserve">. Esta fracción se obtenía </w:t>
      </w:r>
      <w:r w:rsidRPr="00E21DDA">
        <w:rPr>
          <w:lang w:val="es-ES"/>
        </w:rPr>
        <w:t xml:space="preserve">con una reducción en igual medida de los LTP Clase A. En 2015 se llevaron a cabo las primeras subastas de este tipo en distintas unidades de pesquería. </w:t>
      </w:r>
    </w:p>
    <w:p w14:paraId="0A8AB8D0" w14:textId="20171A2A" w:rsidR="00F90B0D" w:rsidRPr="00E21DDA" w:rsidRDefault="00F90B0D" w:rsidP="00B06180">
      <w:pPr>
        <w:pStyle w:val="ListParagraph"/>
        <w:numPr>
          <w:ilvl w:val="2"/>
          <w:numId w:val="46"/>
        </w:numPr>
        <w:rPr>
          <w:b/>
          <w:bCs/>
          <w:lang w:val="es-ES"/>
        </w:rPr>
      </w:pPr>
      <w:r w:rsidRPr="00E21DDA">
        <w:rPr>
          <w:b/>
          <w:bCs/>
          <w:lang w:val="es-ES"/>
        </w:rPr>
        <w:t>Sector Artesanal</w:t>
      </w:r>
    </w:p>
    <w:p w14:paraId="359024D0" w14:textId="7369BD23" w:rsidR="008B1F9A" w:rsidRPr="00E21DDA" w:rsidRDefault="008D5A1D" w:rsidP="003C01FB">
      <w:pPr>
        <w:jc w:val="both"/>
        <w:rPr>
          <w:lang w:val="es-ES"/>
        </w:rPr>
      </w:pPr>
      <w:r w:rsidRPr="00E21DDA">
        <w:rPr>
          <w:lang w:val="es-ES"/>
        </w:rPr>
        <w:t>E</w:t>
      </w:r>
      <w:r w:rsidR="00850F69" w:rsidRPr="00E21DDA">
        <w:rPr>
          <w:lang w:val="es-ES"/>
        </w:rPr>
        <w:t xml:space="preserve">l régimen de acceso a la explotación de recursos hidrobiológicos para la pesca artesanal </w:t>
      </w:r>
      <w:r w:rsidR="00AC04C9" w:rsidRPr="00E21DDA">
        <w:rPr>
          <w:lang w:val="es-ES"/>
        </w:rPr>
        <w:t>corresponde a la</w:t>
      </w:r>
      <w:r w:rsidR="00850F69" w:rsidRPr="00E21DDA">
        <w:rPr>
          <w:lang w:val="es-ES"/>
        </w:rPr>
        <w:t xml:space="preserve"> </w:t>
      </w:r>
      <w:commentRangeStart w:id="4"/>
      <w:r w:rsidR="00850F69" w:rsidRPr="00E21DDA">
        <w:rPr>
          <w:lang w:val="es-ES"/>
        </w:rPr>
        <w:t>libertad de pesca</w:t>
      </w:r>
      <w:commentRangeEnd w:id="4"/>
      <w:r w:rsidR="00081560">
        <w:rPr>
          <w:rStyle w:val="CommentReference"/>
        </w:rPr>
        <w:commentReference w:id="4"/>
      </w:r>
      <w:r w:rsidR="00850F69" w:rsidRPr="00E21DDA">
        <w:rPr>
          <w:lang w:val="es-ES"/>
        </w:rPr>
        <w:t xml:space="preserve">. No obstante, en las unidades de pesquería que tengan su acceso </w:t>
      </w:r>
      <w:r w:rsidR="000A6532" w:rsidRPr="00E21DDA">
        <w:rPr>
          <w:lang w:val="es-ES"/>
        </w:rPr>
        <w:t xml:space="preserve">cerrado o </w:t>
      </w:r>
      <w:r w:rsidR="00850F69" w:rsidRPr="00E21DDA">
        <w:rPr>
          <w:lang w:val="es-ES"/>
        </w:rPr>
        <w:t xml:space="preserve">suspendido, </w:t>
      </w:r>
      <w:r w:rsidR="000A6532" w:rsidRPr="00E21DDA">
        <w:rPr>
          <w:lang w:val="es-ES"/>
        </w:rPr>
        <w:t xml:space="preserve">la autoridad tiene la facultad de aplicar medidas de administración pesqueras. Entre </w:t>
      </w:r>
      <w:r w:rsidR="008E4306" w:rsidRPr="00E21DDA">
        <w:rPr>
          <w:lang w:val="es-ES"/>
        </w:rPr>
        <w:t>l</w:t>
      </w:r>
      <w:r w:rsidRPr="00E21DDA">
        <w:rPr>
          <w:lang w:val="es-ES"/>
        </w:rPr>
        <w:t>o</w:t>
      </w:r>
      <w:r w:rsidR="008E4306" w:rsidRPr="00E21DDA">
        <w:rPr>
          <w:lang w:val="es-ES"/>
        </w:rPr>
        <w:t>s principales</w:t>
      </w:r>
      <w:r w:rsidR="000A6532" w:rsidRPr="00E21DDA">
        <w:rPr>
          <w:lang w:val="es-ES"/>
        </w:rPr>
        <w:t xml:space="preserve"> se encuentran el Régimen Artesanal de Extracción (RAE), que consiste en la distribución de la fracción artesanal de la cuota global de captura de una determinada región, ya sea por área, tamaño de las embarcaciones, caleta, organización de pescadores artesanales o individualmente</w:t>
      </w:r>
      <w:r w:rsidR="000B1831" w:rsidRPr="00E21DDA">
        <w:rPr>
          <w:rStyle w:val="FootnoteReference"/>
          <w:lang w:val="es-ES"/>
        </w:rPr>
        <w:footnoteReference w:id="6"/>
      </w:r>
      <w:r w:rsidR="000A6532" w:rsidRPr="00E21DDA">
        <w:rPr>
          <w:lang w:val="es-ES"/>
        </w:rPr>
        <w:t>.</w:t>
      </w:r>
      <w:r w:rsidR="00D07304" w:rsidRPr="00E21DDA">
        <w:rPr>
          <w:lang w:val="es-ES"/>
        </w:rPr>
        <w:t xml:space="preserve"> </w:t>
      </w:r>
      <w:r w:rsidR="00075262" w:rsidRPr="00E21DDA">
        <w:rPr>
          <w:lang w:val="es-ES"/>
        </w:rPr>
        <w:t xml:space="preserve">La forma en que se asigna esta cuota es en acuerdo con las organizaciones de pescadores artesanales. A la fecha, las dos formas de asignación utilizadas son por área y por organización de pescadores artesanales. </w:t>
      </w:r>
      <w:r w:rsidR="00D26489" w:rsidRPr="00E21DDA">
        <w:rPr>
          <w:lang w:val="es-ES"/>
        </w:rPr>
        <w:t>En el caso de la asignación por área, el sistema funciona como de libre acceso para las naves artesanales inscritas en el área hasta que la cuota asignada se agote. En el caso de la asignación de cuota por organización, se usa un procedimiento basado en derechos históricos</w:t>
      </w:r>
      <w:r w:rsidR="00B06180" w:rsidRPr="00E21DDA">
        <w:rPr>
          <w:lang w:val="es-ES"/>
        </w:rPr>
        <w:t xml:space="preserve"> de los miembros de la organización</w:t>
      </w:r>
      <w:r w:rsidR="00D26489" w:rsidRPr="00E21DDA">
        <w:rPr>
          <w:lang w:val="es-ES"/>
        </w:rPr>
        <w:t xml:space="preserve">. </w:t>
      </w:r>
      <w:r w:rsidR="00075262" w:rsidRPr="00E21DDA">
        <w:rPr>
          <w:lang w:val="es-ES"/>
        </w:rPr>
        <w:t>También se aplican</w:t>
      </w:r>
      <w:r w:rsidR="00953087" w:rsidRPr="00E21DDA">
        <w:rPr>
          <w:lang w:val="es-ES"/>
        </w:rPr>
        <w:t xml:space="preserve"> l</w:t>
      </w:r>
      <w:r w:rsidR="008E4306" w:rsidRPr="00E21DDA">
        <w:rPr>
          <w:lang w:val="es-ES"/>
        </w:rPr>
        <w:t xml:space="preserve">as Áreas de Manejo y Explotación de Recursos Bentónicos (AMERB), que asigna derechos de explotación exclusiva a organizaciones de pescadores artesanales, mediante un plan de manejo y explotación basado en la conservación de los recursos bentónicos (invertebrados, bentónicos y algas) presentes en </w:t>
      </w:r>
      <w:r w:rsidR="00B06180" w:rsidRPr="00E21DDA">
        <w:rPr>
          <w:lang w:val="es-ES"/>
        </w:rPr>
        <w:t xml:space="preserve">áreas geográficas </w:t>
      </w:r>
      <w:r w:rsidR="008E4306" w:rsidRPr="00E21DDA">
        <w:rPr>
          <w:lang w:val="es-ES"/>
        </w:rPr>
        <w:t xml:space="preserve">previamente </w:t>
      </w:r>
      <w:r w:rsidR="00B06180" w:rsidRPr="00E21DDA">
        <w:rPr>
          <w:lang w:val="es-ES"/>
        </w:rPr>
        <w:t>delimitadas</w:t>
      </w:r>
      <w:r w:rsidR="00DA3248" w:rsidRPr="00E21DDA">
        <w:rPr>
          <w:rStyle w:val="FootnoteReference"/>
          <w:lang w:val="es-ES"/>
        </w:rPr>
        <w:footnoteReference w:id="7"/>
      </w:r>
      <w:r w:rsidR="008E4306" w:rsidRPr="00E21DDA">
        <w:rPr>
          <w:lang w:val="es-ES"/>
        </w:rPr>
        <w:t>.</w:t>
      </w:r>
      <w:r w:rsidR="007160BE" w:rsidRPr="00E21DDA">
        <w:rPr>
          <w:lang w:val="es-ES"/>
        </w:rPr>
        <w:t xml:space="preserve"> </w:t>
      </w:r>
    </w:p>
    <w:p w14:paraId="11A88616" w14:textId="2CFEB02F" w:rsidR="00AD4C07" w:rsidRPr="00E21DDA" w:rsidRDefault="00AD4C07" w:rsidP="00B06180">
      <w:pPr>
        <w:pStyle w:val="ListParagraph"/>
        <w:numPr>
          <w:ilvl w:val="1"/>
          <w:numId w:val="46"/>
        </w:numPr>
        <w:rPr>
          <w:b/>
          <w:bCs/>
          <w:lang w:val="es-ES"/>
        </w:rPr>
      </w:pPr>
      <w:r w:rsidRPr="00E21DDA">
        <w:rPr>
          <w:b/>
          <w:bCs/>
          <w:lang w:val="es-ES"/>
        </w:rPr>
        <w:t>Legitimidad del sistema</w:t>
      </w:r>
      <w:r w:rsidR="00912D05" w:rsidRPr="00E21DDA">
        <w:rPr>
          <w:b/>
          <w:bCs/>
          <w:lang w:val="es-ES"/>
        </w:rPr>
        <w:t xml:space="preserve"> y los temas básicos </w:t>
      </w:r>
      <w:r w:rsidR="00C95C8C" w:rsidRPr="00E21DDA">
        <w:rPr>
          <w:b/>
          <w:bCs/>
          <w:lang w:val="es-ES"/>
        </w:rPr>
        <w:t xml:space="preserve">en </w:t>
      </w:r>
      <w:r w:rsidR="00912D05" w:rsidRPr="00E21DDA">
        <w:rPr>
          <w:b/>
          <w:bCs/>
          <w:lang w:val="es-ES"/>
        </w:rPr>
        <w:t>discusión</w:t>
      </w:r>
    </w:p>
    <w:p w14:paraId="4F1633D0" w14:textId="3CDBF492" w:rsidR="009D4E18" w:rsidRPr="00E21DDA" w:rsidRDefault="008B1F9A" w:rsidP="003C01FB">
      <w:pPr>
        <w:jc w:val="both"/>
        <w:rPr>
          <w:lang w:val="es-ES"/>
        </w:rPr>
      </w:pPr>
      <w:r w:rsidRPr="00E21DDA">
        <w:rPr>
          <w:lang w:val="es-ES"/>
        </w:rPr>
        <w:lastRenderedPageBreak/>
        <w:t>A partir de la discusión</w:t>
      </w:r>
      <w:r w:rsidR="00B21C54" w:rsidRPr="00E21DDA">
        <w:rPr>
          <w:lang w:val="es-ES"/>
        </w:rPr>
        <w:t>,</w:t>
      </w:r>
      <w:r w:rsidRPr="00E21DDA">
        <w:rPr>
          <w:lang w:val="es-ES"/>
        </w:rPr>
        <w:t xml:space="preserve"> aprobación </w:t>
      </w:r>
      <w:r w:rsidR="00B21C54" w:rsidRPr="00E21DDA">
        <w:rPr>
          <w:lang w:val="es-ES"/>
        </w:rPr>
        <w:t xml:space="preserve">y promulgación en el año 2013 </w:t>
      </w:r>
      <w:r w:rsidRPr="00E21DDA">
        <w:rPr>
          <w:lang w:val="es-ES"/>
        </w:rPr>
        <w:t xml:space="preserve">de la </w:t>
      </w:r>
      <w:r w:rsidR="00912D05" w:rsidRPr="00E21DDA">
        <w:rPr>
          <w:lang w:val="es-ES"/>
        </w:rPr>
        <w:t xml:space="preserve">ley 20.657 que </w:t>
      </w:r>
      <w:r w:rsidRPr="00E21DDA">
        <w:rPr>
          <w:lang w:val="es-ES"/>
        </w:rPr>
        <w:t xml:space="preserve">reforma la </w:t>
      </w:r>
      <w:r w:rsidR="00992B25" w:rsidRPr="00E21DDA">
        <w:rPr>
          <w:lang w:val="es-ES"/>
        </w:rPr>
        <w:t>LGPA</w:t>
      </w:r>
      <w:r w:rsidR="00B21C54" w:rsidRPr="00E21DDA">
        <w:rPr>
          <w:lang w:val="es-ES"/>
        </w:rPr>
        <w:t>,</w:t>
      </w:r>
      <w:r w:rsidRPr="00E21DDA">
        <w:rPr>
          <w:lang w:val="es-ES"/>
        </w:rPr>
        <w:t xml:space="preserve"> surgió la</w:t>
      </w:r>
      <w:r w:rsidR="009D4E18" w:rsidRPr="00E21DDA">
        <w:rPr>
          <w:lang w:val="es-ES"/>
        </w:rPr>
        <w:t xml:space="preserve"> percepción de </w:t>
      </w:r>
      <w:r w:rsidR="00B21C54" w:rsidRPr="00E21DDA">
        <w:rPr>
          <w:lang w:val="es-ES"/>
        </w:rPr>
        <w:t xml:space="preserve">falta de </w:t>
      </w:r>
      <w:r w:rsidR="009D4E18" w:rsidRPr="00E21DDA">
        <w:rPr>
          <w:lang w:val="es-ES"/>
        </w:rPr>
        <w:t xml:space="preserve">legitimidad del proceso por parte de </w:t>
      </w:r>
      <w:r w:rsidRPr="00E21DDA">
        <w:rPr>
          <w:lang w:val="es-ES"/>
        </w:rPr>
        <w:t xml:space="preserve">diferentes </w:t>
      </w:r>
      <w:r w:rsidR="009D4E18" w:rsidRPr="00E21DDA">
        <w:rPr>
          <w:lang w:val="es-ES"/>
        </w:rPr>
        <w:t>actores del sector</w:t>
      </w:r>
      <w:r w:rsidRPr="00E21DDA">
        <w:rPr>
          <w:lang w:val="es-ES"/>
        </w:rPr>
        <w:t xml:space="preserve"> y opinión pública</w:t>
      </w:r>
      <w:r w:rsidR="009D4E18" w:rsidRPr="00E21DDA">
        <w:rPr>
          <w:lang w:val="es-ES"/>
        </w:rPr>
        <w:t xml:space="preserve">, </w:t>
      </w:r>
      <w:r w:rsidRPr="00E21DDA">
        <w:rPr>
          <w:lang w:val="es-ES"/>
        </w:rPr>
        <w:t xml:space="preserve">y </w:t>
      </w:r>
      <w:r w:rsidR="009D4E18" w:rsidRPr="00E21DDA">
        <w:rPr>
          <w:lang w:val="es-ES"/>
        </w:rPr>
        <w:t>especialmente del</w:t>
      </w:r>
      <w:r w:rsidRPr="00E21DDA">
        <w:rPr>
          <w:lang w:val="es-ES"/>
        </w:rPr>
        <w:t xml:space="preserve"> sector de</w:t>
      </w:r>
      <w:r w:rsidR="009D4E18" w:rsidRPr="00E21DDA">
        <w:rPr>
          <w:lang w:val="es-ES"/>
        </w:rPr>
        <w:t xml:space="preserve"> pesca artesanal</w:t>
      </w:r>
      <w:r w:rsidR="00AC04C9" w:rsidRPr="00E21DDA">
        <w:rPr>
          <w:lang w:val="es-ES"/>
        </w:rPr>
        <w:t>. Esto</w:t>
      </w:r>
      <w:r w:rsidR="009D4E18" w:rsidRPr="00E21DDA">
        <w:rPr>
          <w:lang w:val="es-ES"/>
        </w:rPr>
        <w:t xml:space="preserve"> producto de la intervención indebida </w:t>
      </w:r>
      <w:r w:rsidR="00107E89" w:rsidRPr="00E21DDA">
        <w:rPr>
          <w:lang w:val="es-ES"/>
        </w:rPr>
        <w:t xml:space="preserve">(cohecho y fraude al fisco) </w:t>
      </w:r>
      <w:r w:rsidR="009D4E18" w:rsidRPr="00E21DDA">
        <w:rPr>
          <w:lang w:val="es-ES"/>
        </w:rPr>
        <w:t xml:space="preserve">que tuvieron agentes interesados de la pesca industrial </w:t>
      </w:r>
      <w:r w:rsidR="00107E89" w:rsidRPr="00E21DDA">
        <w:rPr>
          <w:lang w:val="es-ES"/>
        </w:rPr>
        <w:t xml:space="preserve">y legisladores </w:t>
      </w:r>
      <w:r w:rsidR="009D4E18" w:rsidRPr="00E21DDA">
        <w:rPr>
          <w:lang w:val="es-ES"/>
        </w:rPr>
        <w:t>en la tramitación de esta ley</w:t>
      </w:r>
      <w:r w:rsidR="008D5FF5" w:rsidRPr="00E21DDA">
        <w:rPr>
          <w:rStyle w:val="FootnoteReference"/>
          <w:lang w:val="es-ES"/>
        </w:rPr>
        <w:footnoteReference w:id="8"/>
      </w:r>
      <w:r w:rsidR="009D4E18" w:rsidRPr="00E21DDA">
        <w:rPr>
          <w:lang w:val="es-ES"/>
        </w:rPr>
        <w:t xml:space="preserve">. </w:t>
      </w:r>
      <w:r w:rsidR="00FD7880">
        <w:rPr>
          <w:lang w:val="es-ES"/>
        </w:rPr>
        <w:t>A partir de ello se</w:t>
      </w:r>
      <w:r w:rsidR="00AC04C9" w:rsidRPr="00E21DDA">
        <w:rPr>
          <w:lang w:val="es-ES"/>
        </w:rPr>
        <w:t xml:space="preserve"> ha</w:t>
      </w:r>
      <w:r w:rsidR="009D4E18" w:rsidRPr="00E21DDA">
        <w:rPr>
          <w:lang w:val="es-ES"/>
        </w:rPr>
        <w:t xml:space="preserve"> generado una demanda de revisión de la LGPA, especialmente en lo referente a la </w:t>
      </w:r>
      <w:r w:rsidR="009D4E18" w:rsidRPr="00E21DDA">
        <w:rPr>
          <w:b/>
          <w:bCs/>
          <w:lang w:val="es-ES"/>
        </w:rPr>
        <w:t xml:space="preserve">forma como se </w:t>
      </w:r>
      <w:r w:rsidR="00625C33" w:rsidRPr="00E21DDA">
        <w:rPr>
          <w:b/>
          <w:bCs/>
          <w:lang w:val="es-ES"/>
        </w:rPr>
        <w:t>fracciona</w:t>
      </w:r>
      <w:r w:rsidR="00D26489" w:rsidRPr="00E21DDA">
        <w:rPr>
          <w:b/>
          <w:bCs/>
          <w:lang w:val="es-ES"/>
        </w:rPr>
        <w:t xml:space="preserve"> la cuota global de pesca</w:t>
      </w:r>
      <w:r w:rsidR="00625C33" w:rsidRPr="00E21DDA">
        <w:rPr>
          <w:lang w:val="es-ES"/>
        </w:rPr>
        <w:t xml:space="preserve"> y </w:t>
      </w:r>
      <w:r w:rsidR="00D26489" w:rsidRPr="00E21DDA">
        <w:rPr>
          <w:lang w:val="es-ES"/>
        </w:rPr>
        <w:t xml:space="preserve">cómo se </w:t>
      </w:r>
      <w:r w:rsidR="009D4E18" w:rsidRPr="00E21DDA">
        <w:rPr>
          <w:b/>
          <w:bCs/>
          <w:lang w:val="es-ES"/>
        </w:rPr>
        <w:t>asignan las cuotas de pesca</w:t>
      </w:r>
      <w:r w:rsidR="00D26489" w:rsidRPr="00E21DDA">
        <w:rPr>
          <w:b/>
          <w:bCs/>
          <w:lang w:val="es-ES"/>
        </w:rPr>
        <w:t xml:space="preserve"> al interior del sector industrial</w:t>
      </w:r>
      <w:r w:rsidR="009D4E18" w:rsidRPr="00E21DDA">
        <w:rPr>
          <w:lang w:val="es-ES"/>
        </w:rPr>
        <w:t>.</w:t>
      </w:r>
    </w:p>
    <w:p w14:paraId="1CA864A1" w14:textId="6C88549D" w:rsidR="00644C1F" w:rsidRPr="00E21DDA" w:rsidRDefault="283FE59D" w:rsidP="003C01FB">
      <w:pPr>
        <w:jc w:val="both"/>
        <w:rPr>
          <w:lang w:val="es-ES"/>
        </w:rPr>
      </w:pPr>
      <w:r w:rsidRPr="00E21DDA">
        <w:rPr>
          <w:lang w:val="es-ES"/>
        </w:rPr>
        <w:t xml:space="preserve">Es importante diferenciar estos dos aspectos de la demanda ciudadana. El primero se refiere a cómo se distribuye la cuota global entre la fracción industrial y artesanal. Esto no está relacionado con la asignación eficiente de la cuota global, sino con la distribución de los recursos pesqueros entre estos dos sectores. La demanda desde el sector artesanal sin duda va a apuntar a obtener una mayor participación en la cuota global, pero es dudoso que vayan a estar interesados en discutir las formas de asignación de la fracción artesanal. Probablemente su propuesta va a descansar sobre una asignación por derechos históricos, de la forma que se realiza actualmente. </w:t>
      </w:r>
    </w:p>
    <w:p w14:paraId="2BE3BAB8" w14:textId="7AEF04D8" w:rsidR="00E21809" w:rsidRPr="00E21DDA" w:rsidRDefault="283FE59D" w:rsidP="003C01FB">
      <w:pPr>
        <w:jc w:val="both"/>
        <w:rPr>
          <w:lang w:val="es-ES"/>
        </w:rPr>
      </w:pPr>
      <w:r w:rsidRPr="00E21DDA">
        <w:rPr>
          <w:lang w:val="es-ES"/>
        </w:rPr>
        <w:t xml:space="preserve">El segundo aspecto está relacionado con la forma como se asignan los derechos de la fracción industrial. Aquí la discusión va a estar centrada sobre un sistema de asignación predominantemente por derechos históricos versus un sistema de asignación que fomente objetivos de la política pesquera. La asignación de derechos de pesca en forma (casi) permanente por derechos históricos a grandes empresas pesqueras por la Ley 20.657 está en el vértice de la discusión sobre ilegitimidad de la actual LGPA. En términos del debate público, ¿cómo el Congreso entregó derechos que pertenecen a todos los chilenos a perpetuidad a un grupo de empresas en forma gratuita? </w:t>
      </w:r>
      <w:r w:rsidR="00CC2F0C">
        <w:rPr>
          <w:lang w:val="es-ES"/>
        </w:rPr>
        <w:t xml:space="preserve">Uno de </w:t>
      </w:r>
      <w:r w:rsidRPr="00E21DDA">
        <w:rPr>
          <w:lang w:val="es-ES"/>
        </w:rPr>
        <w:t xml:space="preserve">los temas </w:t>
      </w:r>
      <w:r w:rsidR="00CC2F0C">
        <w:rPr>
          <w:lang w:val="es-ES"/>
        </w:rPr>
        <w:t>básicos de</w:t>
      </w:r>
      <w:r w:rsidRPr="00E21DDA">
        <w:rPr>
          <w:lang w:val="es-ES"/>
        </w:rPr>
        <w:t xml:space="preserve"> discusión </w:t>
      </w:r>
      <w:r w:rsidR="00CC2F0C">
        <w:rPr>
          <w:lang w:val="es-ES"/>
        </w:rPr>
        <w:t>que se vislumbra es sobre</w:t>
      </w:r>
      <w:r w:rsidRPr="00E21DDA">
        <w:rPr>
          <w:lang w:val="es-ES"/>
        </w:rPr>
        <w:t xml:space="preserve"> las formas de asignación de estos derechos en una Nueva Ley General de Pesca y Acuicultura (NLGPA)</w:t>
      </w:r>
      <w:r w:rsidR="00CC2F0C">
        <w:rPr>
          <w:lang w:val="es-ES"/>
        </w:rPr>
        <w:t xml:space="preserve"> y sobre </w:t>
      </w:r>
      <w:r w:rsidRPr="00E21DDA">
        <w:rPr>
          <w:lang w:val="es-ES"/>
        </w:rPr>
        <w:t>la asignación por subastas, como una alternativa que p</w:t>
      </w:r>
      <w:r w:rsidR="00CC2F0C">
        <w:rPr>
          <w:lang w:val="es-ES"/>
        </w:rPr>
        <w:t>udiera</w:t>
      </w:r>
      <w:r w:rsidRPr="00E21DDA">
        <w:rPr>
          <w:lang w:val="es-ES"/>
        </w:rPr>
        <w:t xml:space="preserve"> tener algunas ventajas desde el punto de vista de la política pesquera.</w:t>
      </w:r>
    </w:p>
    <w:p w14:paraId="5500311E" w14:textId="77777777" w:rsidR="00E21809" w:rsidRPr="00E21DDA" w:rsidRDefault="00E21809" w:rsidP="003C01FB">
      <w:pPr>
        <w:jc w:val="both"/>
        <w:rPr>
          <w:lang w:val="es-ES"/>
        </w:rPr>
      </w:pPr>
    </w:p>
    <w:p w14:paraId="5F22E337" w14:textId="2C7FDB8F" w:rsidR="00A31A77" w:rsidRPr="00E21DDA" w:rsidRDefault="00A31A77" w:rsidP="00C95C8C">
      <w:pPr>
        <w:pStyle w:val="ListParagraph"/>
        <w:numPr>
          <w:ilvl w:val="0"/>
          <w:numId w:val="46"/>
        </w:numPr>
        <w:rPr>
          <w:b/>
          <w:bCs/>
          <w:lang w:val="es-ES"/>
        </w:rPr>
      </w:pPr>
      <w:r w:rsidRPr="00E21DDA">
        <w:rPr>
          <w:b/>
          <w:bCs/>
          <w:lang w:val="es-ES"/>
        </w:rPr>
        <w:t>Subastas</w:t>
      </w:r>
    </w:p>
    <w:p w14:paraId="5E51321B" w14:textId="58D9692C" w:rsidR="00842B9C" w:rsidRPr="00E21DDA" w:rsidRDefault="00621AE9" w:rsidP="007C7463">
      <w:pPr>
        <w:jc w:val="both"/>
        <w:rPr>
          <w:lang w:val="es-ES"/>
        </w:rPr>
      </w:pPr>
      <w:r w:rsidRPr="00E21DDA">
        <w:rPr>
          <w:lang w:val="es-ES"/>
        </w:rPr>
        <w:t>Una subasta</w:t>
      </w:r>
      <w:r w:rsidR="00AD2977" w:rsidRPr="00E21DDA">
        <w:rPr>
          <w:lang w:val="es-ES"/>
        </w:rPr>
        <w:t xml:space="preserve"> es un sistema de compra y/o ventas de bienes o servicios </w:t>
      </w:r>
      <w:r w:rsidR="00C72B67" w:rsidRPr="00E21DDA">
        <w:rPr>
          <w:lang w:val="es-ES"/>
        </w:rPr>
        <w:t>que generalmente son transados públicamente para ser asignados al</w:t>
      </w:r>
      <w:r w:rsidR="001A7ABD" w:rsidRPr="00E21DDA">
        <w:rPr>
          <w:lang w:val="es-ES"/>
        </w:rPr>
        <w:t xml:space="preserve"> mejor </w:t>
      </w:r>
      <w:r w:rsidR="00F022CF" w:rsidRPr="00E21DDA">
        <w:rPr>
          <w:lang w:val="es-ES"/>
        </w:rPr>
        <w:t>oferente</w:t>
      </w:r>
      <w:r w:rsidR="001A7ABD" w:rsidRPr="00E21DDA">
        <w:rPr>
          <w:lang w:val="es-ES"/>
        </w:rPr>
        <w:t xml:space="preserve">, los cuales </w:t>
      </w:r>
      <w:r w:rsidR="00F022CF" w:rsidRPr="00E21DDA">
        <w:rPr>
          <w:lang w:val="es-ES"/>
        </w:rPr>
        <w:t>se espera compitan previamente entre sí</w:t>
      </w:r>
      <w:r w:rsidR="001A7ABD" w:rsidRPr="00E21DDA">
        <w:rPr>
          <w:lang w:val="es-ES"/>
        </w:rPr>
        <w:t>.</w:t>
      </w:r>
      <w:r w:rsidR="00842B9C" w:rsidRPr="00E21DDA">
        <w:rPr>
          <w:lang w:val="es-ES"/>
        </w:rPr>
        <w:t xml:space="preserve"> Se entiende por mejor oferente </w:t>
      </w:r>
      <w:r w:rsidR="000E709D" w:rsidRPr="00E21DDA">
        <w:rPr>
          <w:lang w:val="es-ES"/>
        </w:rPr>
        <w:t>al mejor postor, es decir, a quien presente la oferta (precio) más alta al momento del cierre de la subasta.</w:t>
      </w:r>
    </w:p>
    <w:p w14:paraId="45F0F821" w14:textId="2A82A607" w:rsidR="00DA11D3" w:rsidRPr="00E21DDA" w:rsidRDefault="00DA11D3" w:rsidP="007C7463">
      <w:pPr>
        <w:jc w:val="both"/>
        <w:rPr>
          <w:lang w:val="es-ES"/>
        </w:rPr>
      </w:pPr>
      <w:r w:rsidRPr="00E21DDA">
        <w:rPr>
          <w:lang w:val="es-ES"/>
        </w:rPr>
        <w:t xml:space="preserve">Las subastas son vistas como un instrumento </w:t>
      </w:r>
      <w:r w:rsidR="009419B3" w:rsidRPr="00E21DDA">
        <w:rPr>
          <w:lang w:val="es-ES"/>
        </w:rPr>
        <w:t>de asignación que funciona de manera</w:t>
      </w:r>
      <w:r w:rsidRPr="00E21DDA">
        <w:rPr>
          <w:lang w:val="es-ES"/>
        </w:rPr>
        <w:t xml:space="preserve"> transparente, </w:t>
      </w:r>
      <w:r w:rsidR="00F5548F" w:rsidRPr="00E21DDA">
        <w:rPr>
          <w:lang w:val="es-ES"/>
        </w:rPr>
        <w:t>en la medida que</w:t>
      </w:r>
      <w:r w:rsidRPr="00E21DDA">
        <w:rPr>
          <w:lang w:val="es-ES"/>
        </w:rPr>
        <w:t xml:space="preserve"> incorpora</w:t>
      </w:r>
      <w:r w:rsidR="0045649A" w:rsidRPr="00E21DDA">
        <w:rPr>
          <w:lang w:val="es-ES"/>
        </w:rPr>
        <w:t xml:space="preserve"> condiciones y</w:t>
      </w:r>
      <w:r w:rsidRPr="00E21DDA">
        <w:rPr>
          <w:lang w:val="es-ES"/>
        </w:rPr>
        <w:t xml:space="preserve"> reglas</w:t>
      </w:r>
      <w:r w:rsidR="0045649A" w:rsidRPr="00E21DDA">
        <w:rPr>
          <w:lang w:val="es-ES"/>
        </w:rPr>
        <w:t xml:space="preserve"> </w:t>
      </w:r>
      <w:r w:rsidR="00FD395C" w:rsidRPr="00E21DDA">
        <w:rPr>
          <w:lang w:val="es-ES"/>
        </w:rPr>
        <w:t>bien</w:t>
      </w:r>
      <w:r w:rsidR="0045649A" w:rsidRPr="00E21DDA">
        <w:rPr>
          <w:lang w:val="es-ES"/>
        </w:rPr>
        <w:t xml:space="preserve"> definidas, las cuales son conocidas</w:t>
      </w:r>
      <w:r w:rsidR="00EF58AD" w:rsidRPr="00E21DDA">
        <w:rPr>
          <w:lang w:val="es-ES"/>
        </w:rPr>
        <w:t xml:space="preserve"> </w:t>
      </w:r>
      <w:r w:rsidR="0045649A" w:rsidRPr="00E21DDA">
        <w:rPr>
          <w:lang w:val="es-ES"/>
        </w:rPr>
        <w:t>por todos los actores</w:t>
      </w:r>
      <w:r w:rsidR="00EF58AD" w:rsidRPr="00E21DDA">
        <w:rPr>
          <w:lang w:val="es-ES"/>
        </w:rPr>
        <w:t xml:space="preserve"> que participan del proceso</w:t>
      </w:r>
      <w:r w:rsidR="00FB0DA4" w:rsidRPr="00E21DDA">
        <w:rPr>
          <w:lang w:val="es-ES"/>
        </w:rPr>
        <w:t>.</w:t>
      </w:r>
      <w:r w:rsidR="00152A9D" w:rsidRPr="00E21DDA">
        <w:rPr>
          <w:lang w:val="es-ES"/>
        </w:rPr>
        <w:t xml:space="preserve"> Si este instrumento </w:t>
      </w:r>
      <w:r w:rsidR="0085541F" w:rsidRPr="00E21DDA">
        <w:rPr>
          <w:lang w:val="es-ES"/>
        </w:rPr>
        <w:t>se encuentra</w:t>
      </w:r>
      <w:r w:rsidR="00152A9D" w:rsidRPr="00E21DDA">
        <w:rPr>
          <w:lang w:val="es-ES"/>
        </w:rPr>
        <w:t xml:space="preserve"> </w:t>
      </w:r>
      <w:r w:rsidR="00FD395C" w:rsidRPr="00E21DDA">
        <w:rPr>
          <w:lang w:val="es-ES"/>
        </w:rPr>
        <w:t>adecuadamente</w:t>
      </w:r>
      <w:r w:rsidR="00152A9D" w:rsidRPr="00E21DDA">
        <w:rPr>
          <w:lang w:val="es-ES"/>
        </w:rPr>
        <w:t xml:space="preserve"> diseñado puede convertirse en un </w:t>
      </w:r>
      <w:commentRangeStart w:id="5"/>
      <w:commentRangeStart w:id="6"/>
      <w:r w:rsidR="00152A9D" w:rsidRPr="00E21DDA">
        <w:rPr>
          <w:lang w:val="es-ES"/>
        </w:rPr>
        <w:t xml:space="preserve">sistema de asignación </w:t>
      </w:r>
      <w:r w:rsidR="00F5548F" w:rsidRPr="00E21DDA">
        <w:rPr>
          <w:lang w:val="es-ES"/>
        </w:rPr>
        <w:t>eficiente</w:t>
      </w:r>
      <w:commentRangeEnd w:id="5"/>
      <w:r w:rsidR="00C97294">
        <w:rPr>
          <w:rStyle w:val="CommentReference"/>
        </w:rPr>
        <w:commentReference w:id="5"/>
      </w:r>
      <w:commentRangeEnd w:id="6"/>
      <w:r w:rsidR="00BD2025">
        <w:rPr>
          <w:rStyle w:val="CommentReference"/>
        </w:rPr>
        <w:commentReference w:id="6"/>
      </w:r>
      <w:r w:rsidR="00F5548F" w:rsidRPr="00E21DDA">
        <w:rPr>
          <w:lang w:val="es-ES"/>
        </w:rPr>
        <w:t xml:space="preserve">, </w:t>
      </w:r>
      <w:r w:rsidR="00152A9D" w:rsidRPr="00E21DDA">
        <w:rPr>
          <w:lang w:val="es-ES"/>
        </w:rPr>
        <w:t xml:space="preserve">que </w:t>
      </w:r>
      <w:r w:rsidR="00F64589" w:rsidRPr="00E21DDA">
        <w:rPr>
          <w:lang w:val="es-ES"/>
        </w:rPr>
        <w:t>otorga</w:t>
      </w:r>
      <w:r w:rsidR="00152A9D" w:rsidRPr="00E21DDA">
        <w:rPr>
          <w:lang w:val="es-ES"/>
        </w:rPr>
        <w:t xml:space="preserve"> certeza jurídica a quien está adquiriendo un b</w:t>
      </w:r>
      <w:r w:rsidR="004E6CA8" w:rsidRPr="00E21DDA">
        <w:rPr>
          <w:lang w:val="es-ES"/>
        </w:rPr>
        <w:t>i</w:t>
      </w:r>
      <w:r w:rsidR="00152A9D" w:rsidRPr="00E21DDA">
        <w:rPr>
          <w:lang w:val="es-ES"/>
        </w:rPr>
        <w:t>en o servicio</w:t>
      </w:r>
      <w:r w:rsidR="00F5548F" w:rsidRPr="00E21DDA">
        <w:rPr>
          <w:lang w:val="es-ES"/>
        </w:rPr>
        <w:t xml:space="preserve"> y que genera un flujo de pago por este bien o servicio</w:t>
      </w:r>
      <w:r w:rsidR="00152A9D" w:rsidRPr="00E21DDA">
        <w:rPr>
          <w:lang w:val="es-ES"/>
        </w:rPr>
        <w:t>.</w:t>
      </w:r>
    </w:p>
    <w:p w14:paraId="77F8C9A8" w14:textId="3AA49376" w:rsidR="00625C33" w:rsidRPr="00E21DDA" w:rsidRDefault="00FB0DA4" w:rsidP="007C7463">
      <w:pPr>
        <w:jc w:val="both"/>
        <w:rPr>
          <w:lang w:val="es-ES"/>
        </w:rPr>
      </w:pPr>
      <w:r w:rsidRPr="00E21DDA">
        <w:rPr>
          <w:lang w:val="es-ES"/>
        </w:rPr>
        <w:t>P</w:t>
      </w:r>
      <w:r w:rsidR="00107E89" w:rsidRPr="00E21DDA">
        <w:rPr>
          <w:lang w:val="es-ES"/>
        </w:rPr>
        <w:t>ara poder evaluar las subastas, primero se requiere tener claridad sobre el objetivo perseguido por ésta. Existen distintos objetivos potenciales y el diseño de las subastas puede funcionar bien para algunos objetivos, pero no necesariamente para otros.</w:t>
      </w:r>
      <w:r w:rsidR="00DD59B7" w:rsidRPr="00E21DDA">
        <w:rPr>
          <w:lang w:val="es-ES"/>
        </w:rPr>
        <w:t xml:space="preserve"> </w:t>
      </w:r>
      <w:r w:rsidR="000E219F" w:rsidRPr="00E21DDA">
        <w:rPr>
          <w:lang w:val="es-ES"/>
        </w:rPr>
        <w:t>De acuerdo con</w:t>
      </w:r>
      <w:r w:rsidR="00DD59B7" w:rsidRPr="00E21DDA">
        <w:rPr>
          <w:lang w:val="es-ES"/>
        </w:rPr>
        <w:t xml:space="preserve"> los objetivos establecidos se puede diseñar distintos tipos de subastas. </w:t>
      </w:r>
      <w:r w:rsidR="00CC2F0C">
        <w:rPr>
          <w:lang w:val="es-ES"/>
        </w:rPr>
        <w:t xml:space="preserve">Además, existen subastas multi-objetivos que pretenden lograr en forma simultánea más de un objetivo. En este caso, también se pueden producir conflictos entre distintos objetivos, donde el sólo uso del instrumento </w:t>
      </w:r>
      <w:r w:rsidR="00CC2F0C">
        <w:rPr>
          <w:lang w:val="es-ES"/>
        </w:rPr>
        <w:lastRenderedPageBreak/>
        <w:t xml:space="preserve">de subastas no permite alcanzar todos los objetivos al mismo tiempo. </w:t>
      </w:r>
      <w:r w:rsidR="00DD59B7" w:rsidRPr="00E21DDA">
        <w:rPr>
          <w:lang w:val="es-ES"/>
        </w:rPr>
        <w:t xml:space="preserve">Algunos aspectos básicos sobre </w:t>
      </w:r>
      <w:r w:rsidR="00C95C8C" w:rsidRPr="00E21DDA">
        <w:rPr>
          <w:lang w:val="es-ES"/>
        </w:rPr>
        <w:t xml:space="preserve">objetivos y </w:t>
      </w:r>
      <w:r w:rsidR="00DD59B7" w:rsidRPr="00E21DDA">
        <w:rPr>
          <w:lang w:val="es-ES"/>
        </w:rPr>
        <w:t xml:space="preserve">diseño </w:t>
      </w:r>
      <w:r w:rsidR="00CC2F0C">
        <w:rPr>
          <w:lang w:val="es-ES"/>
        </w:rPr>
        <w:t xml:space="preserve">de subastas </w:t>
      </w:r>
      <w:r w:rsidR="00DD59B7" w:rsidRPr="00E21DDA">
        <w:rPr>
          <w:lang w:val="es-ES"/>
        </w:rPr>
        <w:t>se establecen a continuación.</w:t>
      </w:r>
    </w:p>
    <w:p w14:paraId="5CDC6259" w14:textId="51888EB6" w:rsidR="00405B52" w:rsidRPr="00E21DDA" w:rsidRDefault="00405B52" w:rsidP="00C95C8C">
      <w:pPr>
        <w:pStyle w:val="ListParagraph"/>
        <w:numPr>
          <w:ilvl w:val="1"/>
          <w:numId w:val="46"/>
        </w:numPr>
        <w:rPr>
          <w:b/>
          <w:bCs/>
          <w:lang w:val="es-ES"/>
        </w:rPr>
      </w:pPr>
      <w:r w:rsidRPr="00E21DDA">
        <w:rPr>
          <w:b/>
          <w:bCs/>
          <w:lang w:val="es-ES"/>
        </w:rPr>
        <w:t>Objetivos de las subastas</w:t>
      </w:r>
    </w:p>
    <w:p w14:paraId="7ED7ACA9" w14:textId="1B5864D2" w:rsidR="00315444" w:rsidRPr="00E21DDA" w:rsidRDefault="00315444" w:rsidP="00DD59B7">
      <w:pPr>
        <w:jc w:val="both"/>
        <w:rPr>
          <w:lang w:val="es-ES"/>
        </w:rPr>
      </w:pPr>
      <w:r w:rsidRPr="00E21DDA">
        <w:rPr>
          <w:lang w:val="es-ES"/>
        </w:rPr>
        <w:t xml:space="preserve">El éxito de una subasta dependerá, entre otras cosas, del cumplimiento de los objetivos planteados por el regulador o la autoridad, que le permitirán justificar la decisión de aplicar este instrumento por sobre otros para la asignación de recursos. De igual manera, el diseño o tipo de subasta responderá a la priorización de uno </w:t>
      </w:r>
      <w:r w:rsidR="00475231">
        <w:rPr>
          <w:lang w:val="es-ES"/>
        </w:rPr>
        <w:t xml:space="preserve">o </w:t>
      </w:r>
      <w:r w:rsidRPr="00E21DDA">
        <w:rPr>
          <w:lang w:val="es-ES"/>
        </w:rPr>
        <w:t>más objetivos que puedan ser planteados para un adecuado desempeño del sector o unidad económica a regular.</w:t>
      </w:r>
    </w:p>
    <w:p w14:paraId="116E4720" w14:textId="4DF1C9BE" w:rsidR="00405B52" w:rsidRPr="00E21DDA" w:rsidRDefault="004B340C" w:rsidP="00DD59B7">
      <w:pPr>
        <w:jc w:val="both"/>
        <w:rPr>
          <w:lang w:val="es-ES"/>
        </w:rPr>
      </w:pPr>
      <w:r w:rsidRPr="00E21DDA">
        <w:rPr>
          <w:lang w:val="es-ES"/>
        </w:rPr>
        <w:t>L</w:t>
      </w:r>
      <w:r w:rsidR="00405B52" w:rsidRPr="00E21DDA">
        <w:rPr>
          <w:lang w:val="es-ES"/>
        </w:rPr>
        <w:t>a literatura destaca una seri</w:t>
      </w:r>
      <w:r w:rsidR="007E5BDA" w:rsidRPr="00E21DDA">
        <w:rPr>
          <w:lang w:val="es-ES"/>
        </w:rPr>
        <w:t xml:space="preserve">e </w:t>
      </w:r>
      <w:r w:rsidR="00405B52" w:rsidRPr="00E21DDA">
        <w:rPr>
          <w:lang w:val="es-ES"/>
        </w:rPr>
        <w:t xml:space="preserve">de objetivos de política pública que frecuentemente han sido utilizados como argumento para </w:t>
      </w:r>
      <w:r w:rsidR="00107E89" w:rsidRPr="00E21DDA">
        <w:rPr>
          <w:lang w:val="es-ES"/>
        </w:rPr>
        <w:t>el</w:t>
      </w:r>
      <w:r w:rsidR="00405B52" w:rsidRPr="00E21DDA">
        <w:rPr>
          <w:lang w:val="es-ES"/>
        </w:rPr>
        <w:t xml:space="preserve"> </w:t>
      </w:r>
      <w:r w:rsidR="00B41A38" w:rsidRPr="00E21DDA">
        <w:rPr>
          <w:lang w:val="es-ES"/>
        </w:rPr>
        <w:t>uso</w:t>
      </w:r>
      <w:r w:rsidR="00405B52" w:rsidRPr="00E21DDA">
        <w:rPr>
          <w:lang w:val="es-ES"/>
        </w:rPr>
        <w:t xml:space="preserve"> de las subastas</w:t>
      </w:r>
      <w:r w:rsidR="000E709D" w:rsidRPr="00E21DDA">
        <w:rPr>
          <w:lang w:val="es-ES"/>
        </w:rPr>
        <w:t xml:space="preserve"> (Dasgupta &amp; Maskin, 2000; Maskin, 2001; Zhan, 2008; Lynham, 2013; Marszalec, 2018</w:t>
      </w:r>
      <w:r w:rsidR="00475231" w:rsidRPr="00E21DDA">
        <w:rPr>
          <w:lang w:val="es-ES"/>
        </w:rPr>
        <w:t>)</w:t>
      </w:r>
      <w:r w:rsidR="00475231">
        <w:rPr>
          <w:lang w:val="es-ES"/>
        </w:rPr>
        <w:t>.</w:t>
      </w:r>
      <w:r w:rsidR="00475231" w:rsidRPr="00E21DDA">
        <w:rPr>
          <w:lang w:val="es-ES"/>
        </w:rPr>
        <w:t xml:space="preserve"> </w:t>
      </w:r>
      <w:r w:rsidR="00475231">
        <w:rPr>
          <w:lang w:val="es-ES"/>
        </w:rPr>
        <w:t>E</w:t>
      </w:r>
      <w:r w:rsidR="00475231" w:rsidRPr="00E21DDA">
        <w:rPr>
          <w:lang w:val="es-ES"/>
        </w:rPr>
        <w:t xml:space="preserve">ntre </w:t>
      </w:r>
      <w:r w:rsidR="00B41A38" w:rsidRPr="00E21DDA">
        <w:rPr>
          <w:lang w:val="es-ES"/>
        </w:rPr>
        <w:t xml:space="preserve">los principales </w:t>
      </w:r>
      <w:r w:rsidR="00107E89" w:rsidRPr="00E21DDA">
        <w:rPr>
          <w:lang w:val="es-ES"/>
        </w:rPr>
        <w:t xml:space="preserve">objetivos </w:t>
      </w:r>
      <w:r w:rsidR="00B41A38" w:rsidRPr="00E21DDA">
        <w:rPr>
          <w:lang w:val="es-ES"/>
        </w:rPr>
        <w:t>se encuentran</w:t>
      </w:r>
      <w:r w:rsidR="00475231">
        <w:rPr>
          <w:lang w:val="es-ES"/>
        </w:rPr>
        <w:t xml:space="preserve"> los siguientes</w:t>
      </w:r>
      <w:r w:rsidRPr="00E21DDA">
        <w:rPr>
          <w:lang w:val="es-ES"/>
        </w:rPr>
        <w:t>:</w:t>
      </w:r>
    </w:p>
    <w:p w14:paraId="402EC054" w14:textId="749AA377" w:rsidR="005E032E" w:rsidRPr="00E21DDA" w:rsidRDefault="00DD59B7" w:rsidP="00F33B2E">
      <w:pPr>
        <w:pStyle w:val="ListParagraph"/>
        <w:numPr>
          <w:ilvl w:val="2"/>
          <w:numId w:val="46"/>
        </w:numPr>
        <w:jc w:val="both"/>
        <w:rPr>
          <w:lang w:val="es-ES"/>
        </w:rPr>
      </w:pPr>
      <w:r w:rsidRPr="00E21DDA">
        <w:rPr>
          <w:b/>
          <w:bCs/>
          <w:lang w:val="es-ES"/>
        </w:rPr>
        <w:t>M</w:t>
      </w:r>
      <w:r w:rsidR="002D2CD5" w:rsidRPr="00E21DDA">
        <w:rPr>
          <w:b/>
          <w:bCs/>
          <w:lang w:val="es-ES"/>
        </w:rPr>
        <w:t>aximización de</w:t>
      </w:r>
      <w:r w:rsidR="005E032E" w:rsidRPr="00E21DDA">
        <w:rPr>
          <w:b/>
          <w:bCs/>
          <w:lang w:val="es-ES"/>
        </w:rPr>
        <w:t xml:space="preserve"> ingresos </w:t>
      </w:r>
    </w:p>
    <w:p w14:paraId="52152E8A" w14:textId="4FD56BDE" w:rsidR="005E032E" w:rsidRPr="00E21DDA" w:rsidRDefault="00DD59B7" w:rsidP="00DD59B7">
      <w:pPr>
        <w:jc w:val="both"/>
        <w:rPr>
          <w:lang w:val="es-ES"/>
        </w:rPr>
      </w:pPr>
      <w:r w:rsidRPr="00E21DDA">
        <w:rPr>
          <w:lang w:val="es-ES"/>
        </w:rPr>
        <w:t>Un</w:t>
      </w:r>
      <w:r w:rsidR="005E032E" w:rsidRPr="00E21DDA">
        <w:rPr>
          <w:lang w:val="es-ES"/>
        </w:rPr>
        <w:t xml:space="preserve"> objetivo que </w:t>
      </w:r>
      <w:r w:rsidRPr="00E21DDA">
        <w:rPr>
          <w:lang w:val="es-ES"/>
        </w:rPr>
        <w:t xml:space="preserve">se puede buscar con </w:t>
      </w:r>
      <w:r w:rsidR="00475231">
        <w:rPr>
          <w:lang w:val="es-ES"/>
        </w:rPr>
        <w:t>l</w:t>
      </w:r>
      <w:r w:rsidR="00475231" w:rsidRPr="00E21DDA">
        <w:rPr>
          <w:lang w:val="es-ES"/>
        </w:rPr>
        <w:t xml:space="preserve">a </w:t>
      </w:r>
      <w:r w:rsidR="005E032E" w:rsidRPr="00E21DDA">
        <w:rPr>
          <w:lang w:val="es-ES"/>
        </w:rPr>
        <w:t xml:space="preserve">subasta </w:t>
      </w:r>
      <w:r w:rsidRPr="00E21DDA">
        <w:rPr>
          <w:lang w:val="es-ES"/>
        </w:rPr>
        <w:t>es</w:t>
      </w:r>
      <w:r w:rsidR="005E032E" w:rsidRPr="00E21DDA">
        <w:rPr>
          <w:lang w:val="es-ES"/>
        </w:rPr>
        <w:t xml:space="preserve"> maximizar el ingreso esperado del vendedor (regulador/subastador) sujeto a una serie de herramientas como la implementación de precios mínimos o el cobro de una tarifa de entrada (Zhan</w:t>
      </w:r>
      <w:r w:rsidR="00427AE0" w:rsidRPr="00E21DDA">
        <w:rPr>
          <w:lang w:val="es-ES"/>
        </w:rPr>
        <w:t xml:space="preserve">, </w:t>
      </w:r>
      <w:r w:rsidR="005E032E" w:rsidRPr="00E21DDA">
        <w:rPr>
          <w:lang w:val="es-ES"/>
        </w:rPr>
        <w:t>2008).</w:t>
      </w:r>
      <w:r w:rsidR="00F5548F" w:rsidRPr="00E21DDA">
        <w:rPr>
          <w:lang w:val="es-ES"/>
        </w:rPr>
        <w:t xml:space="preserve"> </w:t>
      </w:r>
      <w:r w:rsidR="005E032E" w:rsidRPr="00E21DDA">
        <w:rPr>
          <w:lang w:val="es-ES"/>
        </w:rPr>
        <w:t xml:space="preserve">La autoridad o el regulador </w:t>
      </w:r>
      <w:r w:rsidR="00F5548F" w:rsidRPr="00E21DDA">
        <w:rPr>
          <w:lang w:val="es-ES"/>
        </w:rPr>
        <w:t xml:space="preserve">puede estar </w:t>
      </w:r>
      <w:r w:rsidR="005E032E" w:rsidRPr="00E21DDA">
        <w:rPr>
          <w:lang w:val="es-ES"/>
        </w:rPr>
        <w:t xml:space="preserve">interesado en extraer el máximo </w:t>
      </w:r>
      <w:r w:rsidR="00F5548F" w:rsidRPr="00E21DDA">
        <w:rPr>
          <w:lang w:val="es-ES"/>
        </w:rPr>
        <w:t xml:space="preserve">nivel </w:t>
      </w:r>
      <w:r w:rsidR="005E032E" w:rsidRPr="00E21DDA">
        <w:rPr>
          <w:lang w:val="es-ES"/>
        </w:rPr>
        <w:t>de rentas a partir del desarrollo de la actividad, para utilizarlos en diversos propósitos, tales como cubrir los costos de manejo de la regulación, financiamiento de programas gubernamentales, entre otros. Sea cual sea la utilización de las rentas, se busca obtener</w:t>
      </w:r>
      <w:r w:rsidR="00D05FA9" w:rsidRPr="00E21DDA">
        <w:rPr>
          <w:lang w:val="es-ES"/>
        </w:rPr>
        <w:t xml:space="preserve"> de forma agregada </w:t>
      </w:r>
      <w:r w:rsidR="005E032E" w:rsidRPr="00E21DDA">
        <w:rPr>
          <w:lang w:val="es-ES"/>
        </w:rPr>
        <w:t xml:space="preserve">el máximo monto posible </w:t>
      </w:r>
      <w:r w:rsidR="00D05FA9" w:rsidRPr="00E21DDA">
        <w:rPr>
          <w:lang w:val="es-ES"/>
        </w:rPr>
        <w:t xml:space="preserve">a partir de la subasta. </w:t>
      </w:r>
      <w:r w:rsidR="005E032E" w:rsidRPr="00E21DDA">
        <w:rPr>
          <w:lang w:val="es-ES"/>
        </w:rPr>
        <w:t xml:space="preserve"> </w:t>
      </w:r>
    </w:p>
    <w:p w14:paraId="58E740C8" w14:textId="77777777" w:rsidR="005E032E" w:rsidRPr="00E21DDA" w:rsidRDefault="005E032E" w:rsidP="00B513A4">
      <w:pPr>
        <w:pStyle w:val="ListParagraph"/>
        <w:numPr>
          <w:ilvl w:val="2"/>
          <w:numId w:val="46"/>
        </w:numPr>
        <w:jc w:val="both"/>
        <w:rPr>
          <w:b/>
          <w:bCs/>
          <w:lang w:val="es-ES"/>
        </w:rPr>
      </w:pPr>
      <w:r w:rsidRPr="00E21DDA">
        <w:rPr>
          <w:b/>
          <w:bCs/>
          <w:lang w:val="es-ES"/>
        </w:rPr>
        <w:t>Eficiencia</w:t>
      </w:r>
    </w:p>
    <w:p w14:paraId="480083C4" w14:textId="3109C5AB" w:rsidR="00A130A5" w:rsidRPr="00E21DDA" w:rsidRDefault="005E032E">
      <w:pPr>
        <w:jc w:val="both"/>
        <w:rPr>
          <w:lang w:val="es-ES"/>
        </w:rPr>
      </w:pPr>
      <w:r w:rsidRPr="00E21DDA">
        <w:rPr>
          <w:lang w:val="es-ES"/>
        </w:rPr>
        <w:t>El objetivo de eficiencia en subastas busca maximizar el bienestar social, a través de la suma del excedente de</w:t>
      </w:r>
      <w:r w:rsidR="00A130A5" w:rsidRPr="00E21DDA">
        <w:rPr>
          <w:lang w:val="es-ES"/>
        </w:rPr>
        <w:t xml:space="preserve"> todos</w:t>
      </w:r>
      <w:r w:rsidRPr="00E21DDA">
        <w:rPr>
          <w:lang w:val="es-ES"/>
        </w:rPr>
        <w:t xml:space="preserve"> los jugadores</w:t>
      </w:r>
      <w:r w:rsidR="00A130A5" w:rsidRPr="00E21DDA">
        <w:rPr>
          <w:lang w:val="es-ES"/>
        </w:rPr>
        <w:t xml:space="preserve"> en la subasta</w:t>
      </w:r>
      <w:r w:rsidR="00FF0EEF" w:rsidRPr="00E21DDA">
        <w:rPr>
          <w:lang w:val="es-ES"/>
        </w:rPr>
        <w:t xml:space="preserve"> </w:t>
      </w:r>
      <w:r w:rsidRPr="00E21DDA">
        <w:rPr>
          <w:lang w:val="es-ES"/>
        </w:rPr>
        <w:t>(Zhan</w:t>
      </w:r>
      <w:r w:rsidR="00427AE0" w:rsidRPr="00E21DDA">
        <w:rPr>
          <w:lang w:val="es-ES"/>
        </w:rPr>
        <w:t>,</w:t>
      </w:r>
      <w:r w:rsidRPr="00E21DDA">
        <w:rPr>
          <w:lang w:val="es-ES"/>
        </w:rPr>
        <w:t xml:space="preserve"> 2008).</w:t>
      </w:r>
      <w:r w:rsidR="00A130A5" w:rsidRPr="00E21DDA">
        <w:rPr>
          <w:lang w:val="es-ES"/>
        </w:rPr>
        <w:t xml:space="preserve"> L</w:t>
      </w:r>
      <w:r w:rsidR="00FF0EEF" w:rsidRPr="00E21DDA">
        <w:rPr>
          <w:lang w:val="es-ES"/>
        </w:rPr>
        <w:t xml:space="preserve">a eficiencia implicará que, en el equilibrio, el ganador será el comprador </w:t>
      </w:r>
      <w:r w:rsidR="00DD59B7" w:rsidRPr="00E21DDA">
        <w:rPr>
          <w:lang w:val="es-ES"/>
        </w:rPr>
        <w:t>que tiene</w:t>
      </w:r>
      <w:r w:rsidR="00FF0EEF" w:rsidRPr="00E21DDA">
        <w:rPr>
          <w:lang w:val="es-ES"/>
        </w:rPr>
        <w:t xml:space="preserve"> la valoración más alta, condicional a toda la información disponible</w:t>
      </w:r>
      <w:r w:rsidR="005C0D09" w:rsidRPr="00E21DDA">
        <w:rPr>
          <w:lang w:val="es-ES"/>
        </w:rPr>
        <w:t xml:space="preserve">. </w:t>
      </w:r>
      <w:r w:rsidR="00DD59B7" w:rsidRPr="00E21DDA">
        <w:rPr>
          <w:lang w:val="es-ES"/>
        </w:rPr>
        <w:t xml:space="preserve">Aquel jugador que sea más </w:t>
      </w:r>
      <w:r w:rsidR="00A12407" w:rsidRPr="00E21DDA">
        <w:rPr>
          <w:lang w:val="es-ES"/>
        </w:rPr>
        <w:t>eficiente</w:t>
      </w:r>
      <w:r w:rsidR="00DD59B7" w:rsidRPr="00E21DDA">
        <w:rPr>
          <w:lang w:val="es-ES"/>
        </w:rPr>
        <w:t xml:space="preserve"> podrá obtener el máximo valor del bien o servicio subastado. Por ello, estará en condiciones de ofrecer un mayor precio en una subasta competitiva. </w:t>
      </w:r>
      <w:r w:rsidR="00A130A5" w:rsidRPr="00E21DDA">
        <w:rPr>
          <w:lang w:val="es-ES"/>
        </w:rPr>
        <w:t>Se asume implícitamente que el valor social del bien vendido es igual al máximo</w:t>
      </w:r>
      <w:r w:rsidR="005C0D09" w:rsidRPr="00E21DDA">
        <w:rPr>
          <w:lang w:val="es-ES"/>
        </w:rPr>
        <w:t xml:space="preserve"> de la valoración individual de los compradores potenciales (Maskin, 2001; Dasgupta &amp; Maskin, 2000).</w:t>
      </w:r>
    </w:p>
    <w:p w14:paraId="14F35BF8" w14:textId="146B5518" w:rsidR="00405B52" w:rsidRPr="00E21DDA" w:rsidRDefault="00FF64F4" w:rsidP="00B513A4">
      <w:pPr>
        <w:pStyle w:val="ListParagraph"/>
        <w:numPr>
          <w:ilvl w:val="2"/>
          <w:numId w:val="46"/>
        </w:numPr>
        <w:jc w:val="both"/>
        <w:rPr>
          <w:b/>
          <w:bCs/>
          <w:lang w:val="es-ES"/>
        </w:rPr>
      </w:pPr>
      <w:bookmarkStart w:id="7" w:name="_Hlk125887954"/>
      <w:r w:rsidRPr="00E21DDA">
        <w:rPr>
          <w:b/>
          <w:bCs/>
          <w:lang w:val="es-ES"/>
        </w:rPr>
        <w:t>Prevenir c</w:t>
      </w:r>
      <w:r w:rsidR="00405B52" w:rsidRPr="00E21DDA">
        <w:rPr>
          <w:b/>
          <w:bCs/>
          <w:lang w:val="es-ES"/>
        </w:rPr>
        <w:t>oncentración</w:t>
      </w:r>
      <w:r w:rsidR="000675C8" w:rsidRPr="00E21DDA">
        <w:rPr>
          <w:b/>
          <w:bCs/>
          <w:lang w:val="es-ES"/>
        </w:rPr>
        <w:t xml:space="preserve">, </w:t>
      </w:r>
      <w:r w:rsidR="00405B52" w:rsidRPr="00E21DDA">
        <w:rPr>
          <w:b/>
          <w:bCs/>
          <w:lang w:val="es-ES"/>
        </w:rPr>
        <w:t>poder de mercado</w:t>
      </w:r>
      <w:r w:rsidR="000675C8" w:rsidRPr="00E21DDA">
        <w:rPr>
          <w:b/>
          <w:bCs/>
          <w:lang w:val="es-ES"/>
        </w:rPr>
        <w:t xml:space="preserve"> y </w:t>
      </w:r>
      <w:r w:rsidR="0019220F" w:rsidRPr="00E21DDA">
        <w:rPr>
          <w:b/>
          <w:bCs/>
          <w:lang w:val="es-ES"/>
        </w:rPr>
        <w:t xml:space="preserve">fomentar </w:t>
      </w:r>
      <w:r w:rsidR="000675C8" w:rsidRPr="00E21DDA">
        <w:rPr>
          <w:b/>
          <w:bCs/>
          <w:lang w:val="es-ES"/>
        </w:rPr>
        <w:t>entrada de nuevos actores</w:t>
      </w:r>
    </w:p>
    <w:bookmarkEnd w:id="7"/>
    <w:p w14:paraId="09FC6F91" w14:textId="1FEBE4BD" w:rsidR="00DE4432" w:rsidRPr="00E21DDA" w:rsidRDefault="00DE4432" w:rsidP="00EE1A3D">
      <w:pPr>
        <w:jc w:val="both"/>
        <w:rPr>
          <w:lang w:val="es-ES"/>
        </w:rPr>
      </w:pPr>
      <w:r w:rsidRPr="00E21DDA">
        <w:rPr>
          <w:lang w:val="es-ES"/>
        </w:rPr>
        <w:t>Si un oferente o conglomerado captura una porción suficientemente alta de la cuota</w:t>
      </w:r>
      <w:r w:rsidR="00425D27" w:rsidRPr="00E21DDA">
        <w:rPr>
          <w:lang w:val="es-ES"/>
        </w:rPr>
        <w:t xml:space="preserve"> </w:t>
      </w:r>
      <w:r w:rsidR="00DD59B7" w:rsidRPr="00E21DDA">
        <w:rPr>
          <w:lang w:val="es-ES"/>
        </w:rPr>
        <w:t xml:space="preserve">puede </w:t>
      </w:r>
      <w:r w:rsidR="00425D27" w:rsidRPr="00E21DDA">
        <w:rPr>
          <w:lang w:val="es-ES"/>
        </w:rPr>
        <w:t>provocar que el resto de la industria o agentes en el mercado no sean capaces de competir de manera efectiva, entregando a</w:t>
      </w:r>
      <w:r w:rsidR="005B3033" w:rsidRPr="00E21DDA">
        <w:rPr>
          <w:lang w:val="es-ES"/>
        </w:rPr>
        <w:t xml:space="preserve"> la</w:t>
      </w:r>
      <w:r w:rsidR="00425D27" w:rsidRPr="00E21DDA">
        <w:rPr>
          <w:lang w:val="es-ES"/>
        </w:rPr>
        <w:t xml:space="preserve"> empresa dominante un poder de mercado que no es deseable </w:t>
      </w:r>
      <w:r w:rsidR="0019220F" w:rsidRPr="00E21DDA">
        <w:rPr>
          <w:lang w:val="es-ES"/>
        </w:rPr>
        <w:t>desde el punto de vista social</w:t>
      </w:r>
      <w:r w:rsidR="00425D27" w:rsidRPr="00E21DDA">
        <w:rPr>
          <w:lang w:val="es-ES"/>
        </w:rPr>
        <w:t>.</w:t>
      </w:r>
      <w:r w:rsidR="00FF64F4" w:rsidRPr="00E21DDA">
        <w:rPr>
          <w:lang w:val="es-ES"/>
        </w:rPr>
        <w:t xml:space="preserve"> </w:t>
      </w:r>
      <w:r w:rsidR="00B513A4" w:rsidRPr="00E21DDA">
        <w:rPr>
          <w:lang w:val="es-ES"/>
        </w:rPr>
        <w:t xml:space="preserve">Una vez adquirida esta posición, la empresa puede tornarse ineficiente si no existen otros agentes en el mercado que puedan disputar esta posición. </w:t>
      </w:r>
      <w:r w:rsidR="00FF64F4" w:rsidRPr="00E21DDA">
        <w:rPr>
          <w:lang w:val="es-ES"/>
        </w:rPr>
        <w:t xml:space="preserve">Para obtener esta posición dominante un oferente </w:t>
      </w:r>
      <w:r w:rsidR="00F3004C" w:rsidRPr="00E21DDA">
        <w:rPr>
          <w:lang w:val="es-ES"/>
        </w:rPr>
        <w:t xml:space="preserve">puede </w:t>
      </w:r>
      <w:r w:rsidR="00FF64F4" w:rsidRPr="00E21DDA">
        <w:rPr>
          <w:lang w:val="es-ES"/>
        </w:rPr>
        <w:t xml:space="preserve">estar dispuesto a pagar un </w:t>
      </w:r>
      <w:r w:rsidR="00F05E33" w:rsidRPr="00E21DDA">
        <w:rPr>
          <w:lang w:val="es-ES"/>
        </w:rPr>
        <w:t>alto monto</w:t>
      </w:r>
      <w:r w:rsidR="00D33CF0" w:rsidRPr="00E21DDA">
        <w:rPr>
          <w:lang w:val="es-ES"/>
        </w:rPr>
        <w:t xml:space="preserve"> </w:t>
      </w:r>
      <w:r w:rsidR="00FF64F4" w:rsidRPr="00E21DDA">
        <w:rPr>
          <w:lang w:val="es-ES"/>
        </w:rPr>
        <w:t>en la subasta</w:t>
      </w:r>
      <w:r w:rsidR="00AB7C17" w:rsidRPr="00E21DDA">
        <w:rPr>
          <w:lang w:val="es-ES"/>
        </w:rPr>
        <w:t xml:space="preserve"> (Marszalec</w:t>
      </w:r>
      <w:r w:rsidR="00214436" w:rsidRPr="00E21DDA">
        <w:rPr>
          <w:lang w:val="es-ES"/>
        </w:rPr>
        <w:t>,</w:t>
      </w:r>
      <w:r w:rsidR="00AB7C17" w:rsidRPr="00E21DDA">
        <w:rPr>
          <w:lang w:val="es-ES"/>
        </w:rPr>
        <w:t xml:space="preserve"> 2018)</w:t>
      </w:r>
      <w:r w:rsidR="0019220F" w:rsidRPr="00E21DDA">
        <w:rPr>
          <w:lang w:val="es-ES"/>
        </w:rPr>
        <w:t xml:space="preserve">, </w:t>
      </w:r>
      <w:r w:rsidR="000E3528" w:rsidRPr="00E21DDA">
        <w:rPr>
          <w:lang w:val="es-ES"/>
        </w:rPr>
        <w:t>revelando su</w:t>
      </w:r>
      <w:r w:rsidR="0019220F" w:rsidRPr="00E21DDA">
        <w:rPr>
          <w:lang w:val="es-ES"/>
        </w:rPr>
        <w:t xml:space="preserve"> valoración </w:t>
      </w:r>
      <w:r w:rsidR="00D05FA9" w:rsidRPr="00E21DDA">
        <w:rPr>
          <w:lang w:val="es-ES"/>
        </w:rPr>
        <w:t>por la posición dominante.</w:t>
      </w:r>
    </w:p>
    <w:p w14:paraId="44DB89FF" w14:textId="3A793DDF" w:rsidR="00D416A8" w:rsidRPr="00E21DDA" w:rsidRDefault="00F05E33" w:rsidP="008A69CE">
      <w:pPr>
        <w:jc w:val="both"/>
        <w:rPr>
          <w:lang w:val="es-ES"/>
        </w:rPr>
      </w:pPr>
      <w:r w:rsidRPr="00E21DDA">
        <w:rPr>
          <w:lang w:val="es-ES"/>
        </w:rPr>
        <w:t xml:space="preserve">Cuando la autoridad se plantea </w:t>
      </w:r>
      <w:r w:rsidR="00DD59B7" w:rsidRPr="00E21DDA">
        <w:rPr>
          <w:lang w:val="es-ES"/>
        </w:rPr>
        <w:t>como</w:t>
      </w:r>
      <w:r w:rsidRPr="00E21DDA">
        <w:rPr>
          <w:lang w:val="es-ES"/>
        </w:rPr>
        <w:t xml:space="preserve"> objetivo</w:t>
      </w:r>
      <w:r w:rsidR="00DD59B7" w:rsidRPr="00E21DDA">
        <w:rPr>
          <w:lang w:val="es-ES"/>
        </w:rPr>
        <w:t xml:space="preserve"> </w:t>
      </w:r>
      <w:r w:rsidR="00310096" w:rsidRPr="00E21DDA">
        <w:rPr>
          <w:lang w:val="es-ES"/>
        </w:rPr>
        <w:t>evitar la concentración</w:t>
      </w:r>
      <w:r w:rsidR="00F33B2E" w:rsidRPr="00E21DDA">
        <w:rPr>
          <w:lang w:val="es-ES"/>
        </w:rPr>
        <w:t xml:space="preserve"> de los derechos de pesca en unas pocas manos</w:t>
      </w:r>
      <w:r w:rsidRPr="00E21DDA">
        <w:rPr>
          <w:lang w:val="es-ES"/>
        </w:rPr>
        <w:t>,</w:t>
      </w:r>
      <w:r w:rsidR="00BC5566" w:rsidRPr="00E21DDA">
        <w:rPr>
          <w:lang w:val="es-ES"/>
        </w:rPr>
        <w:t xml:space="preserve"> puede prevenir est</w:t>
      </w:r>
      <w:r w:rsidR="00EE1A3D" w:rsidRPr="00E21DDA">
        <w:rPr>
          <w:lang w:val="es-ES"/>
        </w:rPr>
        <w:t>e</w:t>
      </w:r>
      <w:r w:rsidR="00BC5566" w:rsidRPr="00E21DDA">
        <w:rPr>
          <w:lang w:val="es-ES"/>
        </w:rPr>
        <w:t xml:space="preserve"> escenario </w:t>
      </w:r>
      <w:r w:rsidR="00077427" w:rsidRPr="00E21DDA">
        <w:rPr>
          <w:lang w:val="es-ES"/>
        </w:rPr>
        <w:t>reservando</w:t>
      </w:r>
      <w:r w:rsidR="00BC5566" w:rsidRPr="00E21DDA">
        <w:rPr>
          <w:lang w:val="es-ES"/>
        </w:rPr>
        <w:t xml:space="preserve"> parte del</w:t>
      </w:r>
      <w:r w:rsidR="00D416A8" w:rsidRPr="00E21DDA">
        <w:rPr>
          <w:lang w:val="es-ES"/>
        </w:rPr>
        <w:t xml:space="preserve"> </w:t>
      </w:r>
      <w:r w:rsidR="00BC5566" w:rsidRPr="00E21DDA">
        <w:rPr>
          <w:lang w:val="es-ES"/>
        </w:rPr>
        <w:t>bien subastado</w:t>
      </w:r>
      <w:r w:rsidR="00D416A8" w:rsidRPr="00E21DDA">
        <w:rPr>
          <w:lang w:val="es-ES"/>
        </w:rPr>
        <w:t xml:space="preserve"> para fomentar la entrada de nuevos actores</w:t>
      </w:r>
      <w:r w:rsidR="00BC5566" w:rsidRPr="00E21DDA">
        <w:rPr>
          <w:lang w:val="es-ES"/>
        </w:rPr>
        <w:t xml:space="preserve">. </w:t>
      </w:r>
      <w:r w:rsidR="00D416A8" w:rsidRPr="00E21DDA">
        <w:rPr>
          <w:lang w:val="es-ES"/>
        </w:rPr>
        <w:t>Acciones similares pueden aplicarse si se está interesado en asegurar la participación de las empresas de menor tamaño.</w:t>
      </w:r>
    </w:p>
    <w:p w14:paraId="06E4B2E2" w14:textId="37B2FBC8" w:rsidR="005016B9" w:rsidRPr="00E21DDA" w:rsidRDefault="00077427">
      <w:pPr>
        <w:spacing w:after="0"/>
        <w:jc w:val="both"/>
        <w:rPr>
          <w:lang w:val="es-ES"/>
        </w:rPr>
      </w:pPr>
      <w:r w:rsidRPr="00E21DDA">
        <w:rPr>
          <w:lang w:val="es-ES"/>
        </w:rPr>
        <w:t>Es</w:t>
      </w:r>
      <w:r w:rsidR="00D416A8" w:rsidRPr="00E21DDA">
        <w:rPr>
          <w:lang w:val="es-ES"/>
        </w:rPr>
        <w:t xml:space="preserve"> importante </w:t>
      </w:r>
      <w:r w:rsidRPr="00E21DDA">
        <w:rPr>
          <w:lang w:val="es-ES"/>
        </w:rPr>
        <w:t xml:space="preserve">también </w:t>
      </w:r>
      <w:r w:rsidR="0069555B" w:rsidRPr="00E21DDA">
        <w:rPr>
          <w:lang w:val="es-ES"/>
        </w:rPr>
        <w:t>asegurar un mercado secundario de transacción de permisos que funcione eficientemente</w:t>
      </w:r>
      <w:r w:rsidR="00D416A8" w:rsidRPr="00E21DDA">
        <w:rPr>
          <w:lang w:val="es-ES"/>
        </w:rPr>
        <w:t xml:space="preserve">, ya que en caso contrario puede ser usado para que los oferentes dominantes eludan los límites individuales de la </w:t>
      </w:r>
      <w:r w:rsidR="00D416A8" w:rsidRPr="00E21DDA">
        <w:rPr>
          <w:lang w:val="es-ES"/>
        </w:rPr>
        <w:lastRenderedPageBreak/>
        <w:t>subasta en el mercado primario.</w:t>
      </w:r>
      <w:r w:rsidR="005B4F4E" w:rsidRPr="00E21DDA">
        <w:rPr>
          <w:lang w:val="es-ES"/>
        </w:rPr>
        <w:t xml:space="preserve"> </w:t>
      </w:r>
      <w:r w:rsidR="00111709" w:rsidRPr="00E21DDA">
        <w:rPr>
          <w:lang w:val="es-ES"/>
        </w:rPr>
        <w:t xml:space="preserve">Para ello es necesario </w:t>
      </w:r>
      <w:r w:rsidR="00FD3694" w:rsidRPr="00E21DDA">
        <w:rPr>
          <w:lang w:val="es-ES"/>
        </w:rPr>
        <w:t xml:space="preserve">distinguir </w:t>
      </w:r>
      <w:r w:rsidR="00111709" w:rsidRPr="00E21DDA">
        <w:rPr>
          <w:lang w:val="es-ES"/>
        </w:rPr>
        <w:t>dos aspectos</w:t>
      </w:r>
      <w:r w:rsidR="00E6711A" w:rsidRPr="00E21DDA">
        <w:rPr>
          <w:lang w:val="es-ES"/>
        </w:rPr>
        <w:t xml:space="preserve">. </w:t>
      </w:r>
      <w:r w:rsidR="00111709" w:rsidRPr="00E21DDA">
        <w:rPr>
          <w:lang w:val="es-ES"/>
        </w:rPr>
        <w:t xml:space="preserve">En primer lugar, </w:t>
      </w:r>
      <w:r w:rsidR="00DE0470" w:rsidRPr="00E21DDA">
        <w:rPr>
          <w:lang w:val="es-ES"/>
        </w:rPr>
        <w:t xml:space="preserve">aunque </w:t>
      </w:r>
      <w:r w:rsidR="00DA2440" w:rsidRPr="00E21DDA">
        <w:rPr>
          <w:lang w:val="es-ES"/>
        </w:rPr>
        <w:t>la autoridad</w:t>
      </w:r>
      <w:r w:rsidR="00E6711A" w:rsidRPr="00E21DDA">
        <w:rPr>
          <w:lang w:val="es-ES"/>
        </w:rPr>
        <w:t xml:space="preserve"> </w:t>
      </w:r>
      <w:r w:rsidR="00DE0470" w:rsidRPr="00E21DDA">
        <w:rPr>
          <w:lang w:val="es-ES"/>
        </w:rPr>
        <w:t xml:space="preserve">imponga </w:t>
      </w:r>
      <w:r w:rsidR="00E6711A" w:rsidRPr="00E21DDA">
        <w:rPr>
          <w:lang w:val="es-ES"/>
        </w:rPr>
        <w:t xml:space="preserve">restricciones al porcentaje de permisos </w:t>
      </w:r>
      <w:r w:rsidR="0050576E" w:rsidRPr="00E21DDA">
        <w:rPr>
          <w:lang w:val="es-ES"/>
        </w:rPr>
        <w:t xml:space="preserve">o proporción de la cuota que </w:t>
      </w:r>
      <w:r w:rsidR="00DC1CEB" w:rsidRPr="00E21DDA">
        <w:rPr>
          <w:lang w:val="es-ES"/>
        </w:rPr>
        <w:t>consigue</w:t>
      </w:r>
      <w:r w:rsidR="0050576E" w:rsidRPr="00E21DDA">
        <w:rPr>
          <w:lang w:val="es-ES"/>
        </w:rPr>
        <w:t xml:space="preserve"> un </w:t>
      </w:r>
      <w:r w:rsidR="00E6711A" w:rsidRPr="00E21DDA">
        <w:rPr>
          <w:lang w:val="es-ES"/>
        </w:rPr>
        <w:t xml:space="preserve">mismo actor </w:t>
      </w:r>
      <w:r w:rsidR="00FD3694" w:rsidRPr="00E21DDA">
        <w:rPr>
          <w:lang w:val="es-ES"/>
        </w:rPr>
        <w:t>(</w:t>
      </w:r>
      <w:r w:rsidR="00E6711A" w:rsidRPr="00E21DDA">
        <w:rPr>
          <w:lang w:val="es-ES"/>
        </w:rPr>
        <w:t>y relacionados</w:t>
      </w:r>
      <w:r w:rsidR="00FD3694" w:rsidRPr="00E21DDA">
        <w:rPr>
          <w:lang w:val="es-ES"/>
        </w:rPr>
        <w:t>)</w:t>
      </w:r>
      <w:r w:rsidR="00E6711A" w:rsidRPr="00E21DDA">
        <w:rPr>
          <w:lang w:val="es-ES"/>
        </w:rPr>
        <w:t xml:space="preserve"> en el mercado primario</w:t>
      </w:r>
      <w:r w:rsidR="00F83345" w:rsidRPr="00E21DDA">
        <w:rPr>
          <w:lang w:val="es-ES"/>
        </w:rPr>
        <w:t xml:space="preserve"> de subastas</w:t>
      </w:r>
      <w:r w:rsidR="00E6711A" w:rsidRPr="00E21DDA">
        <w:rPr>
          <w:lang w:val="es-ES"/>
        </w:rPr>
        <w:t>,</w:t>
      </w:r>
      <w:r w:rsidR="00DA2440" w:rsidRPr="00E21DDA">
        <w:rPr>
          <w:lang w:val="es-ES"/>
        </w:rPr>
        <w:t xml:space="preserve"> </w:t>
      </w:r>
      <w:r w:rsidR="007D7D72" w:rsidRPr="00E21DDA">
        <w:rPr>
          <w:lang w:val="es-ES"/>
        </w:rPr>
        <w:t xml:space="preserve">siempre existirá la posibilidad de que pueda adquirir </w:t>
      </w:r>
      <w:r w:rsidR="0050576E" w:rsidRPr="00E21DDA">
        <w:rPr>
          <w:lang w:val="es-ES"/>
        </w:rPr>
        <w:t>un número relevante de permisos</w:t>
      </w:r>
      <w:r w:rsidR="00E6711A" w:rsidRPr="00E21DDA">
        <w:rPr>
          <w:lang w:val="es-ES"/>
        </w:rPr>
        <w:t xml:space="preserve"> en el mercado secundario </w:t>
      </w:r>
      <w:r w:rsidR="007D7D72" w:rsidRPr="00E21DDA">
        <w:rPr>
          <w:lang w:val="es-ES"/>
        </w:rPr>
        <w:t xml:space="preserve">que </w:t>
      </w:r>
      <w:r w:rsidR="00DC1CEB" w:rsidRPr="00E21DDA">
        <w:rPr>
          <w:lang w:val="es-ES"/>
        </w:rPr>
        <w:t>le otorgará</w:t>
      </w:r>
      <w:r w:rsidR="00DA2440" w:rsidRPr="00E21DDA">
        <w:rPr>
          <w:lang w:val="es-ES"/>
        </w:rPr>
        <w:t xml:space="preserve"> de todas formas</w:t>
      </w:r>
      <w:r w:rsidR="00DC1CEB" w:rsidRPr="00E21DDA">
        <w:rPr>
          <w:lang w:val="es-ES"/>
        </w:rPr>
        <w:t xml:space="preserve"> </w:t>
      </w:r>
      <w:r w:rsidR="00E6711A" w:rsidRPr="00E21DDA">
        <w:rPr>
          <w:lang w:val="es-ES"/>
        </w:rPr>
        <w:t xml:space="preserve">una posición dominante. En segundo lugar, </w:t>
      </w:r>
      <w:r w:rsidR="005016B9" w:rsidRPr="00E21DDA">
        <w:rPr>
          <w:lang w:val="es-ES"/>
        </w:rPr>
        <w:t>esta adquisición de</w:t>
      </w:r>
      <w:r w:rsidR="00A5770A" w:rsidRPr="00E21DDA">
        <w:rPr>
          <w:lang w:val="es-ES"/>
        </w:rPr>
        <w:t xml:space="preserve"> permisos en el mercado secundario</w:t>
      </w:r>
      <w:r w:rsidR="00111709" w:rsidRPr="00E21DDA">
        <w:rPr>
          <w:lang w:val="es-ES"/>
        </w:rPr>
        <w:t xml:space="preserve"> </w:t>
      </w:r>
      <w:r w:rsidR="005016B9" w:rsidRPr="00E21DDA">
        <w:rPr>
          <w:lang w:val="es-ES"/>
        </w:rPr>
        <w:t xml:space="preserve">generará </w:t>
      </w:r>
      <w:r w:rsidR="00452A58" w:rsidRPr="00E21DDA">
        <w:rPr>
          <w:lang w:val="es-ES"/>
        </w:rPr>
        <w:t>efectos redistributivos</w:t>
      </w:r>
      <w:r w:rsidR="00111709" w:rsidRPr="00E21DDA">
        <w:rPr>
          <w:lang w:val="es-ES"/>
        </w:rPr>
        <w:t xml:space="preserve"> </w:t>
      </w:r>
      <w:r w:rsidR="008F2B89" w:rsidRPr="00E21DDA">
        <w:rPr>
          <w:lang w:val="es-ES"/>
        </w:rPr>
        <w:t>de</w:t>
      </w:r>
      <w:r w:rsidR="005016B9" w:rsidRPr="00E21DDA">
        <w:rPr>
          <w:lang w:val="es-ES"/>
        </w:rPr>
        <w:t xml:space="preserve"> riqueza </w:t>
      </w:r>
      <w:r w:rsidR="00111709" w:rsidRPr="00E21DDA">
        <w:rPr>
          <w:lang w:val="es-ES"/>
        </w:rPr>
        <w:t>a través del precio pagado</w:t>
      </w:r>
      <w:r w:rsidR="00DC1CEB" w:rsidRPr="00E21DDA">
        <w:rPr>
          <w:lang w:val="es-ES"/>
        </w:rPr>
        <w:t xml:space="preserve"> en la transacción</w:t>
      </w:r>
      <w:r w:rsidR="00111709" w:rsidRPr="00E21DDA">
        <w:rPr>
          <w:lang w:val="es-ES"/>
        </w:rPr>
        <w:t xml:space="preserve">, </w:t>
      </w:r>
      <w:r w:rsidR="000A5778" w:rsidRPr="00E21DDA">
        <w:rPr>
          <w:lang w:val="es-ES"/>
        </w:rPr>
        <w:t xml:space="preserve">el cual se espera </w:t>
      </w:r>
      <w:r w:rsidR="005638FF" w:rsidRPr="00E21DDA">
        <w:rPr>
          <w:lang w:val="es-ES"/>
        </w:rPr>
        <w:t xml:space="preserve">que </w:t>
      </w:r>
      <w:r w:rsidR="000A5778" w:rsidRPr="00E21DDA">
        <w:rPr>
          <w:lang w:val="es-ES"/>
        </w:rPr>
        <w:t>sea mayor</w:t>
      </w:r>
      <w:r w:rsidR="00111709" w:rsidRPr="00E21DDA">
        <w:rPr>
          <w:lang w:val="es-ES"/>
        </w:rPr>
        <w:t xml:space="preserve"> </w:t>
      </w:r>
      <w:r w:rsidR="00310096" w:rsidRPr="00E21DDA">
        <w:rPr>
          <w:lang w:val="es-ES"/>
        </w:rPr>
        <w:t xml:space="preserve">al </w:t>
      </w:r>
      <w:r w:rsidR="00111709" w:rsidRPr="00E21DDA">
        <w:rPr>
          <w:lang w:val="es-ES"/>
        </w:rPr>
        <w:t xml:space="preserve">precio de adjudicación en el mercado primario. </w:t>
      </w:r>
      <w:r w:rsidR="005016B9" w:rsidRPr="00E21DDA">
        <w:rPr>
          <w:lang w:val="es-ES"/>
        </w:rPr>
        <w:t xml:space="preserve">De esta manera, </w:t>
      </w:r>
      <w:r w:rsidR="006D3928" w:rsidRPr="00E21DDA">
        <w:rPr>
          <w:lang w:val="es-ES"/>
        </w:rPr>
        <w:t>la autoridad</w:t>
      </w:r>
      <w:r w:rsidR="005016B9" w:rsidRPr="00E21DDA">
        <w:rPr>
          <w:lang w:val="es-ES"/>
        </w:rPr>
        <w:t xml:space="preserve"> deberá procurar que los precios del mercado secundario sean competitivos</w:t>
      </w:r>
      <w:r w:rsidR="00310096" w:rsidRPr="00E21DDA">
        <w:rPr>
          <w:lang w:val="es-ES"/>
        </w:rPr>
        <w:t xml:space="preserve"> para que la redistribución ocurra</w:t>
      </w:r>
      <w:r w:rsidR="005016B9" w:rsidRPr="00E21DDA">
        <w:rPr>
          <w:lang w:val="es-ES"/>
        </w:rPr>
        <w:t xml:space="preserve"> y, al mismo tiempo, evaluar si estos efectos </w:t>
      </w:r>
      <w:r w:rsidR="000A5778" w:rsidRPr="00E21DDA">
        <w:rPr>
          <w:lang w:val="es-ES"/>
        </w:rPr>
        <w:t xml:space="preserve">son más deseables </w:t>
      </w:r>
      <w:r w:rsidR="006D3928" w:rsidRPr="00E21DDA">
        <w:rPr>
          <w:lang w:val="es-ES"/>
        </w:rPr>
        <w:t>que evitar</w:t>
      </w:r>
      <w:r w:rsidR="007D7D72" w:rsidRPr="00E21DDA">
        <w:rPr>
          <w:lang w:val="es-ES"/>
        </w:rPr>
        <w:t xml:space="preserve"> que un solo actor concentre </w:t>
      </w:r>
      <w:r w:rsidR="00DE09FA" w:rsidRPr="00E21DDA">
        <w:rPr>
          <w:lang w:val="es-ES"/>
        </w:rPr>
        <w:t>una fracción importante de</w:t>
      </w:r>
      <w:r w:rsidR="007D7D72" w:rsidRPr="00E21DDA">
        <w:rPr>
          <w:lang w:val="es-ES"/>
        </w:rPr>
        <w:t xml:space="preserve"> la cuota</w:t>
      </w:r>
      <w:r w:rsidR="005016B9" w:rsidRPr="00E21DDA">
        <w:rPr>
          <w:lang w:val="es-ES"/>
        </w:rPr>
        <w:t>.</w:t>
      </w:r>
    </w:p>
    <w:p w14:paraId="5D54D251" w14:textId="77777777" w:rsidR="00FD3694" w:rsidRPr="00E21DDA" w:rsidRDefault="00FD3694">
      <w:pPr>
        <w:spacing w:after="0"/>
        <w:jc w:val="both"/>
        <w:rPr>
          <w:lang w:val="es-ES"/>
        </w:rPr>
      </w:pPr>
    </w:p>
    <w:p w14:paraId="0D46B041" w14:textId="1A3984C1" w:rsidR="00CC4300" w:rsidRPr="00E21DDA" w:rsidRDefault="00CC4300" w:rsidP="00B513A4">
      <w:pPr>
        <w:pStyle w:val="ListParagraph"/>
        <w:numPr>
          <w:ilvl w:val="2"/>
          <w:numId w:val="46"/>
        </w:numPr>
        <w:spacing w:after="0"/>
        <w:jc w:val="both"/>
        <w:rPr>
          <w:b/>
          <w:bCs/>
          <w:lang w:val="es-ES"/>
        </w:rPr>
      </w:pPr>
      <w:r w:rsidRPr="00E21DDA">
        <w:rPr>
          <w:b/>
          <w:bCs/>
          <w:lang w:val="es-ES"/>
        </w:rPr>
        <w:t>Equidad en la asignación.</w:t>
      </w:r>
    </w:p>
    <w:p w14:paraId="2BA68E45" w14:textId="25B3D707" w:rsidR="00CC4300" w:rsidRPr="00E21DDA" w:rsidRDefault="00CC4300" w:rsidP="00CC4300">
      <w:pPr>
        <w:spacing w:after="0"/>
        <w:jc w:val="both"/>
        <w:rPr>
          <w:lang w:val="es-ES"/>
        </w:rPr>
      </w:pPr>
    </w:p>
    <w:p w14:paraId="7F4CEC40" w14:textId="0B465987" w:rsidR="00CC4300" w:rsidRPr="00E21DDA" w:rsidRDefault="00CC4300" w:rsidP="00CC4300">
      <w:pPr>
        <w:spacing w:after="0"/>
        <w:jc w:val="both"/>
        <w:rPr>
          <w:lang w:val="es-ES"/>
        </w:rPr>
      </w:pPr>
      <w:r w:rsidRPr="00E21DDA">
        <w:rPr>
          <w:lang w:val="es-ES"/>
        </w:rPr>
        <w:t>La asignación de las cuotas a través de subastas puede ser vista como una asignación justa, donde el oferente que está dispuesto a ofrecer más por una partida se queda con el derecho a extraerla. Si bien esto tiene consideraciones de eficiencia, como se discutió anteriormente, también tiene elementos de justicia en la asignación, tanto porque se obtiene el mayor rendimiento para el Estado (que administra los activos de todos los chilenos), como porque no determina en forma previa y arbitraria quien se debe quedar con el derecho a extraer el recurso pesquero</w:t>
      </w:r>
      <w:r w:rsidR="000736AD" w:rsidRPr="00E21DDA">
        <w:rPr>
          <w:lang w:val="es-ES"/>
        </w:rPr>
        <w:t xml:space="preserve"> (Lynham, 2013)</w:t>
      </w:r>
      <w:r w:rsidRPr="00E21DDA">
        <w:rPr>
          <w:lang w:val="es-ES"/>
        </w:rPr>
        <w:t>.</w:t>
      </w:r>
    </w:p>
    <w:p w14:paraId="24E556ED" w14:textId="0D44957F" w:rsidR="001A0BBC" w:rsidRPr="00E21DDA" w:rsidRDefault="001A0BBC" w:rsidP="00CC4300">
      <w:pPr>
        <w:spacing w:after="0"/>
        <w:jc w:val="both"/>
        <w:rPr>
          <w:lang w:val="es-ES"/>
        </w:rPr>
      </w:pPr>
    </w:p>
    <w:p w14:paraId="1B27E2FC" w14:textId="4CEB5B00" w:rsidR="001A0BBC" w:rsidRPr="00E21DDA" w:rsidRDefault="001A0BBC" w:rsidP="001A0BBC">
      <w:pPr>
        <w:pStyle w:val="ListParagraph"/>
        <w:numPr>
          <w:ilvl w:val="2"/>
          <w:numId w:val="46"/>
        </w:numPr>
        <w:spacing w:after="0"/>
        <w:jc w:val="both"/>
        <w:rPr>
          <w:b/>
          <w:lang w:val="es-ES"/>
        </w:rPr>
      </w:pPr>
      <w:r w:rsidRPr="00E21DDA">
        <w:rPr>
          <w:b/>
          <w:lang w:val="es-ES"/>
        </w:rPr>
        <w:t>Otros objetivos.</w:t>
      </w:r>
    </w:p>
    <w:p w14:paraId="7C0EFA25" w14:textId="77777777" w:rsidR="001A0BBC" w:rsidRPr="00E21DDA" w:rsidRDefault="001A0BBC" w:rsidP="001A0BBC">
      <w:pPr>
        <w:spacing w:after="0"/>
        <w:jc w:val="both"/>
        <w:rPr>
          <w:lang w:val="es-ES"/>
        </w:rPr>
      </w:pPr>
    </w:p>
    <w:p w14:paraId="450D00F6" w14:textId="0B0A168F" w:rsidR="00B513A4" w:rsidRDefault="00F3004C" w:rsidP="00CC4300">
      <w:pPr>
        <w:spacing w:after="0"/>
        <w:jc w:val="both"/>
        <w:rPr>
          <w:lang w:val="es-ES"/>
        </w:rPr>
      </w:pPr>
      <w:r w:rsidRPr="00E21DDA">
        <w:rPr>
          <w:lang w:val="es-ES"/>
        </w:rPr>
        <w:t xml:space="preserve">La subasta permite introducir otros objetivos relacionados con la regulación del sector. Por ejemplo, </w:t>
      </w:r>
      <w:r w:rsidR="001A0BBC" w:rsidRPr="00E21DDA">
        <w:rPr>
          <w:lang w:val="es-ES"/>
        </w:rPr>
        <w:t xml:space="preserve">diseños </w:t>
      </w:r>
      <w:r w:rsidRPr="00E21DDA">
        <w:rPr>
          <w:lang w:val="es-ES"/>
        </w:rPr>
        <w:t xml:space="preserve">particulares </w:t>
      </w:r>
      <w:r w:rsidR="001A0BBC" w:rsidRPr="00E21DDA">
        <w:rPr>
          <w:lang w:val="es-ES"/>
        </w:rPr>
        <w:t>de subasta en el ámbito pesquero podrían buscar que parte de la cuota este sujeta a otras obligaciones, tales como uso de</w:t>
      </w:r>
      <w:r w:rsidRPr="00E21DDA">
        <w:rPr>
          <w:lang w:val="es-ES"/>
        </w:rPr>
        <w:t xml:space="preserve"> parte de</w:t>
      </w:r>
      <w:r w:rsidR="001A0BBC" w:rsidRPr="00E21DDA">
        <w:rPr>
          <w:lang w:val="es-ES"/>
        </w:rPr>
        <w:t xml:space="preserve"> la cuota para consumo humano u otros, y permitir que la subasta identifique a las empresas que estarían dispuestas a pagar una prima por permisos que no requieren tal cumplimiento. En este sentido, la autoridad es libre de decidir los objetivos que desea lograr y dejar que la subasta asigne el cargo por cumplimiento a aquellos que les resulte más costoso ajustarse (Marszalec, 2018).</w:t>
      </w:r>
    </w:p>
    <w:p w14:paraId="1D101EAE" w14:textId="0E75AB91" w:rsidR="00CC2F0C" w:rsidRDefault="00CC2F0C" w:rsidP="00CC4300">
      <w:pPr>
        <w:spacing w:after="0"/>
        <w:jc w:val="both"/>
        <w:rPr>
          <w:lang w:val="es-ES"/>
        </w:rPr>
      </w:pPr>
    </w:p>
    <w:p w14:paraId="53438F8C" w14:textId="4C6467BB" w:rsidR="00CC2F0C" w:rsidRPr="009B15FA" w:rsidRDefault="00CC2F0C" w:rsidP="004C4A9A">
      <w:pPr>
        <w:pStyle w:val="ListParagraph"/>
        <w:numPr>
          <w:ilvl w:val="2"/>
          <w:numId w:val="46"/>
        </w:numPr>
        <w:spacing w:after="0"/>
        <w:jc w:val="both"/>
        <w:rPr>
          <w:b/>
          <w:bCs/>
          <w:lang w:val="es-ES"/>
        </w:rPr>
      </w:pPr>
      <w:r w:rsidRPr="009B15FA">
        <w:rPr>
          <w:b/>
          <w:bCs/>
          <w:lang w:val="es-ES"/>
        </w:rPr>
        <w:t>Conflictos entre objetivos</w:t>
      </w:r>
    </w:p>
    <w:p w14:paraId="236298A3" w14:textId="65CE93B8" w:rsidR="001A0BBC" w:rsidRDefault="001A0BBC" w:rsidP="00CC4300">
      <w:pPr>
        <w:spacing w:after="0"/>
        <w:jc w:val="both"/>
        <w:rPr>
          <w:lang w:val="es-ES"/>
        </w:rPr>
      </w:pPr>
    </w:p>
    <w:p w14:paraId="4105D40F" w14:textId="59437D3E" w:rsidR="00A3434B" w:rsidRDefault="00A3434B" w:rsidP="00CC4300">
      <w:pPr>
        <w:spacing w:after="0"/>
        <w:jc w:val="both"/>
        <w:rPr>
          <w:lang w:val="es-ES"/>
        </w:rPr>
      </w:pPr>
      <w:r>
        <w:rPr>
          <w:lang w:val="es-ES"/>
        </w:rPr>
        <w:t xml:space="preserve">Si bien se le pueden asignar distintos objetivos a las subastas, es recomendable definir expresamente cuál es, o son, los objetivos principales. Ello porque en muchas ocasiones todos los objetivos que se pueden pretender lograr no son alcanzables en forma simultánea con un solo instrumento, como es la subasta. En muchas ocasiones existen conflictos entre </w:t>
      </w:r>
      <w:r w:rsidR="006E1FF2">
        <w:rPr>
          <w:lang w:val="es-ES"/>
        </w:rPr>
        <w:t xml:space="preserve">distintos </w:t>
      </w:r>
      <w:r>
        <w:rPr>
          <w:lang w:val="es-ES"/>
        </w:rPr>
        <w:t xml:space="preserve">objetivos para determinados rangos de valores que </w:t>
      </w:r>
      <w:r w:rsidR="006E1FF2">
        <w:rPr>
          <w:lang w:val="es-ES"/>
        </w:rPr>
        <w:t xml:space="preserve">los primeros </w:t>
      </w:r>
      <w:r>
        <w:rPr>
          <w:lang w:val="es-ES"/>
        </w:rPr>
        <w:t>pued</w:t>
      </w:r>
      <w:r w:rsidR="006E1FF2">
        <w:rPr>
          <w:lang w:val="es-ES"/>
        </w:rPr>
        <w:t>e</w:t>
      </w:r>
      <w:r>
        <w:rPr>
          <w:lang w:val="es-ES"/>
        </w:rPr>
        <w:t>n adoptar. No es el lugar para ahondar en esta discusión de diseño de políticas, pero para aclarar el argumento entregamos algunos ejemplos</w:t>
      </w:r>
      <w:r w:rsidR="006E1FF2">
        <w:rPr>
          <w:lang w:val="es-ES"/>
        </w:rPr>
        <w:t>, en forma no exhaustiva</w:t>
      </w:r>
      <w:r>
        <w:rPr>
          <w:lang w:val="es-ES"/>
        </w:rPr>
        <w:t xml:space="preserve">. El objetivo de maximizar los ingresos puede </w:t>
      </w:r>
      <w:r w:rsidR="006E1FF2">
        <w:rPr>
          <w:lang w:val="es-ES"/>
        </w:rPr>
        <w:t xml:space="preserve">ser contradictorio con el objetivo de eficiencia en la medida que los actores que son más eficientes, no necesariamente tienen la mayor capacidad de pago. Entonces, en la medida que se diseña una subasta que extraiga el máximo ingreso posible de los oferentes, </w:t>
      </w:r>
      <w:commentRangeStart w:id="8"/>
      <w:r w:rsidR="006E1FF2">
        <w:rPr>
          <w:lang w:val="es-ES"/>
        </w:rPr>
        <w:t>se podría no lograr la asignación de derechos de pesca más eficientes</w:t>
      </w:r>
      <w:commentRangeEnd w:id="8"/>
      <w:r w:rsidR="00BA08A6">
        <w:rPr>
          <w:rStyle w:val="CommentReference"/>
        </w:rPr>
        <w:commentReference w:id="8"/>
      </w:r>
      <w:r w:rsidR="006E1FF2">
        <w:rPr>
          <w:lang w:val="es-ES"/>
        </w:rPr>
        <w:t xml:space="preserve">, porque las posibilidades de adquirir financiamiento para los actores más eficientes pueden estar restringidas. De igual forma, el objetivo de maximizar ingresos de la subasta, podría estar en contradicción con la entrada de nuevos actores por razones similares a las ya expresadas. También es posible pensar situaciones donde el logro de la eficiencia puede ir en contra del objetivo de </w:t>
      </w:r>
      <w:bookmarkStart w:id="9" w:name="_Hlk125888284"/>
      <w:r w:rsidR="006E1FF2">
        <w:rPr>
          <w:lang w:val="es-ES"/>
        </w:rPr>
        <w:t>p</w:t>
      </w:r>
      <w:r w:rsidR="006E1FF2" w:rsidRPr="006E1FF2">
        <w:rPr>
          <w:lang w:val="es-ES"/>
        </w:rPr>
        <w:t xml:space="preserve">revenir </w:t>
      </w:r>
      <w:r w:rsidR="006E1FF2">
        <w:rPr>
          <w:lang w:val="es-ES"/>
        </w:rPr>
        <w:t xml:space="preserve">la </w:t>
      </w:r>
      <w:r w:rsidR="006E1FF2" w:rsidRPr="006E1FF2">
        <w:rPr>
          <w:lang w:val="es-ES"/>
        </w:rPr>
        <w:t xml:space="preserve">concentración, </w:t>
      </w:r>
      <w:r w:rsidR="006E1FF2">
        <w:rPr>
          <w:lang w:val="es-ES"/>
        </w:rPr>
        <w:t xml:space="preserve">el </w:t>
      </w:r>
      <w:r w:rsidR="006E1FF2" w:rsidRPr="006E1FF2">
        <w:rPr>
          <w:lang w:val="es-ES"/>
        </w:rPr>
        <w:t xml:space="preserve">poder de mercado y fomentar </w:t>
      </w:r>
      <w:r w:rsidR="006E1FF2">
        <w:rPr>
          <w:lang w:val="es-ES"/>
        </w:rPr>
        <w:t xml:space="preserve">la </w:t>
      </w:r>
      <w:r w:rsidR="006E1FF2" w:rsidRPr="006E1FF2">
        <w:rPr>
          <w:lang w:val="es-ES"/>
        </w:rPr>
        <w:t>entrada de nuevos actores</w:t>
      </w:r>
      <w:bookmarkEnd w:id="9"/>
      <w:r w:rsidR="006E1FF2">
        <w:rPr>
          <w:lang w:val="es-ES"/>
        </w:rPr>
        <w:t xml:space="preserve">. Esta situación se puede dar cuando los agentes más eficientes son los incumbentes que han usufructuado de los </w:t>
      </w:r>
      <w:r w:rsidR="006E1FF2">
        <w:rPr>
          <w:lang w:val="es-ES"/>
        </w:rPr>
        <w:lastRenderedPageBreak/>
        <w:t xml:space="preserve">derechos de pesca por mucho tiempo y por tanto han adquirido el conocimiento y la experiencia para obtener el máximo producto de los recursos. Finalmente, el objetivo de la equidad en la asignación de derechos puede estar en conflicto con el objetivo de </w:t>
      </w:r>
      <w:r w:rsidR="006E1FF2" w:rsidRPr="006E1FF2">
        <w:rPr>
          <w:lang w:val="es-ES"/>
        </w:rPr>
        <w:t>prevenir la concentración, el poder de mercado y fomentar la entrada de nuevos actores</w:t>
      </w:r>
      <w:r w:rsidR="006E1FF2">
        <w:rPr>
          <w:lang w:val="es-ES"/>
        </w:rPr>
        <w:t xml:space="preserve">, si para favorecer la entrada de determinados actores se deben establecer criterios discriminatorios en el diseño de la subasta.  </w:t>
      </w:r>
      <w:r w:rsidR="00632E70">
        <w:rPr>
          <w:lang w:val="es-ES"/>
        </w:rPr>
        <w:t xml:space="preserve">En resumen, es importante definir cuál es el objetivo primordial de la subasta, para definir un diseño que se acorde a este objetivo. Y si bien </w:t>
      </w:r>
      <w:r w:rsidR="00632E70" w:rsidRPr="00632E70">
        <w:rPr>
          <w:lang w:val="es-ES"/>
        </w:rPr>
        <w:t>existen diseños que pueden tratar de hacer compatibles, dentro de ciertos espacios, objetivos contradictorios (maximización de un objetivo sujeto a restricciones mínimas de otro objetivo), entonces se tienen múltiples soluciones al problema de asignación. En general, rige el principio que para cada objetivo independiente se requiere al menos un instrumento independiente enfocado en el objetivo. Uno podría diseñar distintas subastas (distintos instrumentos) para alcanzar distintos objetivos. Por ello para la decisión de usar la subasta y el diseño de la misma es importante conocer cuáles son los objetivos de la autoridad (Zhan, 2008).</w:t>
      </w:r>
    </w:p>
    <w:p w14:paraId="18273A55" w14:textId="1672752C" w:rsidR="00A3434B" w:rsidRDefault="00A3434B" w:rsidP="00A3434B">
      <w:pPr>
        <w:spacing w:after="0"/>
        <w:jc w:val="both"/>
        <w:rPr>
          <w:lang w:val="es-ES"/>
        </w:rPr>
      </w:pPr>
    </w:p>
    <w:p w14:paraId="6C1DF429" w14:textId="77777777" w:rsidR="00A3434B" w:rsidRPr="00E21DDA" w:rsidRDefault="00A3434B" w:rsidP="00CC4300">
      <w:pPr>
        <w:spacing w:after="0"/>
        <w:jc w:val="both"/>
        <w:rPr>
          <w:lang w:val="es-ES"/>
        </w:rPr>
      </w:pPr>
    </w:p>
    <w:p w14:paraId="2BA33386" w14:textId="5966F001" w:rsidR="00B513A4" w:rsidRPr="00E21DDA" w:rsidRDefault="00632E70" w:rsidP="00800167">
      <w:pPr>
        <w:pStyle w:val="ListParagraph"/>
        <w:numPr>
          <w:ilvl w:val="1"/>
          <w:numId w:val="46"/>
        </w:numPr>
        <w:spacing w:after="0"/>
        <w:jc w:val="both"/>
        <w:rPr>
          <w:b/>
          <w:lang w:val="es-ES"/>
        </w:rPr>
      </w:pPr>
      <w:r>
        <w:rPr>
          <w:b/>
          <w:lang w:val="es-ES"/>
        </w:rPr>
        <w:t>Características</w:t>
      </w:r>
      <w:r w:rsidRPr="00E21DDA">
        <w:rPr>
          <w:b/>
          <w:lang w:val="es-ES"/>
        </w:rPr>
        <w:t xml:space="preserve"> </w:t>
      </w:r>
      <w:r w:rsidR="00800167" w:rsidRPr="00E21DDA">
        <w:rPr>
          <w:b/>
          <w:lang w:val="es-ES"/>
        </w:rPr>
        <w:t>de las subastas</w:t>
      </w:r>
      <w:r w:rsidR="00B513A4" w:rsidRPr="00E21DDA">
        <w:rPr>
          <w:b/>
          <w:lang w:val="es-ES"/>
        </w:rPr>
        <w:t>.</w:t>
      </w:r>
    </w:p>
    <w:p w14:paraId="01D963EB" w14:textId="18903B05" w:rsidR="00B513A4" w:rsidRPr="00E21DDA" w:rsidRDefault="00B513A4" w:rsidP="00B513A4">
      <w:pPr>
        <w:spacing w:after="0"/>
        <w:jc w:val="both"/>
        <w:rPr>
          <w:lang w:val="es-ES"/>
        </w:rPr>
      </w:pPr>
    </w:p>
    <w:p w14:paraId="4164FCD6" w14:textId="2094264A" w:rsidR="001A7ABD" w:rsidRPr="00E21DDA" w:rsidRDefault="001A7ABD" w:rsidP="007C7463">
      <w:pPr>
        <w:jc w:val="both"/>
        <w:rPr>
          <w:lang w:val="es-ES"/>
        </w:rPr>
      </w:pPr>
      <w:r w:rsidRPr="00E21DDA">
        <w:rPr>
          <w:lang w:val="es-ES"/>
        </w:rPr>
        <w:t>Existe</w:t>
      </w:r>
      <w:r w:rsidR="00186D16" w:rsidRPr="00E21DDA">
        <w:rPr>
          <w:lang w:val="es-ES"/>
        </w:rPr>
        <w:t>n variados tipos de subastas</w:t>
      </w:r>
      <w:r w:rsidR="00DE4147" w:rsidRPr="00E21DDA">
        <w:rPr>
          <w:lang w:val="es-ES"/>
        </w:rPr>
        <w:t>. Éstas generan distintos tipos de incentivos a los participantes, y su funcionamiento como mecanismo de asignación va a depender de los objetivos planteados, de las características del bien o servicio subastado, de la estructura de mercado, entre otras cosas. E</w:t>
      </w:r>
      <w:r w:rsidR="00186D16" w:rsidRPr="00E21DDA">
        <w:rPr>
          <w:lang w:val="es-ES"/>
        </w:rPr>
        <w:t>ntre las principales se encuentran</w:t>
      </w:r>
      <w:r w:rsidR="00DE4147" w:rsidRPr="00E21DDA">
        <w:rPr>
          <w:lang w:val="es-ES"/>
        </w:rPr>
        <w:t xml:space="preserve"> las siguientes</w:t>
      </w:r>
      <w:r w:rsidR="00186D16" w:rsidRPr="00E21DDA">
        <w:rPr>
          <w:lang w:val="es-ES"/>
        </w:rPr>
        <w:t>:</w:t>
      </w:r>
    </w:p>
    <w:p w14:paraId="46534B9E" w14:textId="77777777" w:rsidR="00A217B5" w:rsidRPr="00E21DDA" w:rsidRDefault="00A217B5">
      <w:pPr>
        <w:rPr>
          <w:b/>
          <w:bCs/>
          <w:lang w:val="es-ES"/>
        </w:rPr>
      </w:pPr>
      <w:r w:rsidRPr="00E21DDA">
        <w:rPr>
          <w:b/>
          <w:bCs/>
          <w:lang w:val="es-ES"/>
        </w:rPr>
        <w:br w:type="page"/>
      </w:r>
    </w:p>
    <w:p w14:paraId="4CA2B147" w14:textId="0F84B279" w:rsidR="0045319B" w:rsidRPr="009B15FA" w:rsidRDefault="0045319B" w:rsidP="004C4A9A">
      <w:pPr>
        <w:pStyle w:val="ListParagraph"/>
        <w:numPr>
          <w:ilvl w:val="2"/>
          <w:numId w:val="46"/>
        </w:numPr>
        <w:rPr>
          <w:b/>
          <w:bCs/>
          <w:lang w:val="es-ES"/>
        </w:rPr>
      </w:pPr>
      <w:r w:rsidRPr="009B15FA">
        <w:rPr>
          <w:b/>
          <w:bCs/>
          <w:lang w:val="es-ES"/>
        </w:rPr>
        <w:lastRenderedPageBreak/>
        <w:t>Subastas unitarias</w:t>
      </w:r>
    </w:p>
    <w:p w14:paraId="54F0D815" w14:textId="4CD42A48" w:rsidR="005F2BC8" w:rsidRPr="00E21DDA" w:rsidRDefault="005F2BC8" w:rsidP="00800167">
      <w:pPr>
        <w:rPr>
          <w:b/>
          <w:bCs/>
          <w:lang w:val="es-ES"/>
        </w:rPr>
      </w:pPr>
      <w:r w:rsidRPr="00E21DDA">
        <w:rPr>
          <w:b/>
          <w:bCs/>
          <w:lang w:val="es-ES"/>
        </w:rPr>
        <w:t>Tabla 1:</w:t>
      </w:r>
      <w:r w:rsidRPr="00E21DDA">
        <w:rPr>
          <w:lang w:val="es-ES"/>
        </w:rPr>
        <w:t xml:space="preserve"> Características subastas unitarias</w:t>
      </w:r>
    </w:p>
    <w:tbl>
      <w:tblPr>
        <w:tblStyle w:val="TableGrid"/>
        <w:tblW w:w="5000" w:type="pct"/>
        <w:tblLook w:val="04A0" w:firstRow="1" w:lastRow="0" w:firstColumn="1" w:lastColumn="0" w:noHBand="0" w:noVBand="1"/>
      </w:tblPr>
      <w:tblGrid>
        <w:gridCol w:w="3412"/>
        <w:gridCol w:w="3023"/>
        <w:gridCol w:w="3635"/>
      </w:tblGrid>
      <w:tr w:rsidR="00A2768A" w:rsidRPr="00E21DDA" w14:paraId="026875B8" w14:textId="77777777" w:rsidTr="008A5BB0">
        <w:tc>
          <w:tcPr>
            <w:tcW w:w="1694" w:type="pct"/>
          </w:tcPr>
          <w:p w14:paraId="5256DBDF" w14:textId="1D5F0519" w:rsidR="00A2768A" w:rsidRPr="00E21DDA" w:rsidRDefault="006253DF" w:rsidP="007C7463">
            <w:pPr>
              <w:jc w:val="both"/>
              <w:rPr>
                <w:b/>
                <w:bCs/>
                <w:lang w:val="es-ES"/>
              </w:rPr>
            </w:pPr>
            <w:r w:rsidRPr="00E21DDA">
              <w:rPr>
                <w:b/>
                <w:bCs/>
                <w:lang w:val="es-ES"/>
              </w:rPr>
              <w:t>Subasta</w:t>
            </w:r>
          </w:p>
        </w:tc>
        <w:tc>
          <w:tcPr>
            <w:tcW w:w="1501" w:type="pct"/>
          </w:tcPr>
          <w:p w14:paraId="3E22AC12" w14:textId="79C29C32" w:rsidR="00A2768A" w:rsidRPr="00E21DDA" w:rsidRDefault="006253DF" w:rsidP="007C7463">
            <w:pPr>
              <w:jc w:val="both"/>
              <w:rPr>
                <w:b/>
                <w:bCs/>
                <w:lang w:val="es-ES"/>
              </w:rPr>
            </w:pPr>
            <w:r w:rsidRPr="00E21DDA">
              <w:rPr>
                <w:b/>
                <w:bCs/>
                <w:lang w:val="es-ES"/>
              </w:rPr>
              <w:t>Tipo</w:t>
            </w:r>
          </w:p>
        </w:tc>
        <w:tc>
          <w:tcPr>
            <w:tcW w:w="1805" w:type="pct"/>
          </w:tcPr>
          <w:p w14:paraId="693DC982" w14:textId="0AA6F22C" w:rsidR="00A2768A" w:rsidRPr="00E21DDA" w:rsidRDefault="00A47144" w:rsidP="007C7463">
            <w:pPr>
              <w:jc w:val="both"/>
              <w:rPr>
                <w:b/>
                <w:bCs/>
                <w:lang w:val="es-ES"/>
              </w:rPr>
            </w:pPr>
            <w:r w:rsidRPr="00E21DDA">
              <w:rPr>
                <w:b/>
                <w:bCs/>
                <w:lang w:val="es-ES"/>
              </w:rPr>
              <w:t>Precios</w:t>
            </w:r>
          </w:p>
        </w:tc>
      </w:tr>
      <w:tr w:rsidR="00A2768A" w:rsidRPr="00E21DDA" w14:paraId="3196F7D5" w14:textId="77777777" w:rsidTr="008A5BB0">
        <w:tc>
          <w:tcPr>
            <w:tcW w:w="1694" w:type="pct"/>
            <w:vMerge w:val="restart"/>
          </w:tcPr>
          <w:p w14:paraId="7C78C01F" w14:textId="41849EB4" w:rsidR="00A2768A" w:rsidRPr="00E21DDA" w:rsidRDefault="00A2768A" w:rsidP="00B225B8">
            <w:pPr>
              <w:jc w:val="both"/>
              <w:rPr>
                <w:sz w:val="20"/>
                <w:szCs w:val="20"/>
                <w:lang w:val="es-ES"/>
              </w:rPr>
            </w:pPr>
            <w:r w:rsidRPr="00E21DDA">
              <w:rPr>
                <w:b/>
                <w:bCs/>
                <w:sz w:val="20"/>
                <w:szCs w:val="20"/>
                <w:lang w:val="es-ES"/>
              </w:rPr>
              <w:t>Subasta sobre cerrado</w:t>
            </w:r>
            <w:r w:rsidRPr="00E21DDA">
              <w:rPr>
                <w:sz w:val="20"/>
                <w:szCs w:val="20"/>
                <w:lang w:val="es-ES"/>
              </w:rPr>
              <w:t>: Los postores presentan su mejor oferta en una sola ocasión</w:t>
            </w:r>
          </w:p>
        </w:tc>
        <w:tc>
          <w:tcPr>
            <w:tcW w:w="1501" w:type="pct"/>
          </w:tcPr>
          <w:p w14:paraId="76425173" w14:textId="27ED3F90" w:rsidR="00A2768A" w:rsidRPr="00E21DDA" w:rsidRDefault="00A2768A" w:rsidP="007C7463">
            <w:pPr>
              <w:jc w:val="both"/>
              <w:rPr>
                <w:sz w:val="20"/>
                <w:szCs w:val="20"/>
                <w:lang w:val="es-ES"/>
              </w:rPr>
            </w:pPr>
            <w:r w:rsidRPr="00E21DDA">
              <w:rPr>
                <w:sz w:val="20"/>
                <w:szCs w:val="20"/>
                <w:lang w:val="es-ES"/>
              </w:rPr>
              <w:t xml:space="preserve">Primer precio </w:t>
            </w:r>
          </w:p>
        </w:tc>
        <w:tc>
          <w:tcPr>
            <w:tcW w:w="1805" w:type="pct"/>
          </w:tcPr>
          <w:p w14:paraId="3F6F72E1" w14:textId="21C48517" w:rsidR="00A2768A" w:rsidRPr="00E21DDA" w:rsidRDefault="00A2768A" w:rsidP="007C7463">
            <w:pPr>
              <w:jc w:val="both"/>
              <w:rPr>
                <w:sz w:val="20"/>
                <w:szCs w:val="20"/>
                <w:lang w:val="es-ES"/>
              </w:rPr>
            </w:pPr>
            <w:r w:rsidRPr="00E21DDA">
              <w:rPr>
                <w:sz w:val="20"/>
                <w:szCs w:val="20"/>
                <w:lang w:val="es-ES"/>
              </w:rPr>
              <w:t>El ganador paga el precio que ofreció</w:t>
            </w:r>
            <w:r w:rsidR="00107D3D" w:rsidRPr="00E21DDA">
              <w:rPr>
                <w:sz w:val="20"/>
                <w:szCs w:val="20"/>
                <w:lang w:val="es-ES"/>
              </w:rPr>
              <w:t>.</w:t>
            </w:r>
          </w:p>
        </w:tc>
      </w:tr>
      <w:tr w:rsidR="00A2768A" w:rsidRPr="00E21DDA" w14:paraId="5A8B5696" w14:textId="77777777" w:rsidTr="008A5BB0">
        <w:tc>
          <w:tcPr>
            <w:tcW w:w="1694" w:type="pct"/>
            <w:vMerge/>
          </w:tcPr>
          <w:p w14:paraId="71A84C87" w14:textId="77777777" w:rsidR="00A2768A" w:rsidRPr="00E21DDA" w:rsidRDefault="00A2768A" w:rsidP="00B225B8">
            <w:pPr>
              <w:jc w:val="both"/>
              <w:rPr>
                <w:sz w:val="20"/>
                <w:szCs w:val="20"/>
                <w:lang w:val="es-ES"/>
              </w:rPr>
            </w:pPr>
          </w:p>
        </w:tc>
        <w:tc>
          <w:tcPr>
            <w:tcW w:w="1501" w:type="pct"/>
          </w:tcPr>
          <w:p w14:paraId="608CDDD6" w14:textId="36C8630B" w:rsidR="00A2768A" w:rsidRPr="00E21DDA" w:rsidRDefault="00A2768A" w:rsidP="007C7463">
            <w:pPr>
              <w:jc w:val="both"/>
              <w:rPr>
                <w:sz w:val="20"/>
                <w:szCs w:val="20"/>
                <w:lang w:val="es-ES"/>
              </w:rPr>
            </w:pPr>
            <w:r w:rsidRPr="00E21DDA">
              <w:rPr>
                <w:sz w:val="20"/>
                <w:szCs w:val="20"/>
                <w:lang w:val="es-ES"/>
              </w:rPr>
              <w:t>Segundo precio</w:t>
            </w:r>
          </w:p>
        </w:tc>
        <w:tc>
          <w:tcPr>
            <w:tcW w:w="1805" w:type="pct"/>
          </w:tcPr>
          <w:p w14:paraId="17275241" w14:textId="26381CD0" w:rsidR="00A2768A" w:rsidRPr="00E21DDA" w:rsidRDefault="00A2768A" w:rsidP="007C7463">
            <w:pPr>
              <w:jc w:val="both"/>
              <w:rPr>
                <w:sz w:val="20"/>
                <w:szCs w:val="20"/>
                <w:lang w:val="es-ES"/>
              </w:rPr>
            </w:pPr>
            <w:r w:rsidRPr="00E21DDA">
              <w:rPr>
                <w:sz w:val="20"/>
                <w:szCs w:val="20"/>
                <w:lang w:val="es-ES"/>
              </w:rPr>
              <w:t>El ganador paga el precio ofrecido por quien quedó en segundo lugar.</w:t>
            </w:r>
          </w:p>
        </w:tc>
      </w:tr>
      <w:tr w:rsidR="006253DF" w:rsidRPr="00E21DDA" w14:paraId="68C01B5A" w14:textId="77777777" w:rsidTr="008A5BB0">
        <w:trPr>
          <w:trHeight w:val="734"/>
        </w:trPr>
        <w:tc>
          <w:tcPr>
            <w:tcW w:w="1694" w:type="pct"/>
            <w:vMerge w:val="restart"/>
          </w:tcPr>
          <w:p w14:paraId="07AE74E8" w14:textId="265756CB" w:rsidR="006253DF" w:rsidRPr="00E21DDA" w:rsidRDefault="006253DF" w:rsidP="00B225B8">
            <w:pPr>
              <w:jc w:val="both"/>
              <w:rPr>
                <w:sz w:val="20"/>
                <w:szCs w:val="20"/>
                <w:lang w:val="es-ES"/>
              </w:rPr>
            </w:pPr>
            <w:r w:rsidRPr="00E21DDA">
              <w:rPr>
                <w:b/>
                <w:bCs/>
                <w:sz w:val="20"/>
                <w:szCs w:val="20"/>
                <w:lang w:val="es-ES"/>
              </w:rPr>
              <w:t>Subasta dinámica:</w:t>
            </w:r>
            <w:r w:rsidRPr="00E21DDA">
              <w:rPr>
                <w:sz w:val="20"/>
                <w:szCs w:val="20"/>
                <w:lang w:val="es-ES"/>
              </w:rPr>
              <w:t xml:space="preserve"> Los postores conocen las ofertas de su competencia y pueden modificar la suya mientras esté abierta.</w:t>
            </w:r>
          </w:p>
        </w:tc>
        <w:tc>
          <w:tcPr>
            <w:tcW w:w="1501" w:type="pct"/>
          </w:tcPr>
          <w:p w14:paraId="2DDA78DF" w14:textId="6D3642DD" w:rsidR="006253DF" w:rsidRPr="00E21DDA" w:rsidRDefault="006253DF" w:rsidP="007C7463">
            <w:pPr>
              <w:jc w:val="both"/>
              <w:rPr>
                <w:sz w:val="20"/>
                <w:szCs w:val="20"/>
                <w:lang w:val="es-ES"/>
              </w:rPr>
            </w:pPr>
            <w:r w:rsidRPr="00E21DDA">
              <w:rPr>
                <w:sz w:val="20"/>
                <w:szCs w:val="20"/>
                <w:lang w:val="es-ES"/>
              </w:rPr>
              <w:t>Ascendente (inglesa)</w:t>
            </w:r>
          </w:p>
        </w:tc>
        <w:tc>
          <w:tcPr>
            <w:tcW w:w="1805" w:type="pct"/>
          </w:tcPr>
          <w:p w14:paraId="4AC7A98B" w14:textId="0F3032BE" w:rsidR="006253DF" w:rsidRPr="00E21DDA" w:rsidRDefault="006253DF" w:rsidP="007C7463">
            <w:pPr>
              <w:jc w:val="both"/>
              <w:rPr>
                <w:sz w:val="20"/>
                <w:szCs w:val="20"/>
                <w:lang w:val="es-ES"/>
              </w:rPr>
            </w:pPr>
            <w:r w:rsidRPr="00E21DDA">
              <w:rPr>
                <w:sz w:val="20"/>
                <w:szCs w:val="20"/>
                <w:lang w:val="es-ES"/>
              </w:rPr>
              <w:t xml:space="preserve">Parte de un precio de reserva (mínimo). Los </w:t>
            </w:r>
            <w:r w:rsidR="00850BFF" w:rsidRPr="00E21DDA">
              <w:rPr>
                <w:sz w:val="20"/>
                <w:szCs w:val="20"/>
                <w:lang w:val="es-ES"/>
              </w:rPr>
              <w:t>participantes</w:t>
            </w:r>
            <w:r w:rsidRPr="00E21DDA">
              <w:rPr>
                <w:sz w:val="20"/>
                <w:szCs w:val="20"/>
                <w:lang w:val="es-ES"/>
              </w:rPr>
              <w:t xml:space="preserve"> van compitiendo en precios ascendentes, ganando quien ofrezca el mayor precio.</w:t>
            </w:r>
          </w:p>
        </w:tc>
      </w:tr>
      <w:tr w:rsidR="006253DF" w:rsidRPr="00E21DDA" w14:paraId="49D051FA" w14:textId="77777777" w:rsidTr="008A5BB0">
        <w:tc>
          <w:tcPr>
            <w:tcW w:w="1694" w:type="pct"/>
            <w:vMerge/>
          </w:tcPr>
          <w:p w14:paraId="2CE62E14" w14:textId="55B0174A" w:rsidR="006253DF" w:rsidRPr="00E21DDA" w:rsidRDefault="006253DF" w:rsidP="007C7463">
            <w:pPr>
              <w:jc w:val="both"/>
              <w:rPr>
                <w:sz w:val="20"/>
                <w:szCs w:val="20"/>
                <w:lang w:val="es-ES"/>
              </w:rPr>
            </w:pPr>
          </w:p>
        </w:tc>
        <w:tc>
          <w:tcPr>
            <w:tcW w:w="1501" w:type="pct"/>
          </w:tcPr>
          <w:p w14:paraId="27D63B2D" w14:textId="5F4B2AAE" w:rsidR="006253DF" w:rsidRPr="00E21DDA" w:rsidRDefault="006253DF" w:rsidP="007C7463">
            <w:pPr>
              <w:jc w:val="both"/>
              <w:rPr>
                <w:sz w:val="20"/>
                <w:szCs w:val="20"/>
                <w:lang w:val="es-ES"/>
              </w:rPr>
            </w:pPr>
            <w:r w:rsidRPr="00E21DDA">
              <w:rPr>
                <w:sz w:val="20"/>
                <w:szCs w:val="20"/>
                <w:lang w:val="es-ES"/>
              </w:rPr>
              <w:t>Descendente (holandesa)</w:t>
            </w:r>
          </w:p>
        </w:tc>
        <w:tc>
          <w:tcPr>
            <w:tcW w:w="1805" w:type="pct"/>
          </w:tcPr>
          <w:p w14:paraId="15827BB3" w14:textId="203538C3" w:rsidR="006253DF" w:rsidRPr="00E21DDA" w:rsidRDefault="006253DF" w:rsidP="007C7463">
            <w:pPr>
              <w:jc w:val="both"/>
              <w:rPr>
                <w:sz w:val="20"/>
                <w:szCs w:val="20"/>
                <w:lang w:val="es-ES"/>
              </w:rPr>
            </w:pPr>
            <w:r w:rsidRPr="00E21DDA">
              <w:rPr>
                <w:sz w:val="20"/>
                <w:szCs w:val="20"/>
                <w:lang w:val="es-ES"/>
              </w:rPr>
              <w:t xml:space="preserve">Se inicia en un precio determinado, superior a todas las ofertas, y que el subastador va bajando por etapas. Gana el </w:t>
            </w:r>
            <w:r w:rsidR="00DE4147" w:rsidRPr="00E21DDA">
              <w:rPr>
                <w:sz w:val="20"/>
                <w:szCs w:val="20"/>
                <w:lang w:val="es-ES"/>
              </w:rPr>
              <w:t xml:space="preserve">primer </w:t>
            </w:r>
            <w:r w:rsidRPr="00E21DDA">
              <w:rPr>
                <w:sz w:val="20"/>
                <w:szCs w:val="20"/>
                <w:lang w:val="es-ES"/>
              </w:rPr>
              <w:t>postor que acepta un precio.</w:t>
            </w:r>
          </w:p>
        </w:tc>
      </w:tr>
    </w:tbl>
    <w:p w14:paraId="00F74384" w14:textId="67F1C146" w:rsidR="00186D16" w:rsidRPr="00E21DDA" w:rsidRDefault="00AC73D8" w:rsidP="007C7463">
      <w:pPr>
        <w:jc w:val="both"/>
        <w:rPr>
          <w:sz w:val="18"/>
          <w:szCs w:val="18"/>
          <w:lang w:val="es-ES"/>
        </w:rPr>
      </w:pPr>
      <w:r w:rsidRPr="00E21DDA">
        <w:rPr>
          <w:sz w:val="18"/>
          <w:szCs w:val="18"/>
          <w:lang w:val="es-ES"/>
        </w:rPr>
        <w:t>Fuente: Elaboración propia</w:t>
      </w:r>
      <w:r w:rsidR="001A4666" w:rsidRPr="00E21DDA">
        <w:rPr>
          <w:sz w:val="18"/>
          <w:szCs w:val="18"/>
          <w:lang w:val="es-ES"/>
        </w:rPr>
        <w:t xml:space="preserve"> a partir de Marszalec (2018)</w:t>
      </w:r>
      <w:r w:rsidRPr="00E21DDA">
        <w:rPr>
          <w:sz w:val="18"/>
          <w:szCs w:val="18"/>
          <w:lang w:val="es-ES"/>
        </w:rPr>
        <w:t>.</w:t>
      </w:r>
    </w:p>
    <w:p w14:paraId="1B8B8CEF" w14:textId="1A508084" w:rsidR="0045319B" w:rsidRPr="000E219F" w:rsidRDefault="0045319B" w:rsidP="00800167">
      <w:pPr>
        <w:pStyle w:val="ListParagraph"/>
        <w:numPr>
          <w:ilvl w:val="2"/>
          <w:numId w:val="46"/>
        </w:numPr>
        <w:rPr>
          <w:b/>
          <w:bCs/>
          <w:lang w:val="en-US"/>
        </w:rPr>
      </w:pPr>
      <w:r w:rsidRPr="000E219F">
        <w:rPr>
          <w:b/>
          <w:bCs/>
          <w:lang w:val="en-US"/>
        </w:rPr>
        <w:t>Subastas múltiples (multi-unit auctions)</w:t>
      </w:r>
    </w:p>
    <w:p w14:paraId="03D52050" w14:textId="37882A72" w:rsidR="0045319B" w:rsidRPr="00E21DDA" w:rsidRDefault="0045319B" w:rsidP="007C7463">
      <w:pPr>
        <w:jc w:val="both"/>
        <w:rPr>
          <w:lang w:val="es-ES"/>
        </w:rPr>
      </w:pPr>
      <w:r w:rsidRPr="00E21DDA">
        <w:rPr>
          <w:lang w:val="es-ES"/>
        </w:rPr>
        <w:t xml:space="preserve">Los oferentes </w:t>
      </w:r>
      <w:r w:rsidR="00D025CF" w:rsidRPr="00E21DDA">
        <w:rPr>
          <w:lang w:val="es-ES"/>
        </w:rPr>
        <w:t>entregan múltiples pares</w:t>
      </w:r>
      <w:r w:rsidR="00D26342" w:rsidRPr="00E21DDA">
        <w:rPr>
          <w:lang w:val="es-ES"/>
        </w:rPr>
        <w:t xml:space="preserve"> de</w:t>
      </w:r>
      <w:r w:rsidR="00D025CF" w:rsidRPr="00E21DDA">
        <w:rPr>
          <w:lang w:val="es-ES"/>
        </w:rPr>
        <w:t xml:space="preserve"> precio-cantidad por el bien o servicio a subastar, a diferencia de las subastas unitarias que indican un precio </w:t>
      </w:r>
      <w:r w:rsidR="00D025CF" w:rsidRPr="00E21DDA">
        <w:rPr>
          <w:i/>
          <w:iCs/>
          <w:lang w:val="es-ES"/>
        </w:rPr>
        <w:t>p</w:t>
      </w:r>
      <w:r w:rsidR="00D025CF" w:rsidRPr="00E21DDA">
        <w:rPr>
          <w:lang w:val="es-ES"/>
        </w:rPr>
        <w:t xml:space="preserve"> por un solo ítem. Por ejemplo, pueden indicar un precio </w:t>
      </w:r>
      <w:r w:rsidR="00D025CF" w:rsidRPr="00E21DDA">
        <w:rPr>
          <w:i/>
          <w:iCs/>
          <w:lang w:val="es-ES"/>
        </w:rPr>
        <w:t xml:space="preserve">p1 </w:t>
      </w:r>
      <w:r w:rsidR="00D025CF" w:rsidRPr="00E21DDA">
        <w:rPr>
          <w:lang w:val="es-ES"/>
        </w:rPr>
        <w:t xml:space="preserve">por la primera unidad y luego un precio </w:t>
      </w:r>
      <w:r w:rsidR="00D025CF" w:rsidRPr="00E21DDA">
        <w:rPr>
          <w:i/>
          <w:iCs/>
          <w:lang w:val="es-ES"/>
        </w:rPr>
        <w:t>p2</w:t>
      </w:r>
      <w:r w:rsidR="00D025CF" w:rsidRPr="00E21DDA">
        <w:rPr>
          <w:lang w:val="es-ES"/>
        </w:rPr>
        <w:t xml:space="preserve"> por las siguientes 2 unidades.</w:t>
      </w:r>
    </w:p>
    <w:p w14:paraId="7DD115FA" w14:textId="24CAFCC9" w:rsidR="005F2BC8" w:rsidRPr="00E21DDA" w:rsidRDefault="005F2BC8" w:rsidP="005F2BC8">
      <w:pPr>
        <w:spacing w:after="0"/>
        <w:jc w:val="center"/>
        <w:rPr>
          <w:b/>
          <w:bCs/>
          <w:lang w:val="es-ES"/>
        </w:rPr>
      </w:pPr>
      <w:r w:rsidRPr="00E21DDA">
        <w:rPr>
          <w:b/>
          <w:bCs/>
          <w:lang w:val="es-ES"/>
        </w:rPr>
        <w:t>Tabla 2:</w:t>
      </w:r>
      <w:r w:rsidRPr="00E21DDA">
        <w:rPr>
          <w:lang w:val="es-ES"/>
        </w:rPr>
        <w:t xml:space="preserve"> Características subastas </w:t>
      </w:r>
      <w:r w:rsidR="00A56A00" w:rsidRPr="00E21DDA">
        <w:rPr>
          <w:lang w:val="es-ES"/>
        </w:rPr>
        <w:t>múltiples</w:t>
      </w:r>
    </w:p>
    <w:tbl>
      <w:tblPr>
        <w:tblStyle w:val="TableGrid"/>
        <w:tblW w:w="5000" w:type="pct"/>
        <w:tblLook w:val="04A0" w:firstRow="1" w:lastRow="0" w:firstColumn="1" w:lastColumn="0" w:noHBand="0" w:noVBand="1"/>
      </w:tblPr>
      <w:tblGrid>
        <w:gridCol w:w="3668"/>
        <w:gridCol w:w="3201"/>
        <w:gridCol w:w="3201"/>
      </w:tblGrid>
      <w:tr w:rsidR="00195AB9" w:rsidRPr="00E21DDA" w14:paraId="503BCF52" w14:textId="77777777" w:rsidTr="00195AB9">
        <w:tc>
          <w:tcPr>
            <w:tcW w:w="1821" w:type="pct"/>
          </w:tcPr>
          <w:p w14:paraId="01B1D7F3" w14:textId="26F38EBF" w:rsidR="00195AB9" w:rsidRPr="00E21DDA" w:rsidRDefault="00195AB9" w:rsidP="0045319B">
            <w:pPr>
              <w:jc w:val="both"/>
              <w:rPr>
                <w:lang w:val="es-ES"/>
              </w:rPr>
            </w:pPr>
            <w:r w:rsidRPr="00E21DDA">
              <w:rPr>
                <w:b/>
                <w:bCs/>
                <w:lang w:val="es-ES"/>
              </w:rPr>
              <w:t>Subasta</w:t>
            </w:r>
          </w:p>
        </w:tc>
        <w:tc>
          <w:tcPr>
            <w:tcW w:w="1589" w:type="pct"/>
          </w:tcPr>
          <w:p w14:paraId="2B273ED3" w14:textId="5F9D8839" w:rsidR="00195AB9" w:rsidRPr="00E21DDA" w:rsidRDefault="00195AB9" w:rsidP="0045319B">
            <w:pPr>
              <w:jc w:val="both"/>
              <w:rPr>
                <w:b/>
                <w:bCs/>
                <w:lang w:val="es-ES"/>
              </w:rPr>
            </w:pPr>
            <w:r w:rsidRPr="00E21DDA">
              <w:rPr>
                <w:b/>
                <w:bCs/>
                <w:lang w:val="es-ES"/>
              </w:rPr>
              <w:t>Principales características</w:t>
            </w:r>
          </w:p>
        </w:tc>
        <w:tc>
          <w:tcPr>
            <w:tcW w:w="1589" w:type="pct"/>
          </w:tcPr>
          <w:p w14:paraId="1EB63C80" w14:textId="7CD74030" w:rsidR="00195AB9" w:rsidRPr="00E21DDA" w:rsidRDefault="00195AB9" w:rsidP="0045319B">
            <w:pPr>
              <w:jc w:val="both"/>
              <w:rPr>
                <w:lang w:val="es-ES"/>
              </w:rPr>
            </w:pPr>
            <w:r w:rsidRPr="00E21DDA">
              <w:rPr>
                <w:b/>
                <w:bCs/>
                <w:lang w:val="es-ES"/>
              </w:rPr>
              <w:t xml:space="preserve">Precios </w:t>
            </w:r>
          </w:p>
        </w:tc>
      </w:tr>
      <w:tr w:rsidR="00195AB9" w:rsidRPr="00E21DDA" w14:paraId="4A677B40" w14:textId="77777777" w:rsidTr="00195AB9">
        <w:tc>
          <w:tcPr>
            <w:tcW w:w="1821" w:type="pct"/>
          </w:tcPr>
          <w:p w14:paraId="478041CE" w14:textId="742B4F94" w:rsidR="00195AB9" w:rsidRPr="00E21DDA" w:rsidRDefault="00195AB9" w:rsidP="00D642B3">
            <w:pPr>
              <w:jc w:val="both"/>
              <w:rPr>
                <w:sz w:val="20"/>
                <w:szCs w:val="20"/>
                <w:lang w:val="es-ES"/>
              </w:rPr>
            </w:pPr>
            <w:r w:rsidRPr="00E21DDA">
              <w:rPr>
                <w:sz w:val="20"/>
                <w:szCs w:val="20"/>
                <w:lang w:val="es-ES"/>
              </w:rPr>
              <w:t>Discriminatoria</w:t>
            </w:r>
          </w:p>
        </w:tc>
        <w:tc>
          <w:tcPr>
            <w:tcW w:w="1589" w:type="pct"/>
            <w:vMerge w:val="restart"/>
          </w:tcPr>
          <w:p w14:paraId="2947596C" w14:textId="56A685D1" w:rsidR="00195AB9" w:rsidRPr="00E21DDA" w:rsidRDefault="00195AB9" w:rsidP="00195AB9">
            <w:pPr>
              <w:jc w:val="both"/>
              <w:rPr>
                <w:sz w:val="20"/>
                <w:szCs w:val="20"/>
                <w:lang w:val="es-ES"/>
              </w:rPr>
            </w:pPr>
            <w:r w:rsidRPr="00E21DDA">
              <w:rPr>
                <w:sz w:val="20"/>
                <w:szCs w:val="20"/>
                <w:lang w:val="es-ES"/>
              </w:rPr>
              <w:t xml:space="preserve">Las ofertas son ordenadas de </w:t>
            </w:r>
            <w:r w:rsidR="00CC3CEA" w:rsidRPr="00E21DDA">
              <w:rPr>
                <w:sz w:val="20"/>
                <w:szCs w:val="20"/>
                <w:lang w:val="es-ES"/>
              </w:rPr>
              <w:t>mayor a menor</w:t>
            </w:r>
            <w:r w:rsidRPr="00E21DDA">
              <w:rPr>
                <w:sz w:val="20"/>
                <w:szCs w:val="20"/>
                <w:lang w:val="es-ES"/>
              </w:rPr>
              <w:t>. Se adjudica hasta el punto en que se abastece la demanda</w:t>
            </w:r>
            <w:r w:rsidR="00CC3CEA" w:rsidRPr="00E21DDA">
              <w:rPr>
                <w:sz w:val="20"/>
                <w:szCs w:val="20"/>
                <w:lang w:val="es-ES"/>
              </w:rPr>
              <w:t xml:space="preserve"> (oferta igual a demanda).</w:t>
            </w:r>
          </w:p>
          <w:p w14:paraId="2F3FE9DF" w14:textId="77777777" w:rsidR="00195AB9" w:rsidRPr="00E21DDA" w:rsidRDefault="00195AB9" w:rsidP="00D642B3">
            <w:pPr>
              <w:jc w:val="both"/>
              <w:rPr>
                <w:sz w:val="20"/>
                <w:szCs w:val="20"/>
                <w:lang w:val="es-ES"/>
              </w:rPr>
            </w:pPr>
          </w:p>
        </w:tc>
        <w:tc>
          <w:tcPr>
            <w:tcW w:w="1589" w:type="pct"/>
          </w:tcPr>
          <w:p w14:paraId="1E695826" w14:textId="119EA505" w:rsidR="00195AB9" w:rsidRPr="00E21DDA" w:rsidRDefault="00195AB9" w:rsidP="006B0213">
            <w:pPr>
              <w:jc w:val="both"/>
              <w:rPr>
                <w:sz w:val="20"/>
                <w:szCs w:val="20"/>
                <w:lang w:val="es-ES"/>
              </w:rPr>
            </w:pPr>
            <w:r w:rsidRPr="00E21DDA">
              <w:rPr>
                <w:sz w:val="20"/>
                <w:szCs w:val="20"/>
                <w:lang w:val="es-ES"/>
              </w:rPr>
              <w:t xml:space="preserve">Cada </w:t>
            </w:r>
            <w:r w:rsidR="00FD1134" w:rsidRPr="00E21DDA">
              <w:rPr>
                <w:sz w:val="20"/>
                <w:szCs w:val="20"/>
                <w:lang w:val="es-ES"/>
              </w:rPr>
              <w:t>oferente</w:t>
            </w:r>
            <w:r w:rsidRPr="00E21DDA">
              <w:rPr>
                <w:sz w:val="20"/>
                <w:szCs w:val="20"/>
                <w:lang w:val="es-ES"/>
              </w:rPr>
              <w:t xml:space="preserve"> paga por cada unidad </w:t>
            </w:r>
            <w:r w:rsidR="006B0213" w:rsidRPr="00E21DDA">
              <w:rPr>
                <w:sz w:val="20"/>
                <w:szCs w:val="20"/>
                <w:lang w:val="es-ES"/>
              </w:rPr>
              <w:t xml:space="preserve">el </w:t>
            </w:r>
            <w:r w:rsidRPr="00E21DDA">
              <w:rPr>
                <w:sz w:val="20"/>
                <w:szCs w:val="20"/>
                <w:lang w:val="es-ES"/>
              </w:rPr>
              <w:t>precio que anunció</w:t>
            </w:r>
            <w:r w:rsidR="00CC3CEA" w:rsidRPr="00E21DDA">
              <w:rPr>
                <w:sz w:val="20"/>
                <w:szCs w:val="20"/>
                <w:lang w:val="es-ES"/>
              </w:rPr>
              <w:t xml:space="preserve"> (valor nominal).</w:t>
            </w:r>
          </w:p>
        </w:tc>
      </w:tr>
      <w:tr w:rsidR="00195AB9" w:rsidRPr="00E21DDA" w14:paraId="5D92D1F2" w14:textId="77777777" w:rsidTr="00195AB9">
        <w:tc>
          <w:tcPr>
            <w:tcW w:w="1821" w:type="pct"/>
          </w:tcPr>
          <w:p w14:paraId="5F9866AB" w14:textId="3C98D548" w:rsidR="00195AB9" w:rsidRPr="00E21DDA" w:rsidRDefault="00195AB9" w:rsidP="00D642B3">
            <w:pPr>
              <w:jc w:val="both"/>
              <w:rPr>
                <w:sz w:val="20"/>
                <w:szCs w:val="20"/>
                <w:lang w:val="es-ES"/>
              </w:rPr>
            </w:pPr>
            <w:r w:rsidRPr="00E21DDA">
              <w:rPr>
                <w:sz w:val="20"/>
                <w:szCs w:val="20"/>
                <w:lang w:val="es-ES"/>
              </w:rPr>
              <w:t>Precio Uniforme</w:t>
            </w:r>
          </w:p>
        </w:tc>
        <w:tc>
          <w:tcPr>
            <w:tcW w:w="1589" w:type="pct"/>
            <w:vMerge/>
          </w:tcPr>
          <w:p w14:paraId="7627DA4F" w14:textId="77777777" w:rsidR="00195AB9" w:rsidRPr="00E21DDA" w:rsidRDefault="00195AB9" w:rsidP="00D642B3">
            <w:pPr>
              <w:jc w:val="both"/>
              <w:rPr>
                <w:sz w:val="20"/>
                <w:szCs w:val="20"/>
                <w:lang w:val="es-ES"/>
              </w:rPr>
            </w:pPr>
          </w:p>
        </w:tc>
        <w:tc>
          <w:tcPr>
            <w:tcW w:w="1589" w:type="pct"/>
          </w:tcPr>
          <w:p w14:paraId="63BC9C2D" w14:textId="4FCA1AB7" w:rsidR="00195AB9" w:rsidRPr="00E21DDA" w:rsidRDefault="00195AB9" w:rsidP="00D642B3">
            <w:pPr>
              <w:jc w:val="both"/>
              <w:rPr>
                <w:sz w:val="20"/>
                <w:szCs w:val="20"/>
                <w:lang w:val="es-ES"/>
              </w:rPr>
            </w:pPr>
            <w:r w:rsidRPr="00E21DDA">
              <w:rPr>
                <w:sz w:val="20"/>
                <w:szCs w:val="20"/>
                <w:lang w:val="es-ES"/>
              </w:rPr>
              <w:t>Los oferentes pagan el mismo precio</w:t>
            </w:r>
            <w:r w:rsidR="004374DF" w:rsidRPr="00E21DDA">
              <w:rPr>
                <w:sz w:val="20"/>
                <w:szCs w:val="20"/>
                <w:lang w:val="es-ES"/>
              </w:rPr>
              <w:t>,</w:t>
            </w:r>
            <w:r w:rsidRPr="00E21DDA">
              <w:rPr>
                <w:sz w:val="20"/>
                <w:szCs w:val="20"/>
                <w:lang w:val="es-ES"/>
              </w:rPr>
              <w:t xml:space="preserve"> </w:t>
            </w:r>
            <w:r w:rsidR="00CC3CEA" w:rsidRPr="00E21DDA">
              <w:rPr>
                <w:sz w:val="20"/>
                <w:szCs w:val="20"/>
                <w:lang w:val="es-ES"/>
              </w:rPr>
              <w:t>correspondiente a la última</w:t>
            </w:r>
            <w:r w:rsidRPr="00E21DDA">
              <w:rPr>
                <w:sz w:val="20"/>
                <w:szCs w:val="20"/>
                <w:lang w:val="es-ES"/>
              </w:rPr>
              <w:t xml:space="preserve"> oferta aceptada (“stop-out price</w:t>
            </w:r>
            <w:r w:rsidR="00CC3CEA" w:rsidRPr="00E21DDA">
              <w:rPr>
                <w:sz w:val="20"/>
                <w:szCs w:val="20"/>
                <w:lang w:val="es-ES"/>
              </w:rPr>
              <w:t>”</w:t>
            </w:r>
            <w:r w:rsidRPr="00E21DDA">
              <w:rPr>
                <w:sz w:val="20"/>
                <w:szCs w:val="20"/>
                <w:lang w:val="es-ES"/>
              </w:rPr>
              <w:t>).</w:t>
            </w:r>
          </w:p>
          <w:p w14:paraId="74A79F2F" w14:textId="06537B09" w:rsidR="00195AB9" w:rsidRPr="00E21DDA" w:rsidRDefault="00195AB9" w:rsidP="00D642B3">
            <w:pPr>
              <w:jc w:val="both"/>
              <w:rPr>
                <w:sz w:val="20"/>
                <w:szCs w:val="20"/>
                <w:lang w:val="es-ES"/>
              </w:rPr>
            </w:pPr>
          </w:p>
        </w:tc>
      </w:tr>
    </w:tbl>
    <w:p w14:paraId="4EF7E094" w14:textId="3A5552D7" w:rsidR="0045319B" w:rsidRPr="00E21DDA" w:rsidRDefault="00AC73D8" w:rsidP="007C7463">
      <w:pPr>
        <w:jc w:val="both"/>
        <w:rPr>
          <w:sz w:val="18"/>
          <w:szCs w:val="18"/>
          <w:lang w:val="es-ES"/>
        </w:rPr>
      </w:pPr>
      <w:r w:rsidRPr="00E21DDA">
        <w:rPr>
          <w:sz w:val="18"/>
          <w:szCs w:val="18"/>
          <w:lang w:val="es-ES"/>
        </w:rPr>
        <w:t>Fuente: Elaboración propia</w:t>
      </w:r>
      <w:r w:rsidR="00944457" w:rsidRPr="00E21DDA">
        <w:rPr>
          <w:sz w:val="18"/>
          <w:szCs w:val="18"/>
          <w:lang w:val="es-ES"/>
        </w:rPr>
        <w:t xml:space="preserve"> a partir</w:t>
      </w:r>
      <w:r w:rsidR="001A4666" w:rsidRPr="00E21DDA">
        <w:rPr>
          <w:sz w:val="18"/>
          <w:szCs w:val="18"/>
          <w:lang w:val="es-ES"/>
        </w:rPr>
        <w:t xml:space="preserve"> </w:t>
      </w:r>
      <w:r w:rsidR="00944457" w:rsidRPr="00E21DDA">
        <w:rPr>
          <w:sz w:val="18"/>
          <w:szCs w:val="18"/>
          <w:lang w:val="es-ES"/>
        </w:rPr>
        <w:t>de Mar</w:t>
      </w:r>
      <w:r w:rsidR="001A4666" w:rsidRPr="00E21DDA">
        <w:rPr>
          <w:sz w:val="18"/>
          <w:szCs w:val="18"/>
          <w:lang w:val="es-ES"/>
        </w:rPr>
        <w:t>s</w:t>
      </w:r>
      <w:r w:rsidR="00944457" w:rsidRPr="00E21DDA">
        <w:rPr>
          <w:sz w:val="18"/>
          <w:szCs w:val="18"/>
          <w:lang w:val="es-ES"/>
        </w:rPr>
        <w:t>zalec (2018)</w:t>
      </w:r>
      <w:r w:rsidR="00F86C87" w:rsidRPr="00E21DDA">
        <w:rPr>
          <w:sz w:val="18"/>
          <w:szCs w:val="18"/>
          <w:lang w:val="es-ES"/>
        </w:rPr>
        <w:t>.</w:t>
      </w:r>
    </w:p>
    <w:p w14:paraId="5AC36E20" w14:textId="0E2D64F8" w:rsidR="001A0066" w:rsidRPr="00E21DDA" w:rsidRDefault="001A0066" w:rsidP="00066B53">
      <w:pPr>
        <w:pStyle w:val="ListParagraph"/>
        <w:numPr>
          <w:ilvl w:val="2"/>
          <w:numId w:val="46"/>
        </w:numPr>
        <w:jc w:val="both"/>
        <w:rPr>
          <w:sz w:val="18"/>
          <w:szCs w:val="18"/>
          <w:lang w:val="es-ES"/>
        </w:rPr>
      </w:pPr>
      <w:r w:rsidRPr="00E21DDA">
        <w:rPr>
          <w:b/>
          <w:bCs/>
          <w:lang w:val="es-ES"/>
        </w:rPr>
        <w:t>Otras características de las subastas</w:t>
      </w:r>
    </w:p>
    <w:p w14:paraId="7E8741C0" w14:textId="77777777" w:rsidR="00DE4147" w:rsidRPr="00E21DDA" w:rsidRDefault="00DE4147" w:rsidP="00DE4147">
      <w:pPr>
        <w:pStyle w:val="ListParagraph"/>
        <w:ind w:left="1224"/>
        <w:jc w:val="both"/>
        <w:rPr>
          <w:sz w:val="18"/>
          <w:szCs w:val="18"/>
          <w:lang w:val="es-ES"/>
        </w:rPr>
      </w:pPr>
    </w:p>
    <w:p w14:paraId="47EC1A3B" w14:textId="57424832" w:rsidR="00FC045F" w:rsidRPr="00E21DDA" w:rsidRDefault="00FC045F" w:rsidP="00DE4147">
      <w:pPr>
        <w:pStyle w:val="ListParagraph"/>
        <w:spacing w:after="0"/>
        <w:ind w:left="360"/>
        <w:jc w:val="center"/>
        <w:rPr>
          <w:b/>
          <w:bCs/>
          <w:lang w:val="es-ES"/>
        </w:rPr>
      </w:pPr>
      <w:r w:rsidRPr="00E21DDA">
        <w:rPr>
          <w:b/>
          <w:bCs/>
          <w:lang w:val="es-ES"/>
        </w:rPr>
        <w:t>Tabla 3:</w:t>
      </w:r>
      <w:r w:rsidRPr="00E21DDA">
        <w:rPr>
          <w:lang w:val="es-ES"/>
        </w:rPr>
        <w:t xml:space="preserve"> Otras características </w:t>
      </w:r>
      <w:r w:rsidR="00D05FA9" w:rsidRPr="00E21DDA">
        <w:rPr>
          <w:lang w:val="es-ES"/>
        </w:rPr>
        <w:t xml:space="preserve">de </w:t>
      </w:r>
      <w:r w:rsidR="00CF3D49" w:rsidRPr="00E21DDA">
        <w:rPr>
          <w:lang w:val="es-ES"/>
        </w:rPr>
        <w:t>las subastas</w:t>
      </w:r>
    </w:p>
    <w:tbl>
      <w:tblPr>
        <w:tblStyle w:val="TableGrid"/>
        <w:tblW w:w="5000" w:type="pct"/>
        <w:tblLook w:val="04A0" w:firstRow="1" w:lastRow="0" w:firstColumn="1" w:lastColumn="0" w:noHBand="0" w:noVBand="1"/>
      </w:tblPr>
      <w:tblGrid>
        <w:gridCol w:w="1423"/>
        <w:gridCol w:w="8647"/>
      </w:tblGrid>
      <w:tr w:rsidR="002D6365" w:rsidRPr="00E21DDA" w14:paraId="013032B1" w14:textId="77777777" w:rsidTr="00DE4147">
        <w:tc>
          <w:tcPr>
            <w:tcW w:w="702" w:type="pct"/>
          </w:tcPr>
          <w:p w14:paraId="57C0B0D3" w14:textId="77777777" w:rsidR="002D6365" w:rsidRPr="00E21DDA" w:rsidRDefault="002D6365" w:rsidP="00E06321">
            <w:pPr>
              <w:jc w:val="both"/>
              <w:rPr>
                <w:lang w:val="es-ES"/>
              </w:rPr>
            </w:pPr>
            <w:bookmarkStart w:id="10" w:name="_Hlk112159442"/>
            <w:r w:rsidRPr="00E21DDA">
              <w:rPr>
                <w:b/>
                <w:bCs/>
                <w:lang w:val="es-ES"/>
              </w:rPr>
              <w:t>Subasta</w:t>
            </w:r>
          </w:p>
        </w:tc>
        <w:tc>
          <w:tcPr>
            <w:tcW w:w="4298" w:type="pct"/>
          </w:tcPr>
          <w:p w14:paraId="164C7B14" w14:textId="77777777" w:rsidR="002D6365" w:rsidRPr="00E21DDA" w:rsidRDefault="002D6365" w:rsidP="00E06321">
            <w:pPr>
              <w:jc w:val="both"/>
              <w:rPr>
                <w:b/>
                <w:bCs/>
                <w:lang w:val="es-ES"/>
              </w:rPr>
            </w:pPr>
            <w:r w:rsidRPr="00E21DDA">
              <w:rPr>
                <w:b/>
                <w:bCs/>
                <w:lang w:val="es-ES"/>
              </w:rPr>
              <w:t>Principales características</w:t>
            </w:r>
          </w:p>
        </w:tc>
      </w:tr>
      <w:tr w:rsidR="000675C8" w:rsidRPr="00E21DDA" w14:paraId="05DBA4EE" w14:textId="77777777" w:rsidTr="000675C8">
        <w:trPr>
          <w:trHeight w:val="364"/>
        </w:trPr>
        <w:tc>
          <w:tcPr>
            <w:tcW w:w="702" w:type="pct"/>
            <w:vMerge w:val="restart"/>
          </w:tcPr>
          <w:p w14:paraId="31156859" w14:textId="752942C2" w:rsidR="000675C8" w:rsidRPr="00E21DDA" w:rsidRDefault="000675C8" w:rsidP="00E06321">
            <w:pPr>
              <w:jc w:val="both"/>
              <w:rPr>
                <w:sz w:val="20"/>
                <w:szCs w:val="20"/>
                <w:lang w:val="es-ES"/>
              </w:rPr>
            </w:pPr>
            <w:bookmarkStart w:id="11" w:name="_Hlk112159436"/>
            <w:r w:rsidRPr="00E21DDA">
              <w:rPr>
                <w:sz w:val="20"/>
                <w:szCs w:val="20"/>
                <w:lang w:val="es-ES"/>
              </w:rPr>
              <w:t>Simultánea</w:t>
            </w:r>
            <w:r w:rsidR="00C41D22" w:rsidRPr="00E21DDA">
              <w:rPr>
                <w:sz w:val="20"/>
                <w:szCs w:val="20"/>
                <w:lang w:val="es-ES"/>
              </w:rPr>
              <w:t>s</w:t>
            </w:r>
          </w:p>
        </w:tc>
        <w:tc>
          <w:tcPr>
            <w:tcW w:w="4298" w:type="pct"/>
          </w:tcPr>
          <w:p w14:paraId="458A15F4" w14:textId="7D85B3D9" w:rsidR="000675C8" w:rsidRPr="00E21DDA" w:rsidRDefault="000675C8" w:rsidP="0065474E">
            <w:pPr>
              <w:jc w:val="both"/>
              <w:rPr>
                <w:sz w:val="20"/>
                <w:szCs w:val="20"/>
                <w:lang w:val="es-ES"/>
              </w:rPr>
            </w:pPr>
            <w:r w:rsidRPr="00E21DDA">
              <w:rPr>
                <w:sz w:val="20"/>
                <w:szCs w:val="20"/>
                <w:lang w:val="es-ES"/>
              </w:rPr>
              <w:t>Las subastas se realizan separada y simultáneamente para cada bien o servicio a subastar.</w:t>
            </w:r>
          </w:p>
        </w:tc>
      </w:tr>
      <w:tr w:rsidR="000675C8" w:rsidRPr="00E21DDA" w14:paraId="60296C37" w14:textId="77777777" w:rsidTr="00E06321">
        <w:trPr>
          <w:trHeight w:val="362"/>
        </w:trPr>
        <w:tc>
          <w:tcPr>
            <w:tcW w:w="702" w:type="pct"/>
            <w:vMerge/>
          </w:tcPr>
          <w:p w14:paraId="413A8449" w14:textId="77777777" w:rsidR="000675C8" w:rsidRPr="00E21DDA" w:rsidRDefault="000675C8" w:rsidP="00E06321">
            <w:pPr>
              <w:jc w:val="both"/>
              <w:rPr>
                <w:sz w:val="20"/>
                <w:szCs w:val="20"/>
                <w:lang w:val="es-ES"/>
              </w:rPr>
            </w:pPr>
          </w:p>
        </w:tc>
        <w:tc>
          <w:tcPr>
            <w:tcW w:w="4298" w:type="pct"/>
          </w:tcPr>
          <w:p w14:paraId="7CF1B7E9" w14:textId="6A53BE69" w:rsidR="000675C8" w:rsidRPr="00E21DDA" w:rsidRDefault="000675C8" w:rsidP="00F3004C">
            <w:pPr>
              <w:jc w:val="both"/>
              <w:rPr>
                <w:sz w:val="20"/>
                <w:szCs w:val="20"/>
                <w:lang w:val="es-ES"/>
              </w:rPr>
            </w:pPr>
            <w:r w:rsidRPr="00E21DDA">
              <w:rPr>
                <w:sz w:val="20"/>
                <w:szCs w:val="20"/>
                <w:lang w:val="es-ES"/>
              </w:rPr>
              <w:t xml:space="preserve">Durante </w:t>
            </w:r>
            <w:r w:rsidR="00F3004C" w:rsidRPr="00E21DDA">
              <w:rPr>
                <w:sz w:val="20"/>
                <w:szCs w:val="20"/>
                <w:lang w:val="es-ES"/>
              </w:rPr>
              <w:t>las rondas intermedias</w:t>
            </w:r>
            <w:r w:rsidRPr="00E21DDA">
              <w:rPr>
                <w:sz w:val="20"/>
                <w:szCs w:val="20"/>
                <w:lang w:val="es-ES"/>
              </w:rPr>
              <w:t xml:space="preserve"> los oferentes pueden ajustar sus ofertas dependiendo de su posición en la</w:t>
            </w:r>
            <w:r w:rsidR="00FC5A0F" w:rsidRPr="00E21DDA">
              <w:rPr>
                <w:sz w:val="20"/>
                <w:szCs w:val="20"/>
                <w:lang w:val="es-ES"/>
              </w:rPr>
              <w:t>s</w:t>
            </w:r>
            <w:r w:rsidRPr="00E21DDA">
              <w:rPr>
                <w:sz w:val="20"/>
                <w:szCs w:val="20"/>
                <w:lang w:val="es-ES"/>
              </w:rPr>
              <w:t xml:space="preserve"> otra</w:t>
            </w:r>
            <w:r w:rsidR="00FC5A0F" w:rsidRPr="00E21DDA">
              <w:rPr>
                <w:sz w:val="20"/>
                <w:szCs w:val="20"/>
                <w:lang w:val="es-ES"/>
              </w:rPr>
              <w:t>s</w:t>
            </w:r>
            <w:r w:rsidRPr="00E21DDA">
              <w:rPr>
                <w:sz w:val="20"/>
                <w:szCs w:val="20"/>
                <w:lang w:val="es-ES"/>
              </w:rPr>
              <w:t xml:space="preserve"> subasta</w:t>
            </w:r>
            <w:r w:rsidR="00FC5A0F" w:rsidRPr="00E21DDA">
              <w:rPr>
                <w:sz w:val="20"/>
                <w:szCs w:val="20"/>
                <w:lang w:val="es-ES"/>
              </w:rPr>
              <w:t>s</w:t>
            </w:r>
            <w:r w:rsidRPr="00E21DDA">
              <w:rPr>
                <w:sz w:val="20"/>
                <w:szCs w:val="20"/>
                <w:lang w:val="es-ES"/>
              </w:rPr>
              <w:t>.</w:t>
            </w:r>
          </w:p>
        </w:tc>
      </w:tr>
      <w:tr w:rsidR="000675C8" w:rsidRPr="00E21DDA" w14:paraId="44BF6213" w14:textId="77777777" w:rsidTr="00E06321">
        <w:trPr>
          <w:trHeight w:val="362"/>
        </w:trPr>
        <w:tc>
          <w:tcPr>
            <w:tcW w:w="702" w:type="pct"/>
            <w:vMerge/>
          </w:tcPr>
          <w:p w14:paraId="30295C83" w14:textId="77777777" w:rsidR="000675C8" w:rsidRPr="00E21DDA" w:rsidRDefault="000675C8" w:rsidP="00E06321">
            <w:pPr>
              <w:jc w:val="both"/>
              <w:rPr>
                <w:sz w:val="20"/>
                <w:szCs w:val="20"/>
                <w:lang w:val="es-ES"/>
              </w:rPr>
            </w:pPr>
          </w:p>
        </w:tc>
        <w:tc>
          <w:tcPr>
            <w:tcW w:w="4298" w:type="pct"/>
          </w:tcPr>
          <w:p w14:paraId="3DCEE1F6" w14:textId="7AD9C3BA" w:rsidR="000675C8" w:rsidRPr="00E21DDA" w:rsidRDefault="000675C8" w:rsidP="0065474E">
            <w:pPr>
              <w:jc w:val="both"/>
              <w:rPr>
                <w:sz w:val="20"/>
                <w:szCs w:val="20"/>
                <w:lang w:val="es-ES"/>
              </w:rPr>
            </w:pPr>
            <w:r w:rsidRPr="00E21DDA">
              <w:rPr>
                <w:sz w:val="20"/>
                <w:szCs w:val="20"/>
                <w:lang w:val="es-ES"/>
              </w:rPr>
              <w:t>Los ganadores son seleccionados separadamente para cada uno de los bienes o servicios a subastar.</w:t>
            </w:r>
          </w:p>
        </w:tc>
      </w:tr>
      <w:bookmarkEnd w:id="11"/>
      <w:tr w:rsidR="002D6365" w:rsidRPr="00E21DDA" w14:paraId="38143EFF" w14:textId="77777777" w:rsidTr="00DE4147">
        <w:trPr>
          <w:trHeight w:val="365"/>
        </w:trPr>
        <w:tc>
          <w:tcPr>
            <w:tcW w:w="702" w:type="pct"/>
          </w:tcPr>
          <w:p w14:paraId="5652F096" w14:textId="3427F3BA" w:rsidR="002D6365" w:rsidRPr="00E21DDA" w:rsidRDefault="002D6365" w:rsidP="00E06321">
            <w:pPr>
              <w:jc w:val="both"/>
              <w:rPr>
                <w:sz w:val="20"/>
                <w:szCs w:val="20"/>
                <w:lang w:val="es-ES"/>
              </w:rPr>
            </w:pPr>
            <w:r w:rsidRPr="00E21DDA">
              <w:rPr>
                <w:sz w:val="20"/>
                <w:szCs w:val="20"/>
                <w:lang w:val="es-ES"/>
              </w:rPr>
              <w:t>Combi</w:t>
            </w:r>
            <w:r w:rsidR="00C41D22" w:rsidRPr="00E21DDA">
              <w:rPr>
                <w:sz w:val="20"/>
                <w:szCs w:val="20"/>
                <w:lang w:val="es-ES"/>
              </w:rPr>
              <w:t>nacional</w:t>
            </w:r>
          </w:p>
        </w:tc>
        <w:tc>
          <w:tcPr>
            <w:tcW w:w="4298" w:type="pct"/>
          </w:tcPr>
          <w:p w14:paraId="46E49830" w14:textId="2F373523" w:rsidR="002D6365" w:rsidRPr="00E21DDA" w:rsidRDefault="002D6365" w:rsidP="0065474E">
            <w:pPr>
              <w:jc w:val="both"/>
              <w:rPr>
                <w:sz w:val="20"/>
                <w:szCs w:val="20"/>
                <w:lang w:val="es-ES"/>
              </w:rPr>
            </w:pPr>
            <w:r w:rsidRPr="00E21DDA">
              <w:rPr>
                <w:sz w:val="20"/>
                <w:szCs w:val="20"/>
                <w:lang w:val="es-ES"/>
              </w:rPr>
              <w:t>La empresa o individuo puede hacer su postura sobre una combinación de bienes y</w:t>
            </w:r>
            <w:r w:rsidR="004A5846" w:rsidRPr="00E21DDA">
              <w:rPr>
                <w:sz w:val="20"/>
                <w:szCs w:val="20"/>
                <w:lang w:val="es-ES"/>
              </w:rPr>
              <w:t>/o</w:t>
            </w:r>
            <w:r w:rsidRPr="00E21DDA">
              <w:rPr>
                <w:sz w:val="20"/>
                <w:szCs w:val="20"/>
                <w:lang w:val="es-ES"/>
              </w:rPr>
              <w:t xml:space="preserve"> servicios a subastar.</w:t>
            </w:r>
          </w:p>
        </w:tc>
      </w:tr>
      <w:tr w:rsidR="002D6365" w:rsidRPr="00E21DDA" w14:paraId="60E164FA" w14:textId="77777777" w:rsidTr="00DE4147">
        <w:tc>
          <w:tcPr>
            <w:tcW w:w="702" w:type="pct"/>
          </w:tcPr>
          <w:p w14:paraId="3840D77B" w14:textId="07E6AE7E" w:rsidR="002D6365" w:rsidRPr="00E21DDA" w:rsidRDefault="002D6365" w:rsidP="00E06321">
            <w:pPr>
              <w:jc w:val="both"/>
              <w:rPr>
                <w:sz w:val="20"/>
                <w:szCs w:val="20"/>
                <w:lang w:val="es-ES"/>
              </w:rPr>
            </w:pPr>
            <w:r w:rsidRPr="00E21DDA">
              <w:rPr>
                <w:sz w:val="20"/>
                <w:szCs w:val="20"/>
                <w:lang w:val="es-ES"/>
              </w:rPr>
              <w:t>Secuencial</w:t>
            </w:r>
            <w:r w:rsidR="00C41D22" w:rsidRPr="00E21DDA">
              <w:rPr>
                <w:sz w:val="20"/>
                <w:szCs w:val="20"/>
                <w:lang w:val="es-ES"/>
              </w:rPr>
              <w:t>es</w:t>
            </w:r>
          </w:p>
        </w:tc>
        <w:tc>
          <w:tcPr>
            <w:tcW w:w="4298" w:type="pct"/>
          </w:tcPr>
          <w:p w14:paraId="2A974C4C" w14:textId="6339687A" w:rsidR="0065474E" w:rsidRPr="00E21DDA" w:rsidRDefault="002D6365" w:rsidP="0065474E">
            <w:pPr>
              <w:jc w:val="both"/>
              <w:rPr>
                <w:sz w:val="20"/>
                <w:szCs w:val="20"/>
                <w:lang w:val="es-ES"/>
              </w:rPr>
            </w:pPr>
            <w:r w:rsidRPr="00E21DDA">
              <w:rPr>
                <w:sz w:val="20"/>
                <w:szCs w:val="20"/>
                <w:lang w:val="es-ES"/>
              </w:rPr>
              <w:t>En este tipo de subastas se venden varios bienes o servicios, uno tras otro, al mismo grupo de compradores potenciales.</w:t>
            </w:r>
          </w:p>
        </w:tc>
      </w:tr>
    </w:tbl>
    <w:bookmarkEnd w:id="10"/>
    <w:p w14:paraId="549248A8" w14:textId="11C32413" w:rsidR="001A0066" w:rsidRPr="00E21DDA" w:rsidRDefault="00D655F8" w:rsidP="00D655F8">
      <w:pPr>
        <w:jc w:val="both"/>
        <w:rPr>
          <w:sz w:val="18"/>
          <w:szCs w:val="18"/>
          <w:lang w:val="es-ES"/>
        </w:rPr>
      </w:pPr>
      <w:r w:rsidRPr="00E21DDA">
        <w:rPr>
          <w:sz w:val="18"/>
          <w:szCs w:val="18"/>
          <w:lang w:val="es-ES"/>
        </w:rPr>
        <w:t xml:space="preserve">Fuente: Elaboración propia a partir de </w:t>
      </w:r>
      <w:r w:rsidR="00E76A2E" w:rsidRPr="00E21DDA">
        <w:rPr>
          <w:sz w:val="18"/>
          <w:szCs w:val="18"/>
          <w:lang w:val="es-ES"/>
        </w:rPr>
        <w:t xml:space="preserve">Hausch (1986) &amp; </w:t>
      </w:r>
      <w:r w:rsidRPr="00E21DDA">
        <w:rPr>
          <w:sz w:val="18"/>
          <w:szCs w:val="18"/>
          <w:lang w:val="es-ES"/>
        </w:rPr>
        <w:t>Iftekhar (2012).</w:t>
      </w:r>
    </w:p>
    <w:p w14:paraId="10918896" w14:textId="77777777" w:rsidR="00A217B5" w:rsidRPr="00E21DDA" w:rsidRDefault="00A217B5">
      <w:pPr>
        <w:rPr>
          <w:lang w:val="es-ES"/>
        </w:rPr>
      </w:pPr>
      <w:r w:rsidRPr="00E21DDA">
        <w:rPr>
          <w:lang w:val="es-ES"/>
        </w:rPr>
        <w:br w:type="page"/>
      </w:r>
    </w:p>
    <w:p w14:paraId="3DE76F2D" w14:textId="532D6BE8" w:rsidR="007B55AE" w:rsidRPr="00E21DDA" w:rsidRDefault="007B55AE" w:rsidP="00D655F8">
      <w:pPr>
        <w:jc w:val="both"/>
        <w:rPr>
          <w:lang w:val="es-ES"/>
        </w:rPr>
      </w:pPr>
      <w:r w:rsidRPr="00E21DDA">
        <w:rPr>
          <w:lang w:val="es-ES"/>
        </w:rPr>
        <w:lastRenderedPageBreak/>
        <w:t xml:space="preserve">Adicionalmente, las subastas </w:t>
      </w:r>
      <w:r w:rsidR="0084635C" w:rsidRPr="00E21DDA">
        <w:rPr>
          <w:lang w:val="es-ES"/>
        </w:rPr>
        <w:t>aplicadas</w:t>
      </w:r>
      <w:r w:rsidR="00E07B72" w:rsidRPr="00E21DDA">
        <w:rPr>
          <w:lang w:val="es-ES"/>
        </w:rPr>
        <w:t xml:space="preserve"> en el sector pesquero pueden</w:t>
      </w:r>
      <w:r w:rsidR="001E6301" w:rsidRPr="00E21DDA">
        <w:rPr>
          <w:lang w:val="es-ES"/>
        </w:rPr>
        <w:t xml:space="preserve"> presentar las siguientes características</w:t>
      </w:r>
      <w:r w:rsidRPr="00E21DDA">
        <w:rPr>
          <w:lang w:val="es-ES"/>
        </w:rPr>
        <w:t xml:space="preserve">: </w:t>
      </w:r>
    </w:p>
    <w:p w14:paraId="7AD7A47F" w14:textId="23D93D4B" w:rsidR="00C27F63" w:rsidRPr="00E21DDA" w:rsidRDefault="00C27F63" w:rsidP="00C27F63">
      <w:pPr>
        <w:pStyle w:val="ListParagraph"/>
        <w:spacing w:after="0"/>
        <w:ind w:left="360"/>
        <w:jc w:val="center"/>
        <w:rPr>
          <w:b/>
          <w:bCs/>
          <w:lang w:val="es-ES"/>
        </w:rPr>
      </w:pPr>
      <w:r w:rsidRPr="00E21DDA">
        <w:rPr>
          <w:b/>
          <w:bCs/>
          <w:lang w:val="es-ES"/>
        </w:rPr>
        <w:t>Tabla 4:</w:t>
      </w:r>
      <w:r w:rsidRPr="00E21DDA">
        <w:rPr>
          <w:lang w:val="es-ES"/>
        </w:rPr>
        <w:t xml:space="preserve"> </w:t>
      </w:r>
      <w:r w:rsidR="00E07B72" w:rsidRPr="00E21DDA">
        <w:rPr>
          <w:lang w:val="es-ES"/>
        </w:rPr>
        <w:t xml:space="preserve">Características </w:t>
      </w:r>
      <w:r w:rsidR="00ED30A1" w:rsidRPr="00E21DDA">
        <w:rPr>
          <w:lang w:val="es-ES"/>
        </w:rPr>
        <w:t>subastas en sector pesquero.</w:t>
      </w:r>
    </w:p>
    <w:tbl>
      <w:tblPr>
        <w:tblStyle w:val="TableGrid"/>
        <w:tblW w:w="5000" w:type="pct"/>
        <w:tblLook w:val="04A0" w:firstRow="1" w:lastRow="0" w:firstColumn="1" w:lastColumn="0" w:noHBand="0" w:noVBand="1"/>
      </w:tblPr>
      <w:tblGrid>
        <w:gridCol w:w="1414"/>
        <w:gridCol w:w="8656"/>
      </w:tblGrid>
      <w:tr w:rsidR="00C27F63" w:rsidRPr="00E21DDA" w14:paraId="131B1F5F" w14:textId="77777777" w:rsidTr="00F3004C">
        <w:tc>
          <w:tcPr>
            <w:tcW w:w="702" w:type="pct"/>
          </w:tcPr>
          <w:p w14:paraId="1B4E8EF5" w14:textId="44496D83" w:rsidR="00C27F63" w:rsidRPr="00E21DDA" w:rsidRDefault="00C27F63" w:rsidP="00D655F8">
            <w:pPr>
              <w:jc w:val="both"/>
              <w:rPr>
                <w:sz w:val="20"/>
                <w:szCs w:val="20"/>
                <w:lang w:val="es-ES"/>
              </w:rPr>
            </w:pPr>
            <w:r w:rsidRPr="00E21DDA">
              <w:rPr>
                <w:sz w:val="20"/>
                <w:szCs w:val="20"/>
                <w:lang w:val="es-ES"/>
              </w:rPr>
              <w:t>Característica</w:t>
            </w:r>
          </w:p>
        </w:tc>
        <w:tc>
          <w:tcPr>
            <w:tcW w:w="4298" w:type="pct"/>
          </w:tcPr>
          <w:p w14:paraId="2FCEFD1C" w14:textId="78F03CB0" w:rsidR="00C27F63" w:rsidRPr="00E21DDA" w:rsidRDefault="00C27F63" w:rsidP="00D655F8">
            <w:pPr>
              <w:jc w:val="both"/>
              <w:rPr>
                <w:sz w:val="20"/>
                <w:szCs w:val="20"/>
                <w:lang w:val="es-ES"/>
              </w:rPr>
            </w:pPr>
            <w:r w:rsidRPr="00E21DDA">
              <w:rPr>
                <w:sz w:val="20"/>
                <w:szCs w:val="20"/>
                <w:lang w:val="es-ES"/>
              </w:rPr>
              <w:t>Descripción</w:t>
            </w:r>
          </w:p>
        </w:tc>
      </w:tr>
      <w:tr w:rsidR="00EF0B2C" w:rsidRPr="00E21DDA" w14:paraId="28AF3D4F" w14:textId="77777777" w:rsidTr="00F3004C">
        <w:trPr>
          <w:trHeight w:val="538"/>
        </w:trPr>
        <w:tc>
          <w:tcPr>
            <w:tcW w:w="702" w:type="pct"/>
            <w:vMerge w:val="restart"/>
          </w:tcPr>
          <w:p w14:paraId="128F3CE2" w14:textId="46FC02F2" w:rsidR="00EF0B2C" w:rsidRPr="00E21DDA" w:rsidRDefault="00EF0B2C" w:rsidP="00D655F8">
            <w:pPr>
              <w:jc w:val="both"/>
              <w:rPr>
                <w:sz w:val="20"/>
                <w:szCs w:val="20"/>
                <w:lang w:val="es-ES"/>
              </w:rPr>
            </w:pPr>
            <w:r w:rsidRPr="00E21DDA">
              <w:rPr>
                <w:sz w:val="20"/>
                <w:szCs w:val="20"/>
                <w:lang w:val="es-ES"/>
              </w:rPr>
              <w:t xml:space="preserve">Información </w:t>
            </w:r>
            <w:r w:rsidR="00815230" w:rsidRPr="00E21DDA">
              <w:rPr>
                <w:sz w:val="20"/>
                <w:szCs w:val="20"/>
                <w:lang w:val="es-ES"/>
              </w:rPr>
              <w:t xml:space="preserve">ex - </w:t>
            </w:r>
            <w:r w:rsidRPr="00E21DDA">
              <w:rPr>
                <w:sz w:val="20"/>
                <w:szCs w:val="20"/>
                <w:lang w:val="es-ES"/>
              </w:rPr>
              <w:t>ante</w:t>
            </w:r>
          </w:p>
        </w:tc>
        <w:tc>
          <w:tcPr>
            <w:tcW w:w="4298" w:type="pct"/>
          </w:tcPr>
          <w:p w14:paraId="1C1F5483" w14:textId="29BCBA42" w:rsidR="00EF0B2C" w:rsidRPr="00E21DDA" w:rsidRDefault="001930FC" w:rsidP="00EF0B2C">
            <w:pPr>
              <w:jc w:val="both"/>
              <w:rPr>
                <w:sz w:val="20"/>
                <w:szCs w:val="20"/>
                <w:lang w:val="es-ES"/>
              </w:rPr>
            </w:pPr>
            <w:r w:rsidRPr="00E21DDA">
              <w:rPr>
                <w:sz w:val="20"/>
                <w:szCs w:val="20"/>
                <w:lang w:val="es-ES"/>
              </w:rPr>
              <w:t>Se diferencian</w:t>
            </w:r>
            <w:r w:rsidR="00EF0B2C" w:rsidRPr="00E21DDA">
              <w:rPr>
                <w:sz w:val="20"/>
                <w:szCs w:val="20"/>
                <w:lang w:val="es-ES"/>
              </w:rPr>
              <w:t xml:space="preserve"> por el tipo de información entregada previo a la subasta y cuán anticipado se revela esta información.</w:t>
            </w:r>
          </w:p>
        </w:tc>
      </w:tr>
      <w:tr w:rsidR="00EF0B2C" w:rsidRPr="00E21DDA" w14:paraId="77C907DD" w14:textId="77777777" w:rsidTr="00F3004C">
        <w:trPr>
          <w:trHeight w:val="536"/>
        </w:trPr>
        <w:tc>
          <w:tcPr>
            <w:tcW w:w="702" w:type="pct"/>
            <w:vMerge/>
          </w:tcPr>
          <w:p w14:paraId="133CCC14" w14:textId="77777777" w:rsidR="00EF0B2C" w:rsidRPr="00E21DDA" w:rsidRDefault="00EF0B2C" w:rsidP="00D655F8">
            <w:pPr>
              <w:jc w:val="both"/>
              <w:rPr>
                <w:sz w:val="20"/>
                <w:szCs w:val="20"/>
                <w:lang w:val="es-ES"/>
              </w:rPr>
            </w:pPr>
          </w:p>
        </w:tc>
        <w:tc>
          <w:tcPr>
            <w:tcW w:w="4298" w:type="pct"/>
          </w:tcPr>
          <w:p w14:paraId="1E6DDD21" w14:textId="6B15CBB8" w:rsidR="00EF0B2C" w:rsidRPr="00E21DDA" w:rsidRDefault="00EF0B2C" w:rsidP="00D655F8">
            <w:pPr>
              <w:jc w:val="both"/>
              <w:rPr>
                <w:sz w:val="20"/>
                <w:szCs w:val="20"/>
                <w:lang w:val="es-ES"/>
              </w:rPr>
            </w:pPr>
            <w:r w:rsidRPr="00E21DDA">
              <w:rPr>
                <w:sz w:val="20"/>
                <w:szCs w:val="20"/>
                <w:lang w:val="es-ES"/>
              </w:rPr>
              <w:t>La autoridad puede publicar información del tamaño de los lotes, número de lotes a subastar y el precio mínimo definido para cada subasta.</w:t>
            </w:r>
          </w:p>
        </w:tc>
      </w:tr>
      <w:tr w:rsidR="00EF0B2C" w:rsidRPr="00E21DDA" w14:paraId="258CF09C" w14:textId="77777777" w:rsidTr="00F3004C">
        <w:trPr>
          <w:trHeight w:val="270"/>
        </w:trPr>
        <w:tc>
          <w:tcPr>
            <w:tcW w:w="702" w:type="pct"/>
            <w:vMerge/>
          </w:tcPr>
          <w:p w14:paraId="763F910F" w14:textId="77777777" w:rsidR="00EF0B2C" w:rsidRPr="00E21DDA" w:rsidRDefault="00EF0B2C" w:rsidP="00D655F8">
            <w:pPr>
              <w:jc w:val="both"/>
              <w:rPr>
                <w:sz w:val="20"/>
                <w:szCs w:val="20"/>
                <w:lang w:val="es-ES"/>
              </w:rPr>
            </w:pPr>
          </w:p>
        </w:tc>
        <w:tc>
          <w:tcPr>
            <w:tcW w:w="4298" w:type="pct"/>
          </w:tcPr>
          <w:p w14:paraId="7FACDC50" w14:textId="39B9B921" w:rsidR="00EF0B2C" w:rsidRPr="00E21DDA" w:rsidRDefault="00EF0B2C" w:rsidP="00D655F8">
            <w:pPr>
              <w:jc w:val="both"/>
              <w:rPr>
                <w:sz w:val="20"/>
                <w:szCs w:val="20"/>
                <w:lang w:val="es-ES"/>
              </w:rPr>
            </w:pPr>
            <w:r w:rsidRPr="00E21DDA">
              <w:rPr>
                <w:sz w:val="20"/>
                <w:szCs w:val="20"/>
                <w:lang w:val="es-ES"/>
              </w:rPr>
              <w:t xml:space="preserve">También puede entregar esta información </w:t>
            </w:r>
            <w:r w:rsidR="00853688" w:rsidRPr="00E21DDA">
              <w:rPr>
                <w:sz w:val="20"/>
                <w:szCs w:val="20"/>
                <w:lang w:val="es-ES"/>
              </w:rPr>
              <w:t>minutos, horas</w:t>
            </w:r>
            <w:r w:rsidRPr="00E21DDA">
              <w:rPr>
                <w:sz w:val="20"/>
                <w:szCs w:val="20"/>
                <w:lang w:val="es-ES"/>
              </w:rPr>
              <w:t xml:space="preserve"> o meses antes de la subasta. </w:t>
            </w:r>
          </w:p>
        </w:tc>
      </w:tr>
      <w:tr w:rsidR="00EF0B2C" w:rsidRPr="00E21DDA" w14:paraId="72DE8621" w14:textId="77777777" w:rsidTr="00F3004C">
        <w:trPr>
          <w:trHeight w:val="270"/>
        </w:trPr>
        <w:tc>
          <w:tcPr>
            <w:tcW w:w="702" w:type="pct"/>
            <w:vMerge/>
          </w:tcPr>
          <w:p w14:paraId="4D5013E4" w14:textId="77777777" w:rsidR="00EF0B2C" w:rsidRPr="00E21DDA" w:rsidRDefault="00EF0B2C" w:rsidP="00D655F8">
            <w:pPr>
              <w:jc w:val="both"/>
              <w:rPr>
                <w:sz w:val="20"/>
                <w:szCs w:val="20"/>
                <w:lang w:val="es-ES"/>
              </w:rPr>
            </w:pPr>
          </w:p>
        </w:tc>
        <w:tc>
          <w:tcPr>
            <w:tcW w:w="4298" w:type="pct"/>
          </w:tcPr>
          <w:p w14:paraId="1417DF4F" w14:textId="4751C5F4" w:rsidR="00EF0B2C" w:rsidRPr="00E21DDA" w:rsidRDefault="00EF0B2C" w:rsidP="00D655F8">
            <w:pPr>
              <w:jc w:val="both"/>
              <w:rPr>
                <w:sz w:val="20"/>
                <w:szCs w:val="20"/>
                <w:lang w:val="es-ES"/>
              </w:rPr>
            </w:pPr>
            <w:r w:rsidRPr="00E21DDA">
              <w:rPr>
                <w:sz w:val="20"/>
                <w:szCs w:val="20"/>
                <w:lang w:val="es-ES"/>
              </w:rPr>
              <w:t>En otras situaciones puede decidir no entregar este tipo de antecedentes.</w:t>
            </w:r>
          </w:p>
        </w:tc>
      </w:tr>
      <w:tr w:rsidR="003F7878" w:rsidRPr="00E21DDA" w14:paraId="48009916" w14:textId="77777777" w:rsidTr="00F3004C">
        <w:trPr>
          <w:trHeight w:val="245"/>
        </w:trPr>
        <w:tc>
          <w:tcPr>
            <w:tcW w:w="702" w:type="pct"/>
            <w:vMerge w:val="restart"/>
          </w:tcPr>
          <w:p w14:paraId="65CFC6F4" w14:textId="62CE2A17" w:rsidR="003F7878" w:rsidRPr="00E21DDA" w:rsidRDefault="003F7878" w:rsidP="00D655F8">
            <w:pPr>
              <w:jc w:val="both"/>
              <w:rPr>
                <w:sz w:val="20"/>
                <w:szCs w:val="20"/>
                <w:lang w:val="es-ES"/>
              </w:rPr>
            </w:pPr>
            <w:r w:rsidRPr="00E21DDA">
              <w:rPr>
                <w:sz w:val="20"/>
                <w:szCs w:val="20"/>
                <w:lang w:val="es-ES"/>
              </w:rPr>
              <w:t>Distribución de lotes</w:t>
            </w:r>
          </w:p>
        </w:tc>
        <w:tc>
          <w:tcPr>
            <w:tcW w:w="4298" w:type="pct"/>
          </w:tcPr>
          <w:p w14:paraId="6F1074E0" w14:textId="48422FF9" w:rsidR="003F7878" w:rsidRPr="00E21DDA" w:rsidRDefault="003F7878" w:rsidP="00D655F8">
            <w:pPr>
              <w:jc w:val="both"/>
              <w:rPr>
                <w:sz w:val="20"/>
                <w:szCs w:val="20"/>
                <w:lang w:val="es-ES"/>
              </w:rPr>
            </w:pPr>
            <w:r w:rsidRPr="00E21DDA">
              <w:rPr>
                <w:sz w:val="20"/>
                <w:szCs w:val="20"/>
                <w:lang w:val="es-ES"/>
              </w:rPr>
              <w:t>La autoridad o regulador debe decidir la distribución de los lotes definid</w:t>
            </w:r>
            <w:r w:rsidR="000F1609" w:rsidRPr="00E21DDA">
              <w:rPr>
                <w:sz w:val="20"/>
                <w:szCs w:val="20"/>
                <w:lang w:val="es-ES"/>
              </w:rPr>
              <w:t>a</w:t>
            </w:r>
            <w:r w:rsidRPr="00E21DDA">
              <w:rPr>
                <w:sz w:val="20"/>
                <w:szCs w:val="20"/>
                <w:lang w:val="es-ES"/>
              </w:rPr>
              <w:t xml:space="preserve"> como la proporción que representan de la cuota.</w:t>
            </w:r>
          </w:p>
        </w:tc>
      </w:tr>
      <w:tr w:rsidR="003F7878" w:rsidRPr="00E21DDA" w14:paraId="34E53D3E" w14:textId="77777777" w:rsidTr="00F3004C">
        <w:trPr>
          <w:trHeight w:val="84"/>
        </w:trPr>
        <w:tc>
          <w:tcPr>
            <w:tcW w:w="702" w:type="pct"/>
            <w:vMerge/>
          </w:tcPr>
          <w:p w14:paraId="17B01D1C" w14:textId="77777777" w:rsidR="003F7878" w:rsidRPr="00E21DDA" w:rsidRDefault="003F7878" w:rsidP="00D655F8">
            <w:pPr>
              <w:jc w:val="both"/>
              <w:rPr>
                <w:sz w:val="20"/>
                <w:szCs w:val="20"/>
                <w:lang w:val="es-ES"/>
              </w:rPr>
            </w:pPr>
          </w:p>
        </w:tc>
        <w:tc>
          <w:tcPr>
            <w:tcW w:w="4298" w:type="pct"/>
          </w:tcPr>
          <w:p w14:paraId="5A5974DE" w14:textId="2965EC82" w:rsidR="003F7878" w:rsidRPr="00E21DDA" w:rsidRDefault="006B1D5C" w:rsidP="00D655F8">
            <w:pPr>
              <w:jc w:val="both"/>
              <w:rPr>
                <w:sz w:val="20"/>
                <w:szCs w:val="20"/>
                <w:lang w:val="es-ES"/>
              </w:rPr>
            </w:pPr>
            <w:r w:rsidRPr="00E21DDA">
              <w:rPr>
                <w:sz w:val="20"/>
                <w:szCs w:val="20"/>
                <w:lang w:val="es-ES"/>
              </w:rPr>
              <w:t>Todos los lotes para subastar</w:t>
            </w:r>
            <w:r w:rsidR="003F7878" w:rsidRPr="00E21DDA">
              <w:rPr>
                <w:sz w:val="20"/>
                <w:szCs w:val="20"/>
                <w:lang w:val="es-ES"/>
              </w:rPr>
              <w:t xml:space="preserve"> pueden tener el mismo tamaño.</w:t>
            </w:r>
          </w:p>
        </w:tc>
      </w:tr>
      <w:tr w:rsidR="003F7878" w:rsidRPr="00E21DDA" w14:paraId="46CED5BF" w14:textId="77777777" w:rsidTr="00F3004C">
        <w:trPr>
          <w:trHeight w:val="83"/>
        </w:trPr>
        <w:tc>
          <w:tcPr>
            <w:tcW w:w="702" w:type="pct"/>
            <w:vMerge/>
          </w:tcPr>
          <w:p w14:paraId="6CAEB3CB" w14:textId="77777777" w:rsidR="003F7878" w:rsidRPr="00E21DDA" w:rsidRDefault="003F7878" w:rsidP="00D655F8">
            <w:pPr>
              <w:jc w:val="both"/>
              <w:rPr>
                <w:sz w:val="20"/>
                <w:szCs w:val="20"/>
                <w:lang w:val="es-ES"/>
              </w:rPr>
            </w:pPr>
          </w:p>
        </w:tc>
        <w:tc>
          <w:tcPr>
            <w:tcW w:w="4298" w:type="pct"/>
          </w:tcPr>
          <w:p w14:paraId="053469E3" w14:textId="14A64242" w:rsidR="003F7878" w:rsidRPr="00E21DDA" w:rsidRDefault="003F7878" w:rsidP="00D655F8">
            <w:pPr>
              <w:jc w:val="both"/>
              <w:rPr>
                <w:sz w:val="20"/>
                <w:szCs w:val="20"/>
                <w:lang w:val="es-ES"/>
              </w:rPr>
            </w:pPr>
            <w:r w:rsidRPr="00E21DDA">
              <w:rPr>
                <w:sz w:val="20"/>
                <w:szCs w:val="20"/>
                <w:lang w:val="es-ES"/>
              </w:rPr>
              <w:t xml:space="preserve">Pueden </w:t>
            </w:r>
            <w:r w:rsidR="001930FC" w:rsidRPr="00E21DDA">
              <w:rPr>
                <w:sz w:val="20"/>
                <w:szCs w:val="20"/>
                <w:lang w:val="es-ES"/>
              </w:rPr>
              <w:t xml:space="preserve">existir </w:t>
            </w:r>
            <w:r w:rsidRPr="00E21DDA">
              <w:rPr>
                <w:sz w:val="20"/>
                <w:szCs w:val="20"/>
                <w:lang w:val="es-ES"/>
              </w:rPr>
              <w:t xml:space="preserve">grupos de lotes </w:t>
            </w:r>
            <w:r w:rsidR="00CF40F7" w:rsidRPr="00E21DDA">
              <w:rPr>
                <w:sz w:val="20"/>
                <w:szCs w:val="20"/>
                <w:lang w:val="es-ES"/>
              </w:rPr>
              <w:t>que comparten un mismo tamaño.</w:t>
            </w:r>
          </w:p>
        </w:tc>
      </w:tr>
      <w:tr w:rsidR="003F7878" w:rsidRPr="00E21DDA" w14:paraId="7ED8C0D7" w14:textId="77777777" w:rsidTr="00F3004C">
        <w:trPr>
          <w:trHeight w:val="83"/>
        </w:trPr>
        <w:tc>
          <w:tcPr>
            <w:tcW w:w="702" w:type="pct"/>
            <w:vMerge/>
          </w:tcPr>
          <w:p w14:paraId="07EAE7A4" w14:textId="77777777" w:rsidR="003F7878" w:rsidRPr="00E21DDA" w:rsidRDefault="003F7878" w:rsidP="00D655F8">
            <w:pPr>
              <w:jc w:val="both"/>
              <w:rPr>
                <w:sz w:val="20"/>
                <w:szCs w:val="20"/>
                <w:lang w:val="es-ES"/>
              </w:rPr>
            </w:pPr>
          </w:p>
        </w:tc>
        <w:tc>
          <w:tcPr>
            <w:tcW w:w="4298" w:type="pct"/>
          </w:tcPr>
          <w:p w14:paraId="59C53D97" w14:textId="4C9FD1DF" w:rsidR="003F7878" w:rsidRPr="00E21DDA" w:rsidRDefault="00CF40F7" w:rsidP="00D655F8">
            <w:pPr>
              <w:jc w:val="both"/>
              <w:rPr>
                <w:sz w:val="20"/>
                <w:szCs w:val="20"/>
                <w:lang w:val="es-ES"/>
              </w:rPr>
            </w:pPr>
            <w:r w:rsidRPr="00E21DDA">
              <w:rPr>
                <w:sz w:val="20"/>
                <w:szCs w:val="20"/>
                <w:lang w:val="es-ES"/>
              </w:rPr>
              <w:t xml:space="preserve">El regulador también debe decidir la posición de los lotes a subastar. Puede subastar primero los lotes más pequeños e ir gradualmente </w:t>
            </w:r>
            <w:r w:rsidR="00CA08D1" w:rsidRPr="00E21DDA">
              <w:rPr>
                <w:sz w:val="20"/>
                <w:szCs w:val="20"/>
                <w:lang w:val="es-ES"/>
              </w:rPr>
              <w:t>subastando los lotes de mayor tamaño o viceversa.</w:t>
            </w:r>
            <w:r w:rsidRPr="00E21DDA">
              <w:rPr>
                <w:sz w:val="20"/>
                <w:szCs w:val="20"/>
                <w:lang w:val="es-ES"/>
              </w:rPr>
              <w:t xml:space="preserve"> </w:t>
            </w:r>
          </w:p>
        </w:tc>
      </w:tr>
      <w:tr w:rsidR="007C3E37" w:rsidRPr="00E21DDA" w14:paraId="068FEE52" w14:textId="77777777" w:rsidTr="00F3004C">
        <w:trPr>
          <w:trHeight w:val="120"/>
        </w:trPr>
        <w:tc>
          <w:tcPr>
            <w:tcW w:w="702" w:type="pct"/>
            <w:vMerge w:val="restart"/>
          </w:tcPr>
          <w:p w14:paraId="59FDAAB8" w14:textId="142A5B5C" w:rsidR="007C3E37" w:rsidRPr="00E21DDA" w:rsidRDefault="007C3E37" w:rsidP="00D655F8">
            <w:pPr>
              <w:jc w:val="both"/>
              <w:rPr>
                <w:sz w:val="20"/>
                <w:szCs w:val="20"/>
                <w:lang w:val="es-ES"/>
              </w:rPr>
            </w:pPr>
            <w:r w:rsidRPr="00E21DDA">
              <w:rPr>
                <w:sz w:val="20"/>
                <w:szCs w:val="20"/>
                <w:lang w:val="es-ES"/>
              </w:rPr>
              <w:t>Duración de asignaciones</w:t>
            </w:r>
          </w:p>
        </w:tc>
        <w:tc>
          <w:tcPr>
            <w:tcW w:w="4298" w:type="pct"/>
          </w:tcPr>
          <w:p w14:paraId="738B4ADA" w14:textId="2ACE2176" w:rsidR="007C3E37" w:rsidRPr="00E21DDA" w:rsidRDefault="007C3E37" w:rsidP="00D655F8">
            <w:pPr>
              <w:jc w:val="both"/>
              <w:rPr>
                <w:sz w:val="20"/>
                <w:szCs w:val="20"/>
                <w:lang w:val="es-ES"/>
              </w:rPr>
            </w:pPr>
            <w:r w:rsidRPr="00E21DDA">
              <w:rPr>
                <w:sz w:val="20"/>
                <w:szCs w:val="20"/>
                <w:lang w:val="es-ES"/>
              </w:rPr>
              <w:t xml:space="preserve">Las asignaciones pueden tener vigencia por 1 año, </w:t>
            </w:r>
            <w:r w:rsidR="00853688" w:rsidRPr="00E21DDA">
              <w:rPr>
                <w:sz w:val="20"/>
                <w:szCs w:val="20"/>
                <w:lang w:val="es-ES"/>
              </w:rPr>
              <w:t xml:space="preserve">5 años, </w:t>
            </w:r>
            <w:r w:rsidRPr="00E21DDA">
              <w:rPr>
                <w:sz w:val="20"/>
                <w:szCs w:val="20"/>
                <w:lang w:val="es-ES"/>
              </w:rPr>
              <w:t>10 años o 20 años</w:t>
            </w:r>
            <w:r w:rsidR="00853688" w:rsidRPr="00E21DDA">
              <w:rPr>
                <w:sz w:val="20"/>
                <w:szCs w:val="20"/>
                <w:lang w:val="es-ES"/>
              </w:rPr>
              <w:t>, etc.</w:t>
            </w:r>
          </w:p>
        </w:tc>
      </w:tr>
      <w:tr w:rsidR="007C3E37" w:rsidRPr="00E21DDA" w14:paraId="2181B782" w14:textId="77777777" w:rsidTr="00F3004C">
        <w:trPr>
          <w:trHeight w:val="120"/>
        </w:trPr>
        <w:tc>
          <w:tcPr>
            <w:tcW w:w="702" w:type="pct"/>
            <w:vMerge/>
          </w:tcPr>
          <w:p w14:paraId="5EF0C5B2" w14:textId="77777777" w:rsidR="007C3E37" w:rsidRPr="00E21DDA" w:rsidRDefault="007C3E37" w:rsidP="00D655F8">
            <w:pPr>
              <w:jc w:val="both"/>
              <w:rPr>
                <w:sz w:val="20"/>
                <w:szCs w:val="20"/>
                <w:lang w:val="es-ES"/>
              </w:rPr>
            </w:pPr>
          </w:p>
        </w:tc>
        <w:tc>
          <w:tcPr>
            <w:tcW w:w="4298" w:type="pct"/>
          </w:tcPr>
          <w:p w14:paraId="55DD2FDB" w14:textId="372DAE48" w:rsidR="007C3E37" w:rsidRPr="00E21DDA" w:rsidRDefault="007C3E37" w:rsidP="00D655F8">
            <w:pPr>
              <w:jc w:val="both"/>
              <w:rPr>
                <w:sz w:val="20"/>
                <w:szCs w:val="20"/>
                <w:lang w:val="es-ES"/>
              </w:rPr>
            </w:pPr>
            <w:r w:rsidRPr="00E21DDA">
              <w:rPr>
                <w:sz w:val="20"/>
                <w:szCs w:val="20"/>
                <w:lang w:val="es-ES"/>
              </w:rPr>
              <w:t xml:space="preserve">La vigencia de las asignaciones </w:t>
            </w:r>
            <w:r w:rsidR="00976A78" w:rsidRPr="00E21DDA">
              <w:rPr>
                <w:sz w:val="20"/>
                <w:szCs w:val="20"/>
                <w:lang w:val="es-ES"/>
              </w:rPr>
              <w:t>debiera basarse en las</w:t>
            </w:r>
            <w:r w:rsidRPr="00E21DDA">
              <w:rPr>
                <w:sz w:val="20"/>
                <w:szCs w:val="20"/>
                <w:lang w:val="es-ES"/>
              </w:rPr>
              <w:t xml:space="preserve"> características del secto</w:t>
            </w:r>
            <w:r w:rsidR="001E6301" w:rsidRPr="00E21DDA">
              <w:rPr>
                <w:sz w:val="20"/>
                <w:szCs w:val="20"/>
                <w:lang w:val="es-ES"/>
              </w:rPr>
              <w:t>r. La más común se relaciona al tiempo</w:t>
            </w:r>
            <w:r w:rsidRPr="00E21DDA">
              <w:rPr>
                <w:sz w:val="20"/>
                <w:szCs w:val="20"/>
                <w:lang w:val="es-ES"/>
              </w:rPr>
              <w:t xml:space="preserve"> requerido para recuperar la inversión </w:t>
            </w:r>
            <w:r w:rsidR="00303336" w:rsidRPr="00E21DDA">
              <w:rPr>
                <w:sz w:val="20"/>
                <w:szCs w:val="20"/>
                <w:lang w:val="es-ES"/>
              </w:rPr>
              <w:t xml:space="preserve">en </w:t>
            </w:r>
            <w:r w:rsidR="00853688" w:rsidRPr="00E21DDA">
              <w:rPr>
                <w:sz w:val="20"/>
                <w:szCs w:val="20"/>
                <w:lang w:val="es-ES"/>
              </w:rPr>
              <w:t>embarcaciones</w:t>
            </w:r>
            <w:r w:rsidRPr="00E21DDA">
              <w:rPr>
                <w:sz w:val="20"/>
                <w:szCs w:val="20"/>
                <w:lang w:val="es-ES"/>
              </w:rPr>
              <w:t xml:space="preserve"> </w:t>
            </w:r>
            <w:r w:rsidR="000F1609" w:rsidRPr="00E21DDA">
              <w:rPr>
                <w:sz w:val="20"/>
                <w:szCs w:val="20"/>
                <w:lang w:val="es-ES"/>
              </w:rPr>
              <w:t>y/</w:t>
            </w:r>
            <w:r w:rsidRPr="00E21DDA">
              <w:rPr>
                <w:sz w:val="20"/>
                <w:szCs w:val="20"/>
                <w:lang w:val="es-ES"/>
              </w:rPr>
              <w:t>o infraestructura pesquera.</w:t>
            </w:r>
          </w:p>
        </w:tc>
      </w:tr>
    </w:tbl>
    <w:p w14:paraId="2EA8C20E" w14:textId="7A5D5702" w:rsidR="00DD5912" w:rsidRPr="00E21DDA" w:rsidRDefault="003C60F8" w:rsidP="00D655F8">
      <w:pPr>
        <w:jc w:val="both"/>
        <w:rPr>
          <w:sz w:val="18"/>
          <w:szCs w:val="18"/>
          <w:lang w:val="es-ES"/>
        </w:rPr>
      </w:pPr>
      <w:r w:rsidRPr="00E21DDA">
        <w:rPr>
          <w:sz w:val="18"/>
          <w:szCs w:val="18"/>
          <w:lang w:val="es-ES"/>
        </w:rPr>
        <w:t>Fuente: Elaboración propia.</w:t>
      </w:r>
    </w:p>
    <w:p w14:paraId="704BD84C" w14:textId="3D35B0EB" w:rsidR="007B2645" w:rsidRPr="00E21DDA" w:rsidRDefault="00A31A77" w:rsidP="00066B53">
      <w:pPr>
        <w:pStyle w:val="ListParagraph"/>
        <w:numPr>
          <w:ilvl w:val="0"/>
          <w:numId w:val="46"/>
        </w:numPr>
        <w:rPr>
          <w:b/>
          <w:bCs/>
          <w:lang w:val="es-ES"/>
        </w:rPr>
      </w:pPr>
      <w:r w:rsidRPr="00E21DDA">
        <w:rPr>
          <w:b/>
          <w:bCs/>
          <w:lang w:val="es-ES"/>
        </w:rPr>
        <w:t>Experiencias</w:t>
      </w:r>
      <w:r w:rsidR="007B2645" w:rsidRPr="00E21DDA">
        <w:rPr>
          <w:b/>
          <w:bCs/>
          <w:lang w:val="es-ES"/>
        </w:rPr>
        <w:t xml:space="preserve"> de subastas en </w:t>
      </w:r>
      <w:r w:rsidR="008E7916" w:rsidRPr="00E21DDA">
        <w:rPr>
          <w:b/>
          <w:bCs/>
          <w:lang w:val="es-ES"/>
        </w:rPr>
        <w:t xml:space="preserve">el </w:t>
      </w:r>
      <w:r w:rsidR="007B2645" w:rsidRPr="00E21DDA">
        <w:rPr>
          <w:b/>
          <w:bCs/>
          <w:lang w:val="es-ES"/>
        </w:rPr>
        <w:t>sector pesquero</w:t>
      </w:r>
    </w:p>
    <w:p w14:paraId="3E70BD91" w14:textId="7C5E875F" w:rsidR="00FD71EF" w:rsidRPr="00E21DDA" w:rsidRDefault="007B2645" w:rsidP="007B2645">
      <w:pPr>
        <w:jc w:val="both"/>
        <w:rPr>
          <w:lang w:val="es-ES"/>
        </w:rPr>
      </w:pPr>
      <w:r w:rsidRPr="00E21DDA">
        <w:rPr>
          <w:lang w:val="es-ES"/>
        </w:rPr>
        <w:t xml:space="preserve">La </w:t>
      </w:r>
      <w:r w:rsidR="000D4144" w:rsidRPr="00E21DDA">
        <w:rPr>
          <w:lang w:val="es-ES"/>
        </w:rPr>
        <w:t xml:space="preserve">utilización de subastas para </w:t>
      </w:r>
      <w:r w:rsidR="00417404" w:rsidRPr="00E21DDA">
        <w:rPr>
          <w:lang w:val="es-ES"/>
        </w:rPr>
        <w:t>asignación de licencias individuales de pesca</w:t>
      </w:r>
      <w:r w:rsidR="000D4144" w:rsidRPr="00E21DDA">
        <w:rPr>
          <w:lang w:val="es-ES"/>
        </w:rPr>
        <w:t xml:space="preserve"> </w:t>
      </w:r>
      <w:r w:rsidR="005B5E50" w:rsidRPr="00E21DDA">
        <w:rPr>
          <w:lang w:val="es-ES"/>
        </w:rPr>
        <w:t xml:space="preserve">es </w:t>
      </w:r>
      <w:r w:rsidR="00A541FD" w:rsidRPr="00E21DDA">
        <w:rPr>
          <w:lang w:val="es-ES"/>
        </w:rPr>
        <w:t xml:space="preserve">una práctica </w:t>
      </w:r>
      <w:r w:rsidR="00FC5A0F" w:rsidRPr="00E21DDA">
        <w:rPr>
          <w:lang w:val="es-ES"/>
        </w:rPr>
        <w:t xml:space="preserve">poco extendida </w:t>
      </w:r>
      <w:r w:rsidR="00A541FD" w:rsidRPr="00E21DDA">
        <w:rPr>
          <w:lang w:val="es-ES"/>
        </w:rPr>
        <w:t xml:space="preserve">que </w:t>
      </w:r>
      <w:r w:rsidR="007B5BC6" w:rsidRPr="00E21DDA">
        <w:rPr>
          <w:lang w:val="es-ES"/>
        </w:rPr>
        <w:t>ha sido implementad</w:t>
      </w:r>
      <w:r w:rsidR="00A541FD" w:rsidRPr="00E21DDA">
        <w:rPr>
          <w:lang w:val="es-ES"/>
        </w:rPr>
        <w:t>a</w:t>
      </w:r>
      <w:r w:rsidR="007B5BC6" w:rsidRPr="00E21DDA">
        <w:rPr>
          <w:lang w:val="es-ES"/>
        </w:rPr>
        <w:t xml:space="preserve"> hace más de dos</w:t>
      </w:r>
      <w:r w:rsidR="005B5E50" w:rsidRPr="00E21DDA">
        <w:rPr>
          <w:lang w:val="es-ES"/>
        </w:rPr>
        <w:t xml:space="preserve"> décadas </w:t>
      </w:r>
      <w:r w:rsidR="00476B9A" w:rsidRPr="00E21DDA">
        <w:rPr>
          <w:lang w:val="es-ES"/>
        </w:rPr>
        <w:t xml:space="preserve">por </w:t>
      </w:r>
      <w:r w:rsidR="00806759" w:rsidRPr="00E21DDA">
        <w:rPr>
          <w:lang w:val="es-ES"/>
        </w:rPr>
        <w:t xml:space="preserve">una </w:t>
      </w:r>
      <w:r w:rsidR="00FC5A0F" w:rsidRPr="00E21DDA">
        <w:rPr>
          <w:lang w:val="es-ES"/>
        </w:rPr>
        <w:t xml:space="preserve">cantidad pequeña </w:t>
      </w:r>
      <w:r w:rsidR="00806759" w:rsidRPr="00E21DDA">
        <w:rPr>
          <w:lang w:val="es-ES"/>
        </w:rPr>
        <w:t>de</w:t>
      </w:r>
      <w:r w:rsidR="007B5BC6" w:rsidRPr="00E21DDA">
        <w:rPr>
          <w:lang w:val="es-ES"/>
        </w:rPr>
        <w:t xml:space="preserve"> países pesqueros </w:t>
      </w:r>
      <w:r w:rsidR="00417404" w:rsidRPr="00E21DDA">
        <w:rPr>
          <w:lang w:val="es-ES"/>
        </w:rPr>
        <w:t>alrededor del</w:t>
      </w:r>
      <w:r w:rsidR="007B5BC6" w:rsidRPr="00E21DDA">
        <w:rPr>
          <w:lang w:val="es-ES"/>
        </w:rPr>
        <w:t xml:space="preserve"> mundo</w:t>
      </w:r>
      <w:r w:rsidR="00806759" w:rsidRPr="00E21DDA">
        <w:rPr>
          <w:lang w:val="es-ES"/>
        </w:rPr>
        <w:t xml:space="preserve">, con resultados dispares en términos de </w:t>
      </w:r>
      <w:r w:rsidR="00FD71EF" w:rsidRPr="00E21DDA">
        <w:rPr>
          <w:lang w:val="es-ES"/>
        </w:rPr>
        <w:t>recaudación</w:t>
      </w:r>
      <w:r w:rsidR="00923688" w:rsidRPr="00E21DDA">
        <w:rPr>
          <w:lang w:val="es-ES"/>
        </w:rPr>
        <w:t xml:space="preserve"> fiscal</w:t>
      </w:r>
      <w:r w:rsidR="00FD71EF" w:rsidRPr="00E21DDA">
        <w:rPr>
          <w:lang w:val="es-ES"/>
        </w:rPr>
        <w:t xml:space="preserve">, preservación del stock pesquero, </w:t>
      </w:r>
      <w:r w:rsidR="008E7916" w:rsidRPr="00E21DDA">
        <w:rPr>
          <w:lang w:val="es-ES"/>
        </w:rPr>
        <w:t xml:space="preserve">concentración, </w:t>
      </w:r>
      <w:r w:rsidR="00806759" w:rsidRPr="00E21DDA">
        <w:rPr>
          <w:lang w:val="es-ES"/>
        </w:rPr>
        <w:t>continuidad del sistema</w:t>
      </w:r>
      <w:r w:rsidR="00FD71EF" w:rsidRPr="00E21DDA">
        <w:rPr>
          <w:lang w:val="es-ES"/>
        </w:rPr>
        <w:t>, entre otros</w:t>
      </w:r>
      <w:r w:rsidR="00806759" w:rsidRPr="00E21DDA">
        <w:rPr>
          <w:lang w:val="es-ES"/>
        </w:rPr>
        <w:t xml:space="preserve">. Particularmente, Estonia, </w:t>
      </w:r>
      <w:r w:rsidR="004A5846" w:rsidRPr="00E21DDA">
        <w:rPr>
          <w:lang w:val="es-ES"/>
        </w:rPr>
        <w:t xml:space="preserve">Rusia, Nueva Zelanda, </w:t>
      </w:r>
      <w:r w:rsidR="00417404" w:rsidRPr="00E21DDA">
        <w:rPr>
          <w:lang w:val="es-ES"/>
        </w:rPr>
        <w:t>EE. UU.</w:t>
      </w:r>
      <w:r w:rsidR="007718D1" w:rsidRPr="00E21DDA">
        <w:rPr>
          <w:lang w:val="es-ES"/>
        </w:rPr>
        <w:t xml:space="preserve">, </w:t>
      </w:r>
      <w:r w:rsidR="004B44EA" w:rsidRPr="00E21DDA">
        <w:rPr>
          <w:lang w:val="es-ES"/>
        </w:rPr>
        <w:t>Islas Faroe</w:t>
      </w:r>
      <w:r w:rsidR="007718D1" w:rsidRPr="00E21DDA">
        <w:rPr>
          <w:lang w:val="es-ES"/>
        </w:rPr>
        <w:t xml:space="preserve"> </w:t>
      </w:r>
      <w:r w:rsidR="00806759" w:rsidRPr="00E21DDA">
        <w:rPr>
          <w:lang w:val="es-ES"/>
        </w:rPr>
        <w:t>y Chile son los países que han incorporado este sistema como una alternativa a la asignación</w:t>
      </w:r>
      <w:r w:rsidR="00417404" w:rsidRPr="00E21DDA">
        <w:rPr>
          <w:lang w:val="es-ES"/>
        </w:rPr>
        <w:t xml:space="preserve"> </w:t>
      </w:r>
      <w:r w:rsidR="007718D1" w:rsidRPr="00E21DDA">
        <w:rPr>
          <w:lang w:val="es-ES"/>
        </w:rPr>
        <w:t xml:space="preserve">de licencias </w:t>
      </w:r>
      <w:r w:rsidR="00746E46" w:rsidRPr="00E21DDA">
        <w:rPr>
          <w:lang w:val="es-ES"/>
        </w:rPr>
        <w:t>mediante</w:t>
      </w:r>
      <w:r w:rsidR="00806759" w:rsidRPr="00E21DDA">
        <w:rPr>
          <w:lang w:val="es-ES"/>
        </w:rPr>
        <w:t xml:space="preserve"> derechos históricos</w:t>
      </w:r>
      <w:r w:rsidR="00417404" w:rsidRPr="00E21DDA">
        <w:rPr>
          <w:lang w:val="es-ES"/>
        </w:rPr>
        <w:t xml:space="preserve">. </w:t>
      </w:r>
    </w:p>
    <w:p w14:paraId="40B1F405" w14:textId="0469DCC0" w:rsidR="0070699C" w:rsidRPr="00E21DDA" w:rsidRDefault="00417404" w:rsidP="007B2645">
      <w:pPr>
        <w:jc w:val="both"/>
        <w:rPr>
          <w:lang w:val="es-ES"/>
        </w:rPr>
      </w:pPr>
      <w:r w:rsidRPr="00E21DDA">
        <w:rPr>
          <w:lang w:val="es-ES"/>
        </w:rPr>
        <w:t xml:space="preserve">A continuación, se </w:t>
      </w:r>
      <w:r w:rsidR="00923688" w:rsidRPr="00E21DDA">
        <w:rPr>
          <w:lang w:val="es-ES"/>
        </w:rPr>
        <w:t xml:space="preserve">presentan </w:t>
      </w:r>
      <w:r w:rsidR="00746E46" w:rsidRPr="00E21DDA">
        <w:rPr>
          <w:lang w:val="es-ES"/>
        </w:rPr>
        <w:t xml:space="preserve">las principales </w:t>
      </w:r>
      <w:r w:rsidR="00A632C8" w:rsidRPr="00E21DDA">
        <w:rPr>
          <w:lang w:val="es-ES"/>
        </w:rPr>
        <w:t>particularidades</w:t>
      </w:r>
      <w:r w:rsidR="00FD71EF" w:rsidRPr="00E21DDA">
        <w:rPr>
          <w:lang w:val="es-ES"/>
        </w:rPr>
        <w:t xml:space="preserve"> del diseño de </w:t>
      </w:r>
      <w:r w:rsidR="003E28B9" w:rsidRPr="00E21DDA">
        <w:rPr>
          <w:lang w:val="es-ES"/>
        </w:rPr>
        <w:t xml:space="preserve">cada una de </w:t>
      </w:r>
      <w:r w:rsidR="00476B9A" w:rsidRPr="00E21DDA">
        <w:rPr>
          <w:lang w:val="es-ES"/>
        </w:rPr>
        <w:t xml:space="preserve">estas </w:t>
      </w:r>
      <w:r w:rsidR="00066B53" w:rsidRPr="00E21DDA">
        <w:rPr>
          <w:lang w:val="es-ES"/>
        </w:rPr>
        <w:t xml:space="preserve">experiencias de </w:t>
      </w:r>
      <w:r w:rsidR="007E3EAE" w:rsidRPr="00E21DDA">
        <w:rPr>
          <w:lang w:val="es-ES"/>
        </w:rPr>
        <w:t>subastas</w:t>
      </w:r>
      <w:r w:rsidR="00066B53" w:rsidRPr="00E21DDA">
        <w:rPr>
          <w:lang w:val="es-ES"/>
        </w:rPr>
        <w:t xml:space="preserve"> internacionales</w:t>
      </w:r>
      <w:r w:rsidR="00FD71EF" w:rsidRPr="00E21DDA">
        <w:rPr>
          <w:lang w:val="es-ES"/>
        </w:rPr>
        <w:t>, así como los resultados y las razones detrás d</w:t>
      </w:r>
      <w:r w:rsidR="00476B9A" w:rsidRPr="00E21DDA">
        <w:rPr>
          <w:lang w:val="es-ES"/>
        </w:rPr>
        <w:t xml:space="preserve">e su </w:t>
      </w:r>
      <w:r w:rsidR="00FD71EF" w:rsidRPr="00E21DDA">
        <w:rPr>
          <w:lang w:val="es-ES"/>
        </w:rPr>
        <w:t>éxito o fracaso.</w:t>
      </w:r>
      <w:r w:rsidR="00746E46" w:rsidRPr="00E21DDA">
        <w:rPr>
          <w:lang w:val="es-ES"/>
        </w:rPr>
        <w:t xml:space="preserve"> La sección </w:t>
      </w:r>
      <w:r w:rsidR="004A5846" w:rsidRPr="00E21DDA">
        <w:rPr>
          <w:lang w:val="es-ES"/>
        </w:rPr>
        <w:t>4</w:t>
      </w:r>
      <w:r w:rsidR="004A6332" w:rsidRPr="00E21DDA">
        <w:rPr>
          <w:lang w:val="es-ES"/>
        </w:rPr>
        <w:t>.2</w:t>
      </w:r>
      <w:r w:rsidR="00D0797B" w:rsidRPr="00E21DDA">
        <w:rPr>
          <w:lang w:val="es-ES"/>
        </w:rPr>
        <w:t xml:space="preserve"> incorpora una revisión</w:t>
      </w:r>
      <w:r w:rsidR="00937E93" w:rsidRPr="00E21DDA">
        <w:rPr>
          <w:lang w:val="es-ES"/>
        </w:rPr>
        <w:t xml:space="preserve"> exclusiva</w:t>
      </w:r>
      <w:r w:rsidR="00D0797B" w:rsidRPr="00E21DDA">
        <w:rPr>
          <w:lang w:val="es-ES"/>
        </w:rPr>
        <w:t xml:space="preserve"> para Chile.</w:t>
      </w:r>
    </w:p>
    <w:p w14:paraId="6C46623A" w14:textId="18B4A41C" w:rsidR="001930FC" w:rsidRPr="00E21DDA" w:rsidRDefault="001930FC" w:rsidP="007B2645">
      <w:pPr>
        <w:jc w:val="both"/>
        <w:rPr>
          <w:lang w:val="es-ES"/>
        </w:rPr>
      </w:pPr>
    </w:p>
    <w:p w14:paraId="650896CB" w14:textId="77777777" w:rsidR="001930FC" w:rsidRPr="00E21DDA" w:rsidRDefault="001930FC" w:rsidP="007B2645">
      <w:pPr>
        <w:jc w:val="both"/>
        <w:rPr>
          <w:lang w:val="es-ES"/>
        </w:rPr>
      </w:pPr>
    </w:p>
    <w:p w14:paraId="51C4C105" w14:textId="77777777" w:rsidR="00971D71" w:rsidRPr="00E21DDA" w:rsidRDefault="00971D71" w:rsidP="00066B53">
      <w:pPr>
        <w:pStyle w:val="ListParagraph"/>
        <w:numPr>
          <w:ilvl w:val="1"/>
          <w:numId w:val="46"/>
        </w:numPr>
        <w:rPr>
          <w:b/>
          <w:bCs/>
          <w:lang w:val="es-ES"/>
        </w:rPr>
      </w:pPr>
      <w:r w:rsidRPr="00E21DDA">
        <w:rPr>
          <w:b/>
          <w:bCs/>
          <w:lang w:val="es-ES"/>
        </w:rPr>
        <w:t xml:space="preserve">Experiencias internacionales </w:t>
      </w:r>
    </w:p>
    <w:p w14:paraId="5AC76700" w14:textId="2975F273" w:rsidR="002147AF" w:rsidRPr="00E21DDA" w:rsidRDefault="002147AF" w:rsidP="002147AF">
      <w:pPr>
        <w:jc w:val="both"/>
        <w:rPr>
          <w:lang w:val="es-ES"/>
        </w:rPr>
      </w:pPr>
      <w:r w:rsidRPr="00E21DDA">
        <w:rPr>
          <w:lang w:val="es-ES"/>
        </w:rPr>
        <w:t>Particularmente, la aplicación de subastas para asignar cuota</w:t>
      </w:r>
      <w:r w:rsidR="00FC5A0F" w:rsidRPr="00E21DDA">
        <w:rPr>
          <w:lang w:val="es-ES"/>
        </w:rPr>
        <w:t>s</w:t>
      </w:r>
      <w:r w:rsidRPr="00E21DDA">
        <w:rPr>
          <w:lang w:val="es-ES"/>
        </w:rPr>
        <w:t xml:space="preserve"> </w:t>
      </w:r>
      <w:r w:rsidR="00923688" w:rsidRPr="00E21DDA">
        <w:rPr>
          <w:lang w:val="es-ES"/>
        </w:rPr>
        <w:t xml:space="preserve">de captura de recursos pesqueros </w:t>
      </w:r>
      <w:r w:rsidRPr="00E21DDA">
        <w:rPr>
          <w:lang w:val="es-ES"/>
        </w:rPr>
        <w:t>ha sido ejecutada sólo en cinco países pesqueros alrededor del mundo</w:t>
      </w:r>
      <w:r w:rsidR="00923688" w:rsidRPr="00E21DDA">
        <w:rPr>
          <w:lang w:val="es-ES"/>
        </w:rPr>
        <w:t xml:space="preserve">, fuera de Chile, </w:t>
      </w:r>
      <w:r w:rsidRPr="00E21DDA">
        <w:rPr>
          <w:lang w:val="es-ES"/>
        </w:rPr>
        <w:t xml:space="preserve">los que en su mayoría </w:t>
      </w:r>
      <w:r w:rsidR="00900C34" w:rsidRPr="00E21DDA">
        <w:rPr>
          <w:lang w:val="es-ES"/>
        </w:rPr>
        <w:t xml:space="preserve">han vuelto </w:t>
      </w:r>
      <w:r w:rsidR="00D27463" w:rsidRPr="00E21DDA">
        <w:rPr>
          <w:lang w:val="es-ES"/>
        </w:rPr>
        <w:t>al sistema</w:t>
      </w:r>
      <w:r w:rsidRPr="00E21DDA">
        <w:rPr>
          <w:lang w:val="es-ES"/>
        </w:rPr>
        <w:t xml:space="preserve"> de derechos históricos. El cuadro a continuación resume la experiencia para</w:t>
      </w:r>
      <w:r w:rsidR="00782CF4" w:rsidRPr="00E21DDA">
        <w:rPr>
          <w:lang w:val="es-ES"/>
        </w:rPr>
        <w:t xml:space="preserve"> cada uno de</w:t>
      </w:r>
      <w:r w:rsidRPr="00E21DDA">
        <w:rPr>
          <w:lang w:val="es-ES"/>
        </w:rPr>
        <w:t xml:space="preserve"> estos países.</w:t>
      </w:r>
    </w:p>
    <w:p w14:paraId="41AF2493" w14:textId="77777777" w:rsidR="00A217B5" w:rsidRPr="00E21DDA" w:rsidRDefault="00A217B5">
      <w:pPr>
        <w:rPr>
          <w:b/>
          <w:bCs/>
          <w:lang w:val="es-ES"/>
        </w:rPr>
      </w:pPr>
      <w:r w:rsidRPr="00E21DDA">
        <w:rPr>
          <w:b/>
          <w:bCs/>
          <w:lang w:val="es-ES"/>
        </w:rPr>
        <w:br w:type="page"/>
      </w:r>
    </w:p>
    <w:p w14:paraId="67C549C8" w14:textId="4EC048A1" w:rsidR="007D75C3" w:rsidRPr="00E21DDA" w:rsidRDefault="00937E93" w:rsidP="00F2317B">
      <w:pPr>
        <w:spacing w:after="0"/>
        <w:jc w:val="center"/>
        <w:rPr>
          <w:lang w:val="es-ES"/>
        </w:rPr>
      </w:pPr>
      <w:r w:rsidRPr="00E21DDA">
        <w:rPr>
          <w:b/>
          <w:bCs/>
          <w:lang w:val="es-ES"/>
        </w:rPr>
        <w:lastRenderedPageBreak/>
        <w:t xml:space="preserve">Tabla </w:t>
      </w:r>
      <w:r w:rsidR="00B175DC" w:rsidRPr="00E21DDA">
        <w:rPr>
          <w:b/>
          <w:bCs/>
          <w:lang w:val="es-ES"/>
        </w:rPr>
        <w:t>4</w:t>
      </w:r>
      <w:r w:rsidRPr="00E21DDA">
        <w:rPr>
          <w:b/>
          <w:bCs/>
          <w:lang w:val="es-ES"/>
        </w:rPr>
        <w:t>:</w:t>
      </w:r>
      <w:r w:rsidRPr="00E21DDA">
        <w:rPr>
          <w:lang w:val="es-ES"/>
        </w:rPr>
        <w:t xml:space="preserve"> Características </w:t>
      </w:r>
      <w:r w:rsidR="00923688" w:rsidRPr="00E21DDA">
        <w:rPr>
          <w:lang w:val="es-ES"/>
        </w:rPr>
        <w:t xml:space="preserve">de experiencias de </w:t>
      </w:r>
      <w:r w:rsidRPr="00E21DDA">
        <w:rPr>
          <w:lang w:val="es-ES"/>
        </w:rPr>
        <w:t xml:space="preserve">subastas </w:t>
      </w:r>
      <w:r w:rsidR="00923688" w:rsidRPr="00E21DDA">
        <w:rPr>
          <w:lang w:val="es-ES"/>
        </w:rPr>
        <w:t>de cuotas pesqueras en distintos países</w:t>
      </w:r>
    </w:p>
    <w:tbl>
      <w:tblPr>
        <w:tblStyle w:val="TableGrid"/>
        <w:tblW w:w="5000" w:type="pct"/>
        <w:tblLayout w:type="fixed"/>
        <w:tblLook w:val="04A0" w:firstRow="1" w:lastRow="0" w:firstColumn="1" w:lastColumn="0" w:noHBand="0" w:noVBand="1"/>
      </w:tblPr>
      <w:tblGrid>
        <w:gridCol w:w="846"/>
        <w:gridCol w:w="1418"/>
        <w:gridCol w:w="769"/>
        <w:gridCol w:w="1782"/>
        <w:gridCol w:w="1418"/>
        <w:gridCol w:w="2411"/>
        <w:gridCol w:w="1426"/>
      </w:tblGrid>
      <w:tr w:rsidR="00EC0747" w:rsidRPr="00E21DDA" w14:paraId="38761A52" w14:textId="236C349B" w:rsidTr="00EC0747">
        <w:tc>
          <w:tcPr>
            <w:tcW w:w="420" w:type="pct"/>
          </w:tcPr>
          <w:p w14:paraId="401B58D5" w14:textId="64FD1A00" w:rsidR="00405E73" w:rsidRPr="00E21DDA" w:rsidRDefault="00405E73" w:rsidP="0020342B">
            <w:pPr>
              <w:rPr>
                <w:b/>
                <w:bCs/>
                <w:sz w:val="20"/>
                <w:szCs w:val="20"/>
                <w:lang w:val="es-ES"/>
              </w:rPr>
            </w:pPr>
            <w:r w:rsidRPr="00E21DDA">
              <w:rPr>
                <w:b/>
                <w:bCs/>
                <w:sz w:val="20"/>
                <w:szCs w:val="20"/>
                <w:lang w:val="es-ES"/>
              </w:rPr>
              <w:t>País</w:t>
            </w:r>
          </w:p>
        </w:tc>
        <w:tc>
          <w:tcPr>
            <w:tcW w:w="704" w:type="pct"/>
          </w:tcPr>
          <w:p w14:paraId="742BCC47" w14:textId="7AA9BC62" w:rsidR="00405E73" w:rsidRPr="00E21DDA" w:rsidRDefault="00405E73" w:rsidP="0020342B">
            <w:pPr>
              <w:rPr>
                <w:b/>
                <w:bCs/>
                <w:sz w:val="20"/>
                <w:szCs w:val="20"/>
                <w:lang w:val="es-ES"/>
              </w:rPr>
            </w:pPr>
            <w:r w:rsidRPr="00E21DDA">
              <w:rPr>
                <w:b/>
                <w:bCs/>
                <w:sz w:val="20"/>
                <w:szCs w:val="20"/>
                <w:lang w:val="es-ES"/>
              </w:rPr>
              <w:t>Tipo Subasta</w:t>
            </w:r>
          </w:p>
        </w:tc>
        <w:tc>
          <w:tcPr>
            <w:tcW w:w="382" w:type="pct"/>
          </w:tcPr>
          <w:p w14:paraId="4F48A505" w14:textId="612011EF" w:rsidR="00405E73" w:rsidRPr="00E21DDA" w:rsidRDefault="00405E73" w:rsidP="0020342B">
            <w:pPr>
              <w:rPr>
                <w:b/>
                <w:bCs/>
                <w:sz w:val="20"/>
                <w:szCs w:val="20"/>
                <w:lang w:val="es-ES"/>
              </w:rPr>
            </w:pPr>
            <w:r w:rsidRPr="00E21DDA">
              <w:rPr>
                <w:b/>
                <w:bCs/>
                <w:sz w:val="20"/>
                <w:szCs w:val="20"/>
                <w:lang w:val="es-ES"/>
              </w:rPr>
              <w:t>Período ejecución</w:t>
            </w:r>
          </w:p>
        </w:tc>
        <w:tc>
          <w:tcPr>
            <w:tcW w:w="885" w:type="pct"/>
          </w:tcPr>
          <w:p w14:paraId="30EF99F1" w14:textId="741A602A" w:rsidR="00405E73" w:rsidRPr="00E21DDA" w:rsidRDefault="00405E73" w:rsidP="0020342B">
            <w:pPr>
              <w:rPr>
                <w:b/>
                <w:bCs/>
                <w:sz w:val="20"/>
                <w:szCs w:val="20"/>
                <w:lang w:val="es-ES"/>
              </w:rPr>
            </w:pPr>
            <w:r w:rsidRPr="00E21DDA">
              <w:rPr>
                <w:b/>
                <w:bCs/>
                <w:sz w:val="20"/>
                <w:szCs w:val="20"/>
                <w:lang w:val="es-ES"/>
              </w:rPr>
              <w:t>Diseño</w:t>
            </w:r>
          </w:p>
        </w:tc>
        <w:tc>
          <w:tcPr>
            <w:tcW w:w="704" w:type="pct"/>
          </w:tcPr>
          <w:p w14:paraId="72F18651" w14:textId="03C077B5" w:rsidR="00405E73" w:rsidRPr="00E21DDA" w:rsidRDefault="00405E73" w:rsidP="0020342B">
            <w:pPr>
              <w:rPr>
                <w:b/>
                <w:bCs/>
                <w:sz w:val="20"/>
                <w:szCs w:val="20"/>
                <w:lang w:val="es-ES"/>
              </w:rPr>
            </w:pPr>
            <w:r w:rsidRPr="00E21DDA">
              <w:rPr>
                <w:b/>
                <w:bCs/>
                <w:sz w:val="20"/>
                <w:szCs w:val="20"/>
                <w:lang w:val="es-ES"/>
              </w:rPr>
              <w:t>Aspectos para rescatar</w:t>
            </w:r>
          </w:p>
        </w:tc>
        <w:tc>
          <w:tcPr>
            <w:tcW w:w="1197" w:type="pct"/>
          </w:tcPr>
          <w:p w14:paraId="36BAD47A" w14:textId="17701CCE" w:rsidR="00405E73" w:rsidRPr="00E21DDA" w:rsidRDefault="00405E73" w:rsidP="0020342B">
            <w:pPr>
              <w:rPr>
                <w:b/>
                <w:bCs/>
                <w:sz w:val="20"/>
                <w:szCs w:val="20"/>
                <w:lang w:val="es-ES"/>
              </w:rPr>
            </w:pPr>
            <w:r w:rsidRPr="00E21DDA">
              <w:rPr>
                <w:b/>
                <w:bCs/>
                <w:sz w:val="20"/>
                <w:szCs w:val="20"/>
                <w:lang w:val="es-ES"/>
              </w:rPr>
              <w:t>Dificultades</w:t>
            </w:r>
          </w:p>
        </w:tc>
        <w:tc>
          <w:tcPr>
            <w:tcW w:w="708" w:type="pct"/>
          </w:tcPr>
          <w:p w14:paraId="092AD84F" w14:textId="07287C83" w:rsidR="00405E73" w:rsidRPr="00E21DDA" w:rsidRDefault="00405E73" w:rsidP="0020342B">
            <w:pPr>
              <w:rPr>
                <w:b/>
                <w:bCs/>
                <w:sz w:val="20"/>
                <w:szCs w:val="20"/>
                <w:lang w:val="es-ES"/>
              </w:rPr>
            </w:pPr>
            <w:r w:rsidRPr="00E21DDA">
              <w:rPr>
                <w:b/>
                <w:bCs/>
                <w:sz w:val="20"/>
                <w:szCs w:val="20"/>
                <w:lang w:val="es-ES"/>
              </w:rPr>
              <w:t xml:space="preserve">Tipo recurso </w:t>
            </w:r>
          </w:p>
        </w:tc>
      </w:tr>
      <w:tr w:rsidR="00EC0747" w:rsidRPr="002B45ED" w14:paraId="433B3BEB" w14:textId="4BB8F271" w:rsidTr="00F3004C">
        <w:trPr>
          <w:trHeight w:val="4065"/>
        </w:trPr>
        <w:tc>
          <w:tcPr>
            <w:tcW w:w="420" w:type="pct"/>
          </w:tcPr>
          <w:p w14:paraId="25DC9900" w14:textId="197176EA" w:rsidR="00405E73" w:rsidRPr="00E21DDA" w:rsidRDefault="00405E73" w:rsidP="0070699C">
            <w:pPr>
              <w:jc w:val="both"/>
              <w:rPr>
                <w:sz w:val="18"/>
                <w:szCs w:val="18"/>
                <w:lang w:val="es-ES"/>
              </w:rPr>
            </w:pPr>
            <w:r w:rsidRPr="00E21DDA">
              <w:rPr>
                <w:sz w:val="18"/>
                <w:szCs w:val="18"/>
                <w:lang w:val="es-ES"/>
              </w:rPr>
              <w:t>Estonia</w:t>
            </w:r>
          </w:p>
        </w:tc>
        <w:tc>
          <w:tcPr>
            <w:tcW w:w="704" w:type="pct"/>
          </w:tcPr>
          <w:p w14:paraId="1AE66D58" w14:textId="4E9CC8C2" w:rsidR="00405E73" w:rsidRPr="00E21DDA" w:rsidRDefault="00405E73" w:rsidP="0070699C">
            <w:pPr>
              <w:jc w:val="both"/>
              <w:rPr>
                <w:sz w:val="18"/>
                <w:szCs w:val="18"/>
                <w:lang w:val="es-ES"/>
              </w:rPr>
            </w:pPr>
            <w:r w:rsidRPr="00E21DDA">
              <w:rPr>
                <w:sz w:val="18"/>
                <w:szCs w:val="18"/>
                <w:lang w:val="es-ES"/>
              </w:rPr>
              <w:t>Precio ascendente (inglesa)</w:t>
            </w:r>
          </w:p>
        </w:tc>
        <w:tc>
          <w:tcPr>
            <w:tcW w:w="382" w:type="pct"/>
          </w:tcPr>
          <w:p w14:paraId="14FD825E" w14:textId="56B7EA7C" w:rsidR="00405E73" w:rsidRPr="00E21DDA" w:rsidRDefault="00405E73" w:rsidP="00DB2539">
            <w:pPr>
              <w:rPr>
                <w:sz w:val="18"/>
                <w:szCs w:val="18"/>
                <w:lang w:val="es-ES"/>
              </w:rPr>
            </w:pPr>
            <w:r w:rsidRPr="00E21DDA">
              <w:rPr>
                <w:sz w:val="18"/>
                <w:szCs w:val="18"/>
                <w:lang w:val="es-ES"/>
              </w:rPr>
              <w:t>2001-2002</w:t>
            </w:r>
          </w:p>
        </w:tc>
        <w:tc>
          <w:tcPr>
            <w:tcW w:w="885" w:type="pct"/>
          </w:tcPr>
          <w:p w14:paraId="1E4801E0" w14:textId="2E05552B" w:rsidR="00405E73" w:rsidRPr="00E21DDA" w:rsidRDefault="00405E73" w:rsidP="0070699C">
            <w:pPr>
              <w:jc w:val="both"/>
              <w:rPr>
                <w:sz w:val="18"/>
                <w:szCs w:val="18"/>
                <w:lang w:val="es-ES"/>
              </w:rPr>
            </w:pPr>
            <w:r w:rsidRPr="00E21DDA">
              <w:rPr>
                <w:sz w:val="18"/>
                <w:szCs w:val="18"/>
                <w:lang w:val="es-ES"/>
              </w:rPr>
              <w:t>-El 10% de la cuota global se asignó mediante subastas, el otro 90% se mantuvo a través de derechos históricos.</w:t>
            </w:r>
          </w:p>
          <w:p w14:paraId="5D0E3F2C" w14:textId="1841CCBC" w:rsidR="00405E73" w:rsidRPr="00E21DDA" w:rsidRDefault="00405E73" w:rsidP="0070699C">
            <w:pPr>
              <w:jc w:val="both"/>
              <w:rPr>
                <w:sz w:val="18"/>
                <w:szCs w:val="18"/>
                <w:lang w:val="es-ES"/>
              </w:rPr>
            </w:pPr>
            <w:r w:rsidRPr="00E21DDA">
              <w:rPr>
                <w:sz w:val="18"/>
                <w:szCs w:val="18"/>
                <w:lang w:val="es-ES"/>
              </w:rPr>
              <w:t>-Las subastas se realizaban una vez al año, los permisos adquiridos tenían vigencia anual, por lo que en cada año se iba subastando el 10% de la cuota anual.</w:t>
            </w:r>
          </w:p>
          <w:p w14:paraId="0A25B9AB" w14:textId="1DA11AC8" w:rsidR="00405E73" w:rsidRPr="00E21DDA" w:rsidRDefault="00405E73" w:rsidP="0070699C">
            <w:pPr>
              <w:jc w:val="both"/>
              <w:rPr>
                <w:sz w:val="18"/>
                <w:szCs w:val="18"/>
                <w:lang w:val="es-ES"/>
              </w:rPr>
            </w:pPr>
            <w:r w:rsidRPr="00E21DDA">
              <w:rPr>
                <w:sz w:val="18"/>
                <w:szCs w:val="18"/>
                <w:lang w:val="es-ES"/>
              </w:rPr>
              <w:t>-Para participar de las subastas las empresas debían pagar un monto de precaución y una tarifa por participación.</w:t>
            </w:r>
          </w:p>
          <w:p w14:paraId="5C7F08DE" w14:textId="77777777" w:rsidR="00405E73" w:rsidRPr="00E21DDA" w:rsidRDefault="00405E73" w:rsidP="0070699C">
            <w:pPr>
              <w:jc w:val="both"/>
              <w:rPr>
                <w:sz w:val="18"/>
                <w:szCs w:val="18"/>
                <w:lang w:val="es-ES"/>
              </w:rPr>
            </w:pPr>
          </w:p>
        </w:tc>
        <w:tc>
          <w:tcPr>
            <w:tcW w:w="704" w:type="pct"/>
          </w:tcPr>
          <w:p w14:paraId="2E77C9ED" w14:textId="2FDE01C5" w:rsidR="00405E73" w:rsidRPr="00E21DDA" w:rsidRDefault="00405E73" w:rsidP="00FD775E">
            <w:pPr>
              <w:jc w:val="both"/>
              <w:rPr>
                <w:rFonts w:ascii="AdvTimes" w:hAnsi="AdvTimes" w:cs="AdvTimes"/>
                <w:sz w:val="18"/>
                <w:szCs w:val="18"/>
                <w:lang w:val="es-ES"/>
              </w:rPr>
            </w:pPr>
            <w:r w:rsidRPr="00E21DDA">
              <w:rPr>
                <w:sz w:val="18"/>
                <w:szCs w:val="18"/>
                <w:lang w:val="es-ES"/>
              </w:rPr>
              <w:t xml:space="preserve">-El ingreso obtenido por el 10% de los derechos de pesca asignados por subastas, </w:t>
            </w:r>
            <w:r w:rsidRPr="00E21DDA">
              <w:rPr>
                <w:rFonts w:ascii="AdvTimes" w:hAnsi="AdvTimes" w:cs="AdvTimes"/>
                <w:sz w:val="18"/>
                <w:szCs w:val="18"/>
                <w:lang w:val="es-ES"/>
              </w:rPr>
              <w:t>sobrepasó el ingreso obtenido a través de la asignación del 90% por derechos históricos.</w:t>
            </w:r>
          </w:p>
          <w:p w14:paraId="108419BF" w14:textId="77777777" w:rsidR="00405E73" w:rsidRPr="00E21DDA" w:rsidRDefault="00405E73" w:rsidP="0070699C">
            <w:pPr>
              <w:jc w:val="both"/>
              <w:rPr>
                <w:sz w:val="18"/>
                <w:szCs w:val="18"/>
                <w:lang w:val="es-ES"/>
              </w:rPr>
            </w:pPr>
          </w:p>
        </w:tc>
        <w:tc>
          <w:tcPr>
            <w:tcW w:w="1197" w:type="pct"/>
          </w:tcPr>
          <w:p w14:paraId="499C08C5" w14:textId="488D1B0F" w:rsidR="00405E73" w:rsidRPr="00E21DDA" w:rsidRDefault="00405E73" w:rsidP="00231331">
            <w:pPr>
              <w:jc w:val="both"/>
              <w:rPr>
                <w:sz w:val="18"/>
                <w:szCs w:val="18"/>
                <w:lang w:val="es-ES"/>
              </w:rPr>
            </w:pPr>
            <w:r w:rsidRPr="00E21DDA">
              <w:rPr>
                <w:sz w:val="18"/>
                <w:szCs w:val="18"/>
                <w:lang w:val="es-ES"/>
              </w:rPr>
              <w:t>-Existió concentración de derechos de pesca hacia las empresas más grandes.</w:t>
            </w:r>
          </w:p>
          <w:p w14:paraId="02093AE6" w14:textId="6853F553" w:rsidR="00405E73" w:rsidRPr="00E21DDA" w:rsidRDefault="00405E73" w:rsidP="00231331">
            <w:pPr>
              <w:jc w:val="both"/>
              <w:rPr>
                <w:sz w:val="18"/>
                <w:szCs w:val="18"/>
                <w:lang w:val="es-ES"/>
              </w:rPr>
            </w:pPr>
            <w:r w:rsidRPr="00E21DDA">
              <w:rPr>
                <w:sz w:val="18"/>
                <w:szCs w:val="18"/>
                <w:lang w:val="es-ES"/>
              </w:rPr>
              <w:t>-Los precios de los permisos subieron alrededor de 20 veces en comparación al escenario sin subastas.</w:t>
            </w:r>
          </w:p>
          <w:p w14:paraId="3725280D" w14:textId="1BB0386A" w:rsidR="00405E73" w:rsidRPr="00E21DDA" w:rsidRDefault="00405E73" w:rsidP="00231331">
            <w:pPr>
              <w:jc w:val="both"/>
              <w:rPr>
                <w:sz w:val="18"/>
                <w:szCs w:val="18"/>
                <w:lang w:val="es-ES"/>
              </w:rPr>
            </w:pPr>
            <w:r w:rsidRPr="00E21DDA">
              <w:rPr>
                <w:sz w:val="18"/>
                <w:szCs w:val="18"/>
                <w:lang w:val="es-ES"/>
              </w:rPr>
              <w:t>-Los actores del sector indicaron que las subastas afectarían su competitividad, debido a que debían competir internacionalmente con países que no pagaban por cuotas.</w:t>
            </w:r>
          </w:p>
          <w:p w14:paraId="7014098A" w14:textId="674689F3" w:rsidR="00405E73" w:rsidRPr="00E21DDA" w:rsidRDefault="00405E73" w:rsidP="00231331">
            <w:pPr>
              <w:jc w:val="both"/>
              <w:rPr>
                <w:sz w:val="18"/>
                <w:szCs w:val="18"/>
                <w:lang w:val="es-ES"/>
              </w:rPr>
            </w:pPr>
            <w:r w:rsidRPr="00E21DDA">
              <w:rPr>
                <w:sz w:val="18"/>
                <w:szCs w:val="18"/>
                <w:lang w:val="es-ES"/>
              </w:rPr>
              <w:t xml:space="preserve">-El descontento de los pescadores escaló al parlamento, el cuál votó eliminar el sistema de subastas y retomar la asignación a través de derechos históricos. </w:t>
            </w:r>
          </w:p>
          <w:p w14:paraId="36DC79D9" w14:textId="586912F4" w:rsidR="00405E73" w:rsidRPr="00E21DDA" w:rsidRDefault="00405E73" w:rsidP="00231331">
            <w:pPr>
              <w:jc w:val="both"/>
              <w:rPr>
                <w:sz w:val="18"/>
                <w:szCs w:val="18"/>
                <w:lang w:val="es-ES"/>
              </w:rPr>
            </w:pPr>
            <w:r w:rsidRPr="00E21DDA">
              <w:rPr>
                <w:sz w:val="18"/>
                <w:szCs w:val="18"/>
                <w:lang w:val="es-ES"/>
              </w:rPr>
              <w:t>- Se hizo efectivo en el año 2003.</w:t>
            </w:r>
          </w:p>
        </w:tc>
        <w:tc>
          <w:tcPr>
            <w:tcW w:w="708" w:type="pct"/>
          </w:tcPr>
          <w:p w14:paraId="7847F544" w14:textId="77777777" w:rsidR="00405E73" w:rsidRPr="00FD7880" w:rsidRDefault="00191718" w:rsidP="00231331">
            <w:pPr>
              <w:jc w:val="both"/>
              <w:rPr>
                <w:sz w:val="18"/>
                <w:szCs w:val="18"/>
                <w:u w:val="single"/>
                <w:lang w:val="en-US"/>
              </w:rPr>
            </w:pPr>
            <w:r w:rsidRPr="00FD7880">
              <w:rPr>
                <w:sz w:val="18"/>
                <w:szCs w:val="18"/>
                <w:u w:val="single"/>
                <w:lang w:val="en-US"/>
              </w:rPr>
              <w:t>Móviles</w:t>
            </w:r>
          </w:p>
          <w:p w14:paraId="01D30F00" w14:textId="57D0C5FA" w:rsidR="005B1290" w:rsidRPr="00FD7880" w:rsidRDefault="005B1290" w:rsidP="00231331">
            <w:pPr>
              <w:jc w:val="both"/>
              <w:rPr>
                <w:sz w:val="18"/>
                <w:szCs w:val="18"/>
                <w:lang w:val="en-US"/>
              </w:rPr>
            </w:pPr>
            <w:r w:rsidRPr="00FD7880">
              <w:rPr>
                <w:sz w:val="18"/>
                <w:szCs w:val="18"/>
                <w:lang w:val="en-US"/>
              </w:rPr>
              <w:t>-</w:t>
            </w:r>
            <w:r w:rsidR="00C029E3" w:rsidRPr="00FD7880">
              <w:rPr>
                <w:sz w:val="18"/>
                <w:szCs w:val="18"/>
                <w:lang w:val="en-US"/>
              </w:rPr>
              <w:t xml:space="preserve">Herring </w:t>
            </w:r>
            <w:r w:rsidR="00CC3C3A" w:rsidRPr="00FD7880">
              <w:rPr>
                <w:sz w:val="18"/>
                <w:szCs w:val="18"/>
                <w:lang w:val="en-US"/>
              </w:rPr>
              <w:t>(</w:t>
            </w:r>
            <w:r w:rsidR="00CC3C3A" w:rsidRPr="00FD7880">
              <w:rPr>
                <w:i/>
                <w:iCs/>
                <w:sz w:val="18"/>
                <w:szCs w:val="18"/>
                <w:lang w:val="en-US"/>
              </w:rPr>
              <w:t>Clupea Harengus</w:t>
            </w:r>
            <w:r w:rsidR="00CC3C3A" w:rsidRPr="00FD7880">
              <w:rPr>
                <w:sz w:val="18"/>
                <w:szCs w:val="18"/>
                <w:lang w:val="en-US"/>
              </w:rPr>
              <w:t xml:space="preserve">) </w:t>
            </w:r>
          </w:p>
          <w:p w14:paraId="1139A52E" w14:textId="078E5532" w:rsidR="00C029E3" w:rsidRPr="00FD7880" w:rsidRDefault="005B1290" w:rsidP="00231331">
            <w:pPr>
              <w:jc w:val="both"/>
              <w:rPr>
                <w:sz w:val="18"/>
                <w:szCs w:val="18"/>
                <w:lang w:val="en-US"/>
              </w:rPr>
            </w:pPr>
            <w:r w:rsidRPr="00FD7880">
              <w:rPr>
                <w:sz w:val="18"/>
                <w:szCs w:val="18"/>
                <w:lang w:val="en-US"/>
              </w:rPr>
              <w:t>-</w:t>
            </w:r>
            <w:r w:rsidR="00C029E3" w:rsidRPr="00FD7880">
              <w:rPr>
                <w:sz w:val="18"/>
                <w:szCs w:val="18"/>
                <w:lang w:val="en-US"/>
              </w:rPr>
              <w:t>Sprat</w:t>
            </w:r>
            <w:r w:rsidR="00CC3C3A" w:rsidRPr="00FD7880">
              <w:rPr>
                <w:sz w:val="18"/>
                <w:szCs w:val="18"/>
                <w:lang w:val="en-US"/>
              </w:rPr>
              <w:t xml:space="preserve"> (</w:t>
            </w:r>
            <w:r w:rsidR="00CC3C3A" w:rsidRPr="00FD7880">
              <w:rPr>
                <w:i/>
                <w:iCs/>
                <w:sz w:val="18"/>
                <w:szCs w:val="18"/>
                <w:lang w:val="en-US"/>
              </w:rPr>
              <w:t>Sprattus sprattus</w:t>
            </w:r>
            <w:r w:rsidR="00CC3C3A" w:rsidRPr="00FD7880">
              <w:rPr>
                <w:sz w:val="18"/>
                <w:szCs w:val="18"/>
                <w:lang w:val="en-US"/>
              </w:rPr>
              <w:t>)</w:t>
            </w:r>
          </w:p>
        </w:tc>
      </w:tr>
      <w:tr w:rsidR="00EC0747" w:rsidRPr="00E21DDA" w14:paraId="78C3D1AB" w14:textId="6B829E2A" w:rsidTr="00A217B5">
        <w:trPr>
          <w:trHeight w:val="517"/>
        </w:trPr>
        <w:tc>
          <w:tcPr>
            <w:tcW w:w="420" w:type="pct"/>
          </w:tcPr>
          <w:p w14:paraId="52768827" w14:textId="30B82278" w:rsidR="00405E73" w:rsidRPr="00E21DDA" w:rsidRDefault="00405E73" w:rsidP="0070699C">
            <w:pPr>
              <w:jc w:val="both"/>
              <w:rPr>
                <w:sz w:val="18"/>
                <w:szCs w:val="18"/>
                <w:lang w:val="es-ES"/>
              </w:rPr>
            </w:pPr>
            <w:r w:rsidRPr="00FD7880">
              <w:rPr>
                <w:sz w:val="18"/>
                <w:szCs w:val="18"/>
                <w:lang w:val="en-US"/>
              </w:rPr>
              <w:t xml:space="preserve"> </w:t>
            </w:r>
            <w:r w:rsidRPr="00E21DDA">
              <w:rPr>
                <w:sz w:val="18"/>
                <w:szCs w:val="18"/>
                <w:lang w:val="es-ES"/>
              </w:rPr>
              <w:t>Rusia</w:t>
            </w:r>
          </w:p>
        </w:tc>
        <w:tc>
          <w:tcPr>
            <w:tcW w:w="704" w:type="pct"/>
          </w:tcPr>
          <w:p w14:paraId="28521B95" w14:textId="34E71100" w:rsidR="00405E73" w:rsidRPr="00E21DDA" w:rsidRDefault="00405E73" w:rsidP="0070699C">
            <w:pPr>
              <w:jc w:val="both"/>
              <w:rPr>
                <w:sz w:val="18"/>
                <w:szCs w:val="18"/>
                <w:lang w:val="es-ES"/>
              </w:rPr>
            </w:pPr>
            <w:r w:rsidRPr="00E21DDA">
              <w:rPr>
                <w:sz w:val="18"/>
                <w:szCs w:val="18"/>
                <w:lang w:val="es-ES"/>
              </w:rPr>
              <w:t>Precio ascendente (inglesa)</w:t>
            </w:r>
          </w:p>
        </w:tc>
        <w:tc>
          <w:tcPr>
            <w:tcW w:w="382" w:type="pct"/>
          </w:tcPr>
          <w:p w14:paraId="70F8EDAE" w14:textId="0D90799C" w:rsidR="00405E73" w:rsidRPr="00E21DDA" w:rsidRDefault="00405E73" w:rsidP="00DB2539">
            <w:pPr>
              <w:rPr>
                <w:sz w:val="18"/>
                <w:szCs w:val="18"/>
                <w:lang w:val="es-ES"/>
              </w:rPr>
            </w:pPr>
            <w:r w:rsidRPr="00E21DDA">
              <w:rPr>
                <w:sz w:val="18"/>
                <w:szCs w:val="18"/>
                <w:lang w:val="es-ES"/>
              </w:rPr>
              <w:t>2001-2003</w:t>
            </w:r>
          </w:p>
        </w:tc>
        <w:tc>
          <w:tcPr>
            <w:tcW w:w="885" w:type="pct"/>
          </w:tcPr>
          <w:p w14:paraId="246F9195" w14:textId="7FAD6BD8" w:rsidR="00405E73" w:rsidRPr="00E21DDA" w:rsidRDefault="00405E73" w:rsidP="00C252FF">
            <w:pPr>
              <w:jc w:val="both"/>
              <w:rPr>
                <w:sz w:val="18"/>
                <w:szCs w:val="18"/>
                <w:lang w:val="es-ES"/>
              </w:rPr>
            </w:pPr>
            <w:r w:rsidRPr="00E21DDA">
              <w:rPr>
                <w:sz w:val="18"/>
                <w:szCs w:val="18"/>
                <w:lang w:val="es-ES"/>
              </w:rPr>
              <w:t>-Dos etapas: En una primera etapa sólo empresas nacionales podían participar de la subasta (cerrada). En una segunda etapa, el remanente de cuota se asigna en subastas abiertas en la que pueden participar empresas extranjeras.</w:t>
            </w:r>
          </w:p>
          <w:p w14:paraId="6730D80B" w14:textId="4FE961D2" w:rsidR="00405E73" w:rsidRPr="00E21DDA" w:rsidRDefault="00405E73" w:rsidP="00424E21">
            <w:pPr>
              <w:jc w:val="both"/>
              <w:rPr>
                <w:sz w:val="18"/>
                <w:szCs w:val="18"/>
                <w:lang w:val="es-ES"/>
              </w:rPr>
            </w:pPr>
            <w:r w:rsidRPr="00E21DDA">
              <w:rPr>
                <w:sz w:val="18"/>
                <w:szCs w:val="18"/>
                <w:lang w:val="es-ES"/>
              </w:rPr>
              <w:t>-Se aplicó un “precio de inicio” equivalente al 40% del valor del lote elegido.</w:t>
            </w:r>
          </w:p>
          <w:p w14:paraId="57276FDB" w14:textId="7EB5A98A" w:rsidR="00405E73" w:rsidRPr="00E21DDA" w:rsidRDefault="00405E73" w:rsidP="00424E21">
            <w:pPr>
              <w:jc w:val="both"/>
              <w:rPr>
                <w:sz w:val="18"/>
                <w:szCs w:val="18"/>
                <w:lang w:val="es-ES"/>
              </w:rPr>
            </w:pPr>
            <w:r w:rsidRPr="00E21DDA">
              <w:rPr>
                <w:sz w:val="18"/>
                <w:szCs w:val="18"/>
                <w:lang w:val="es-ES"/>
              </w:rPr>
              <w:t>- El primer año se asignó el 22,7% de la cuota anual. El segundo año correspondió al 36%.</w:t>
            </w:r>
          </w:p>
          <w:p w14:paraId="3BE0B0FE" w14:textId="475A9858" w:rsidR="00405E73" w:rsidRPr="00E21DDA" w:rsidRDefault="00405E73" w:rsidP="00424E21">
            <w:pPr>
              <w:jc w:val="both"/>
              <w:rPr>
                <w:sz w:val="18"/>
                <w:szCs w:val="18"/>
                <w:lang w:val="es-ES"/>
              </w:rPr>
            </w:pPr>
            <w:r w:rsidRPr="00E21DDA">
              <w:rPr>
                <w:sz w:val="18"/>
                <w:szCs w:val="18"/>
                <w:lang w:val="es-ES"/>
              </w:rPr>
              <w:t>-Los permisos tenían una duración de 1 año.</w:t>
            </w:r>
          </w:p>
          <w:p w14:paraId="424F461E" w14:textId="799346C0" w:rsidR="00405E73" w:rsidRPr="00E21DDA" w:rsidRDefault="00405E73" w:rsidP="00424E21">
            <w:pPr>
              <w:jc w:val="both"/>
              <w:rPr>
                <w:sz w:val="18"/>
                <w:szCs w:val="18"/>
                <w:lang w:val="es-ES"/>
              </w:rPr>
            </w:pPr>
            <w:r w:rsidRPr="00E21DDA">
              <w:rPr>
                <w:sz w:val="18"/>
                <w:szCs w:val="18"/>
                <w:lang w:val="es-ES"/>
              </w:rPr>
              <w:t>-La cuota obtenida debía capturarse en una región y periodo de tiempo determinado.</w:t>
            </w:r>
          </w:p>
          <w:p w14:paraId="18C32227" w14:textId="220E2B56" w:rsidR="00405E73" w:rsidRPr="00E21DDA" w:rsidRDefault="00405E73" w:rsidP="00424E21">
            <w:pPr>
              <w:jc w:val="both"/>
              <w:rPr>
                <w:sz w:val="18"/>
                <w:szCs w:val="18"/>
                <w:lang w:val="es-ES"/>
              </w:rPr>
            </w:pPr>
            <w:r w:rsidRPr="00E21DDA">
              <w:rPr>
                <w:sz w:val="18"/>
                <w:szCs w:val="18"/>
                <w:lang w:val="es-ES"/>
              </w:rPr>
              <w:lastRenderedPageBreak/>
              <w:t>-No era posible revender (transferir) los permisos.</w:t>
            </w:r>
          </w:p>
        </w:tc>
        <w:tc>
          <w:tcPr>
            <w:tcW w:w="704" w:type="pct"/>
          </w:tcPr>
          <w:p w14:paraId="1101E20D" w14:textId="0067E0D5" w:rsidR="00405E73" w:rsidRPr="00E21DDA" w:rsidRDefault="00405E73" w:rsidP="00C252FF">
            <w:pPr>
              <w:jc w:val="both"/>
              <w:rPr>
                <w:sz w:val="18"/>
                <w:szCs w:val="18"/>
                <w:lang w:val="es-ES"/>
              </w:rPr>
            </w:pPr>
            <w:r w:rsidRPr="00E21DDA">
              <w:rPr>
                <w:sz w:val="18"/>
                <w:szCs w:val="18"/>
                <w:lang w:val="es-ES"/>
              </w:rPr>
              <w:lastRenderedPageBreak/>
              <w:t>-El sistema de subastas significó más beneficios al presupuesto estatal por cada tonelada de cuota. Experimentó un aumento considerable respecto a los años anteriores.</w:t>
            </w:r>
          </w:p>
        </w:tc>
        <w:tc>
          <w:tcPr>
            <w:tcW w:w="1197" w:type="pct"/>
          </w:tcPr>
          <w:p w14:paraId="77EC60F3" w14:textId="7A6707B2" w:rsidR="00405E73" w:rsidRPr="00E21DDA" w:rsidRDefault="00405E73" w:rsidP="00231331">
            <w:pPr>
              <w:jc w:val="both"/>
              <w:rPr>
                <w:sz w:val="18"/>
                <w:szCs w:val="18"/>
                <w:lang w:val="es-ES"/>
              </w:rPr>
            </w:pPr>
            <w:r w:rsidRPr="00E21DDA">
              <w:rPr>
                <w:sz w:val="18"/>
                <w:szCs w:val="18"/>
                <w:lang w:val="es-ES"/>
              </w:rPr>
              <w:t xml:space="preserve">-Post Unión Soviética el escenario económico de Rusia venía bastante debilitado. </w:t>
            </w:r>
            <w:r w:rsidR="00EC0747" w:rsidRPr="00E21DDA">
              <w:rPr>
                <w:sz w:val="18"/>
                <w:szCs w:val="18"/>
                <w:lang w:val="es-ES"/>
              </w:rPr>
              <w:t xml:space="preserve">En </w:t>
            </w:r>
            <w:r w:rsidRPr="00E21DDA">
              <w:rPr>
                <w:sz w:val="18"/>
                <w:szCs w:val="18"/>
                <w:lang w:val="es-ES"/>
              </w:rPr>
              <w:t>ese contexto, se cree que el sistema de subastas fue uno de los causantes de los malos resultados económicos de las empresas, debido a que se tradujo en un costo adicional para su operación, muchas de ellas se fueron a quiebra o quedaron con un alto nivel de deuda, lo que incentivó el aumento de capturas ilegales.</w:t>
            </w:r>
          </w:p>
          <w:p w14:paraId="42503773" w14:textId="5D9F4221" w:rsidR="00405E73" w:rsidRPr="00E21DDA" w:rsidRDefault="00405E73" w:rsidP="00231331">
            <w:pPr>
              <w:jc w:val="both"/>
              <w:rPr>
                <w:sz w:val="18"/>
                <w:szCs w:val="18"/>
                <w:lang w:val="es-ES"/>
              </w:rPr>
            </w:pPr>
            <w:r w:rsidRPr="00E21DDA">
              <w:rPr>
                <w:sz w:val="18"/>
                <w:szCs w:val="18"/>
                <w:lang w:val="es-ES"/>
              </w:rPr>
              <w:t xml:space="preserve">-Una de las fallas del sistema de subastas tuvo que ver con la debilidad del sistema de monitoreo (enforcement) que impidiera que empresas sin asignación de cuota </w:t>
            </w:r>
            <w:r w:rsidR="00EC0747" w:rsidRPr="00E21DDA">
              <w:rPr>
                <w:sz w:val="18"/>
                <w:szCs w:val="18"/>
                <w:lang w:val="es-ES"/>
              </w:rPr>
              <w:t>extrajera</w:t>
            </w:r>
            <w:r w:rsidRPr="00E21DDA">
              <w:rPr>
                <w:sz w:val="18"/>
                <w:szCs w:val="18"/>
                <w:lang w:val="es-ES"/>
              </w:rPr>
              <w:t xml:space="preserve"> recursos pesqueros.</w:t>
            </w:r>
          </w:p>
          <w:p w14:paraId="546437D4" w14:textId="3699B589" w:rsidR="00405E73" w:rsidRPr="00E21DDA" w:rsidRDefault="00405E73" w:rsidP="00231331">
            <w:pPr>
              <w:jc w:val="both"/>
              <w:rPr>
                <w:sz w:val="18"/>
                <w:szCs w:val="18"/>
                <w:lang w:val="es-ES"/>
              </w:rPr>
            </w:pPr>
            <w:r w:rsidRPr="00E21DDA">
              <w:rPr>
                <w:sz w:val="18"/>
                <w:szCs w:val="18"/>
                <w:lang w:val="es-ES"/>
              </w:rPr>
              <w:t xml:space="preserve">- El sistema de subastas también permitió entrada de empresas internacionales, lo que hizo aún más complicado asegurar el cumplimiento de la cuota anual. </w:t>
            </w:r>
          </w:p>
          <w:p w14:paraId="1A6C0348" w14:textId="5469816A" w:rsidR="00405E73" w:rsidRPr="00E21DDA" w:rsidRDefault="00405E73" w:rsidP="00231331">
            <w:pPr>
              <w:jc w:val="both"/>
              <w:rPr>
                <w:sz w:val="18"/>
                <w:szCs w:val="18"/>
                <w:lang w:val="es-ES"/>
              </w:rPr>
            </w:pPr>
            <w:r w:rsidRPr="00E21DDA">
              <w:rPr>
                <w:sz w:val="18"/>
                <w:szCs w:val="18"/>
                <w:lang w:val="es-ES"/>
              </w:rPr>
              <w:t>-Países colindantes fueron utilizados para</w:t>
            </w:r>
            <w:r w:rsidR="007C5356" w:rsidRPr="00E21DDA">
              <w:rPr>
                <w:sz w:val="18"/>
                <w:szCs w:val="18"/>
                <w:lang w:val="es-ES"/>
              </w:rPr>
              <w:t xml:space="preserve"> realizar</w:t>
            </w:r>
            <w:r w:rsidRPr="00E21DDA">
              <w:rPr>
                <w:sz w:val="18"/>
                <w:szCs w:val="18"/>
                <w:lang w:val="es-ES"/>
              </w:rPr>
              <w:t xml:space="preserve"> </w:t>
            </w:r>
            <w:r w:rsidRPr="00E21DDA">
              <w:rPr>
                <w:sz w:val="18"/>
                <w:szCs w:val="18"/>
                <w:lang w:val="es-ES"/>
              </w:rPr>
              <w:lastRenderedPageBreak/>
              <w:t>desembarques ilegales (ej: Japón).</w:t>
            </w:r>
          </w:p>
          <w:p w14:paraId="1049C2D3" w14:textId="2EE9CBC6" w:rsidR="00405E73" w:rsidRPr="00E21DDA" w:rsidRDefault="00405E73" w:rsidP="00231331">
            <w:pPr>
              <w:jc w:val="both"/>
              <w:rPr>
                <w:sz w:val="18"/>
                <w:szCs w:val="18"/>
                <w:lang w:val="es-ES"/>
              </w:rPr>
            </w:pPr>
            <w:r w:rsidRPr="00E21DDA">
              <w:rPr>
                <w:sz w:val="18"/>
                <w:szCs w:val="18"/>
                <w:lang w:val="es-ES"/>
              </w:rPr>
              <w:t>- Se volvió al sistema de derechos históricos en el año 2004 ante presiones de la industria.</w:t>
            </w:r>
          </w:p>
        </w:tc>
        <w:tc>
          <w:tcPr>
            <w:tcW w:w="708" w:type="pct"/>
          </w:tcPr>
          <w:p w14:paraId="5DAB0515" w14:textId="41B8DF9A" w:rsidR="00405E73" w:rsidRPr="00E21DDA" w:rsidRDefault="000F1609" w:rsidP="00F3004C">
            <w:pPr>
              <w:rPr>
                <w:sz w:val="18"/>
                <w:szCs w:val="18"/>
                <w:u w:val="single"/>
                <w:lang w:val="es-ES"/>
              </w:rPr>
            </w:pPr>
            <w:r w:rsidRPr="00E21DDA">
              <w:rPr>
                <w:sz w:val="18"/>
                <w:szCs w:val="18"/>
                <w:u w:val="single"/>
                <w:lang w:val="es-ES"/>
              </w:rPr>
              <w:lastRenderedPageBreak/>
              <w:t xml:space="preserve">Sedentarias </w:t>
            </w:r>
            <w:r w:rsidR="009C0805" w:rsidRPr="00E21DDA">
              <w:rPr>
                <w:sz w:val="18"/>
                <w:szCs w:val="18"/>
                <w:u w:val="single"/>
                <w:lang w:val="es-ES"/>
              </w:rPr>
              <w:t xml:space="preserve">y </w:t>
            </w:r>
            <w:r w:rsidR="00191718" w:rsidRPr="00E21DDA">
              <w:rPr>
                <w:sz w:val="18"/>
                <w:szCs w:val="18"/>
                <w:u w:val="single"/>
                <w:lang w:val="es-ES"/>
              </w:rPr>
              <w:t>Móviles</w:t>
            </w:r>
          </w:p>
          <w:p w14:paraId="586B1CBB" w14:textId="6C66FB32" w:rsidR="00D834FB" w:rsidRPr="00E21DDA" w:rsidRDefault="00471B9D" w:rsidP="00F3004C">
            <w:pPr>
              <w:rPr>
                <w:sz w:val="18"/>
                <w:szCs w:val="18"/>
                <w:lang w:val="es-ES"/>
              </w:rPr>
            </w:pPr>
            <w:r w:rsidRPr="00E21DDA">
              <w:rPr>
                <w:sz w:val="18"/>
                <w:szCs w:val="18"/>
                <w:lang w:val="es-ES"/>
              </w:rPr>
              <w:t>-</w:t>
            </w:r>
            <w:r w:rsidR="009C0805" w:rsidRPr="00E21DDA">
              <w:rPr>
                <w:sz w:val="18"/>
                <w:szCs w:val="18"/>
                <w:lang w:val="es-ES"/>
              </w:rPr>
              <w:t>Pollock</w:t>
            </w:r>
            <w:r w:rsidR="009B0FBE" w:rsidRPr="00E21DDA">
              <w:rPr>
                <w:sz w:val="18"/>
                <w:szCs w:val="18"/>
                <w:lang w:val="es-ES"/>
              </w:rPr>
              <w:t xml:space="preserve"> (</w:t>
            </w:r>
            <w:r w:rsidR="009B0FBE" w:rsidRPr="00E21DDA">
              <w:rPr>
                <w:i/>
                <w:iCs/>
                <w:sz w:val="18"/>
                <w:szCs w:val="18"/>
                <w:lang w:val="es-ES"/>
              </w:rPr>
              <w:t>Gadus chalcogrammus</w:t>
            </w:r>
            <w:r w:rsidR="009B0FBE" w:rsidRPr="00E21DDA">
              <w:rPr>
                <w:sz w:val="18"/>
                <w:szCs w:val="18"/>
                <w:lang w:val="es-ES"/>
              </w:rPr>
              <w:t>)</w:t>
            </w:r>
          </w:p>
          <w:p w14:paraId="659F0905" w14:textId="40462AD6" w:rsidR="00D834FB" w:rsidRPr="000E219F" w:rsidRDefault="00471B9D" w:rsidP="00F3004C">
            <w:pPr>
              <w:rPr>
                <w:sz w:val="18"/>
                <w:szCs w:val="18"/>
                <w:lang w:val="en-US"/>
              </w:rPr>
            </w:pPr>
            <w:r w:rsidRPr="000E219F">
              <w:rPr>
                <w:sz w:val="18"/>
                <w:szCs w:val="18"/>
                <w:lang w:val="en-US"/>
              </w:rPr>
              <w:t>-</w:t>
            </w:r>
            <w:r w:rsidR="009C0805" w:rsidRPr="000E219F">
              <w:rPr>
                <w:sz w:val="18"/>
                <w:szCs w:val="18"/>
                <w:lang w:val="en-US"/>
              </w:rPr>
              <w:t>Sole</w:t>
            </w:r>
            <w:r w:rsidR="00AC1519" w:rsidRPr="000E219F">
              <w:rPr>
                <w:sz w:val="18"/>
                <w:szCs w:val="18"/>
                <w:lang w:val="en-US"/>
              </w:rPr>
              <w:t xml:space="preserve"> (</w:t>
            </w:r>
            <w:r w:rsidR="00AC1519" w:rsidRPr="000E219F">
              <w:rPr>
                <w:i/>
                <w:iCs/>
                <w:sz w:val="18"/>
                <w:szCs w:val="18"/>
                <w:lang w:val="en-US"/>
              </w:rPr>
              <w:t>Solea solea</w:t>
            </w:r>
            <w:r w:rsidR="00AC1519" w:rsidRPr="000E219F">
              <w:rPr>
                <w:sz w:val="18"/>
                <w:szCs w:val="18"/>
                <w:lang w:val="en-US"/>
              </w:rPr>
              <w:t>)</w:t>
            </w:r>
          </w:p>
          <w:p w14:paraId="64C8D528" w14:textId="45BFAEB7" w:rsidR="00D834FB" w:rsidRPr="000E219F" w:rsidRDefault="00471B9D" w:rsidP="00F3004C">
            <w:pPr>
              <w:rPr>
                <w:sz w:val="18"/>
                <w:szCs w:val="18"/>
                <w:lang w:val="en-US"/>
              </w:rPr>
            </w:pPr>
            <w:r w:rsidRPr="000E219F">
              <w:rPr>
                <w:sz w:val="18"/>
                <w:szCs w:val="18"/>
                <w:lang w:val="en-US"/>
              </w:rPr>
              <w:t>-</w:t>
            </w:r>
            <w:r w:rsidR="009C0805" w:rsidRPr="000E219F">
              <w:rPr>
                <w:sz w:val="18"/>
                <w:szCs w:val="18"/>
                <w:lang w:val="en-US"/>
              </w:rPr>
              <w:t>Crab (</w:t>
            </w:r>
            <w:r w:rsidR="009C0805" w:rsidRPr="000E219F">
              <w:rPr>
                <w:i/>
                <w:iCs/>
                <w:sz w:val="18"/>
                <w:szCs w:val="18"/>
                <w:lang w:val="en-US"/>
              </w:rPr>
              <w:t xml:space="preserve">Paralithodes </w:t>
            </w:r>
            <w:r w:rsidR="00032832" w:rsidRPr="000E219F">
              <w:rPr>
                <w:i/>
                <w:iCs/>
                <w:sz w:val="18"/>
                <w:szCs w:val="18"/>
                <w:lang w:val="en-US"/>
              </w:rPr>
              <w:t>p</w:t>
            </w:r>
            <w:r w:rsidR="009C0805" w:rsidRPr="000E219F">
              <w:rPr>
                <w:i/>
                <w:iCs/>
                <w:sz w:val="18"/>
                <w:szCs w:val="18"/>
                <w:lang w:val="en-US"/>
              </w:rPr>
              <w:t xml:space="preserve">latypus, </w:t>
            </w:r>
            <w:r w:rsidR="00032832" w:rsidRPr="000E219F">
              <w:rPr>
                <w:i/>
                <w:iCs/>
                <w:sz w:val="18"/>
                <w:szCs w:val="18"/>
                <w:lang w:val="en-US"/>
              </w:rPr>
              <w:t>P</w:t>
            </w:r>
            <w:r w:rsidR="009C0805" w:rsidRPr="000E219F">
              <w:rPr>
                <w:i/>
                <w:iCs/>
                <w:sz w:val="18"/>
                <w:szCs w:val="18"/>
                <w:lang w:val="en-US"/>
              </w:rPr>
              <w:t xml:space="preserve">aralithodes </w:t>
            </w:r>
            <w:r w:rsidR="00032832" w:rsidRPr="000E219F">
              <w:rPr>
                <w:i/>
                <w:iCs/>
                <w:sz w:val="18"/>
                <w:szCs w:val="18"/>
                <w:lang w:val="en-US"/>
              </w:rPr>
              <w:t>b</w:t>
            </w:r>
            <w:r w:rsidR="009C0805" w:rsidRPr="000E219F">
              <w:rPr>
                <w:i/>
                <w:iCs/>
                <w:sz w:val="18"/>
                <w:szCs w:val="18"/>
                <w:lang w:val="en-US"/>
              </w:rPr>
              <w:t>revipe, Chinoecetes opilio</w:t>
            </w:r>
            <w:r w:rsidR="00C029E3" w:rsidRPr="000E219F">
              <w:rPr>
                <w:sz w:val="18"/>
                <w:szCs w:val="18"/>
                <w:lang w:val="en-US"/>
              </w:rPr>
              <w:t>)</w:t>
            </w:r>
            <w:r w:rsidR="009C0805" w:rsidRPr="000E219F">
              <w:rPr>
                <w:sz w:val="18"/>
                <w:szCs w:val="18"/>
                <w:lang w:val="en-US"/>
              </w:rPr>
              <w:t xml:space="preserve">, </w:t>
            </w:r>
          </w:p>
          <w:p w14:paraId="7FCE82BC" w14:textId="77777777" w:rsidR="00471B9D" w:rsidRPr="000E219F" w:rsidRDefault="00471B9D" w:rsidP="00F3004C">
            <w:pPr>
              <w:rPr>
                <w:sz w:val="18"/>
                <w:szCs w:val="18"/>
                <w:lang w:val="en-US"/>
              </w:rPr>
            </w:pPr>
            <w:r w:rsidRPr="000E219F">
              <w:rPr>
                <w:sz w:val="18"/>
                <w:szCs w:val="18"/>
                <w:lang w:val="en-US"/>
              </w:rPr>
              <w:t>-</w:t>
            </w:r>
            <w:r w:rsidR="009C0805" w:rsidRPr="000E219F">
              <w:rPr>
                <w:sz w:val="18"/>
                <w:szCs w:val="18"/>
                <w:lang w:val="en-US"/>
              </w:rPr>
              <w:t>Shrimp northern</w:t>
            </w:r>
            <w:r w:rsidR="004B4FEC" w:rsidRPr="000E219F">
              <w:rPr>
                <w:sz w:val="18"/>
                <w:szCs w:val="18"/>
                <w:lang w:val="en-US"/>
              </w:rPr>
              <w:t xml:space="preserve"> (</w:t>
            </w:r>
            <w:r w:rsidR="004B4FEC" w:rsidRPr="000E219F">
              <w:rPr>
                <w:i/>
                <w:iCs/>
                <w:sz w:val="18"/>
                <w:szCs w:val="18"/>
                <w:lang w:val="en-US"/>
              </w:rPr>
              <w:t>Pandalus borealis</w:t>
            </w:r>
            <w:r w:rsidR="00CB57A2" w:rsidRPr="000E219F">
              <w:rPr>
                <w:sz w:val="18"/>
                <w:szCs w:val="18"/>
                <w:lang w:val="en-US"/>
              </w:rPr>
              <w:t>)</w:t>
            </w:r>
          </w:p>
          <w:p w14:paraId="426A2AD0" w14:textId="687B1BF9" w:rsidR="00471B9D" w:rsidRPr="000E219F" w:rsidRDefault="00471B9D" w:rsidP="00F3004C">
            <w:pPr>
              <w:rPr>
                <w:sz w:val="18"/>
                <w:szCs w:val="18"/>
                <w:lang w:val="en-US"/>
              </w:rPr>
            </w:pPr>
            <w:r w:rsidRPr="000E219F">
              <w:rPr>
                <w:sz w:val="18"/>
                <w:szCs w:val="18"/>
                <w:lang w:val="en-US"/>
              </w:rPr>
              <w:t>-</w:t>
            </w:r>
            <w:r w:rsidR="00FB233B" w:rsidRPr="000E219F">
              <w:rPr>
                <w:sz w:val="18"/>
                <w:szCs w:val="18"/>
                <w:lang w:val="en-US"/>
              </w:rPr>
              <w:t>Shrimp uglo-hvostaya</w:t>
            </w:r>
            <w:r w:rsidR="009C0805" w:rsidRPr="000E219F">
              <w:rPr>
                <w:sz w:val="18"/>
                <w:szCs w:val="18"/>
                <w:lang w:val="en-US"/>
              </w:rPr>
              <w:t>,</w:t>
            </w:r>
          </w:p>
          <w:p w14:paraId="02679996" w14:textId="55ED1F49" w:rsidR="00D834FB" w:rsidRPr="000E219F" w:rsidRDefault="00471B9D" w:rsidP="00F3004C">
            <w:pPr>
              <w:rPr>
                <w:sz w:val="18"/>
                <w:szCs w:val="18"/>
                <w:lang w:val="en-US"/>
              </w:rPr>
            </w:pPr>
            <w:r w:rsidRPr="000E219F">
              <w:rPr>
                <w:sz w:val="18"/>
                <w:szCs w:val="18"/>
                <w:lang w:val="en-US"/>
              </w:rPr>
              <w:t>-</w:t>
            </w:r>
            <w:r w:rsidR="009C0805" w:rsidRPr="000E219F">
              <w:rPr>
                <w:sz w:val="18"/>
                <w:szCs w:val="18"/>
                <w:lang w:val="en-US"/>
              </w:rPr>
              <w:t>Shrimp-bear</w:t>
            </w:r>
            <w:r w:rsidR="005B5683" w:rsidRPr="000E219F">
              <w:rPr>
                <w:sz w:val="18"/>
                <w:szCs w:val="18"/>
                <w:lang w:val="en-US"/>
              </w:rPr>
              <w:t xml:space="preserve"> (</w:t>
            </w:r>
            <w:r w:rsidR="005B5683" w:rsidRPr="000E219F">
              <w:rPr>
                <w:i/>
                <w:iCs/>
                <w:sz w:val="18"/>
                <w:szCs w:val="18"/>
                <w:lang w:val="en-US"/>
              </w:rPr>
              <w:t>Penaeus semisulcatus</w:t>
            </w:r>
            <w:r w:rsidR="005B5683" w:rsidRPr="000E219F">
              <w:rPr>
                <w:sz w:val="18"/>
                <w:szCs w:val="18"/>
                <w:lang w:val="en-US"/>
              </w:rPr>
              <w:t>)</w:t>
            </w:r>
            <w:r w:rsidR="009C0805" w:rsidRPr="000E219F">
              <w:rPr>
                <w:sz w:val="18"/>
                <w:szCs w:val="18"/>
                <w:lang w:val="en-US"/>
              </w:rPr>
              <w:t xml:space="preserve"> </w:t>
            </w:r>
          </w:p>
          <w:p w14:paraId="2161F3F1" w14:textId="61BD666C" w:rsidR="00D834FB" w:rsidRPr="000E219F" w:rsidRDefault="00471B9D" w:rsidP="00F3004C">
            <w:pPr>
              <w:rPr>
                <w:sz w:val="18"/>
                <w:szCs w:val="18"/>
                <w:lang w:val="en-US"/>
              </w:rPr>
            </w:pPr>
            <w:r w:rsidRPr="000E219F">
              <w:rPr>
                <w:sz w:val="18"/>
                <w:szCs w:val="18"/>
                <w:lang w:val="en-US"/>
              </w:rPr>
              <w:t>-</w:t>
            </w:r>
            <w:r w:rsidR="009C0805" w:rsidRPr="000E219F">
              <w:rPr>
                <w:sz w:val="18"/>
                <w:szCs w:val="18"/>
                <w:lang w:val="en-US"/>
              </w:rPr>
              <w:t>Cod</w:t>
            </w:r>
            <w:r w:rsidR="00451D05" w:rsidRPr="000E219F">
              <w:rPr>
                <w:sz w:val="18"/>
                <w:szCs w:val="18"/>
                <w:lang w:val="en-US"/>
              </w:rPr>
              <w:t xml:space="preserve"> </w:t>
            </w:r>
            <w:r w:rsidR="00451D05" w:rsidRPr="000E219F">
              <w:rPr>
                <w:i/>
                <w:iCs/>
                <w:sz w:val="18"/>
                <w:szCs w:val="18"/>
                <w:lang w:val="en-US"/>
              </w:rPr>
              <w:t>(Gadus macrocephalus)</w:t>
            </w:r>
            <w:r w:rsidR="009C0805" w:rsidRPr="000E219F">
              <w:rPr>
                <w:sz w:val="18"/>
                <w:szCs w:val="18"/>
                <w:lang w:val="en-US"/>
              </w:rPr>
              <w:t xml:space="preserve">, </w:t>
            </w:r>
          </w:p>
          <w:p w14:paraId="3A81BE04" w14:textId="27CD4DC9" w:rsidR="00D834FB" w:rsidRPr="000E219F" w:rsidRDefault="00471B9D" w:rsidP="00F3004C">
            <w:pPr>
              <w:rPr>
                <w:sz w:val="18"/>
                <w:szCs w:val="18"/>
                <w:lang w:val="en-US"/>
              </w:rPr>
            </w:pPr>
            <w:r w:rsidRPr="000E219F">
              <w:rPr>
                <w:sz w:val="18"/>
                <w:szCs w:val="18"/>
                <w:lang w:val="en-US"/>
              </w:rPr>
              <w:t>-</w:t>
            </w:r>
            <w:r w:rsidR="009C0805" w:rsidRPr="000E219F">
              <w:rPr>
                <w:sz w:val="18"/>
                <w:szCs w:val="18"/>
                <w:lang w:val="en-US"/>
              </w:rPr>
              <w:t>Halibut</w:t>
            </w:r>
            <w:r w:rsidR="00451D05" w:rsidRPr="000E219F">
              <w:rPr>
                <w:sz w:val="18"/>
                <w:szCs w:val="18"/>
                <w:lang w:val="en-US"/>
              </w:rPr>
              <w:t xml:space="preserve"> (</w:t>
            </w:r>
            <w:r w:rsidR="00451D05" w:rsidRPr="000E219F">
              <w:rPr>
                <w:i/>
                <w:iCs/>
                <w:sz w:val="18"/>
                <w:szCs w:val="18"/>
                <w:lang w:val="en-US"/>
              </w:rPr>
              <w:t>Hippoglossus hippoglossus</w:t>
            </w:r>
            <w:r w:rsidR="00451D05" w:rsidRPr="000E219F">
              <w:rPr>
                <w:sz w:val="18"/>
                <w:szCs w:val="18"/>
                <w:lang w:val="en-US"/>
              </w:rPr>
              <w:t>)</w:t>
            </w:r>
            <w:r w:rsidR="009C0805" w:rsidRPr="000E219F">
              <w:rPr>
                <w:sz w:val="18"/>
                <w:szCs w:val="18"/>
                <w:lang w:val="en-US"/>
              </w:rPr>
              <w:t xml:space="preserve">, </w:t>
            </w:r>
          </w:p>
          <w:p w14:paraId="0CFAA3E7" w14:textId="6B4FA98C" w:rsidR="00C029E3" w:rsidRPr="00E21DDA" w:rsidRDefault="00471B9D" w:rsidP="00F3004C">
            <w:pPr>
              <w:rPr>
                <w:sz w:val="18"/>
                <w:szCs w:val="18"/>
                <w:lang w:val="es-ES"/>
              </w:rPr>
            </w:pPr>
            <w:r w:rsidRPr="00E21DDA">
              <w:rPr>
                <w:sz w:val="18"/>
                <w:szCs w:val="18"/>
                <w:lang w:val="es-ES"/>
              </w:rPr>
              <w:lastRenderedPageBreak/>
              <w:t>-</w:t>
            </w:r>
            <w:r w:rsidR="009C0805" w:rsidRPr="00E21DDA">
              <w:rPr>
                <w:sz w:val="18"/>
                <w:szCs w:val="18"/>
                <w:lang w:val="es-ES"/>
              </w:rPr>
              <w:t>Makrurus</w:t>
            </w:r>
            <w:r w:rsidR="00D834FB" w:rsidRPr="00E21DDA">
              <w:rPr>
                <w:sz w:val="18"/>
                <w:szCs w:val="18"/>
                <w:lang w:val="es-ES"/>
              </w:rPr>
              <w:t xml:space="preserve"> (</w:t>
            </w:r>
            <w:r w:rsidR="00D834FB" w:rsidRPr="00E21DDA">
              <w:rPr>
                <w:i/>
                <w:iCs/>
                <w:sz w:val="18"/>
                <w:szCs w:val="18"/>
                <w:lang w:val="es-ES"/>
              </w:rPr>
              <w:t>Nematonuru suborbitalis</w:t>
            </w:r>
            <w:r w:rsidR="00D834FB" w:rsidRPr="00E21DDA">
              <w:rPr>
                <w:sz w:val="18"/>
                <w:szCs w:val="18"/>
                <w:lang w:val="es-ES"/>
              </w:rPr>
              <w:t>)</w:t>
            </w:r>
            <w:r w:rsidR="005408A5" w:rsidRPr="00E21DDA">
              <w:rPr>
                <w:i/>
                <w:iCs/>
                <w:sz w:val="18"/>
                <w:szCs w:val="18"/>
                <w:lang w:val="es-ES"/>
              </w:rPr>
              <w:t>.</w:t>
            </w:r>
          </w:p>
        </w:tc>
      </w:tr>
      <w:tr w:rsidR="00EC0747" w:rsidRPr="00E21DDA" w14:paraId="3A06176D" w14:textId="066E851A" w:rsidTr="00EC0747">
        <w:tc>
          <w:tcPr>
            <w:tcW w:w="420" w:type="pct"/>
          </w:tcPr>
          <w:p w14:paraId="0B4F9618" w14:textId="4364FE04" w:rsidR="004240CF" w:rsidRPr="00E21DDA" w:rsidRDefault="004240CF" w:rsidP="004240CF">
            <w:pPr>
              <w:jc w:val="both"/>
              <w:rPr>
                <w:sz w:val="18"/>
                <w:szCs w:val="18"/>
                <w:lang w:val="es-ES"/>
              </w:rPr>
            </w:pPr>
            <w:r w:rsidRPr="00E21DDA">
              <w:rPr>
                <w:sz w:val="18"/>
                <w:szCs w:val="18"/>
                <w:lang w:val="es-ES"/>
              </w:rPr>
              <w:lastRenderedPageBreak/>
              <w:t>Nueva Zelanda</w:t>
            </w:r>
          </w:p>
        </w:tc>
        <w:tc>
          <w:tcPr>
            <w:tcW w:w="704" w:type="pct"/>
          </w:tcPr>
          <w:p w14:paraId="073DCBB2" w14:textId="5FDED80C" w:rsidR="004240CF" w:rsidRPr="00E21DDA" w:rsidRDefault="004240CF" w:rsidP="004240CF">
            <w:pPr>
              <w:jc w:val="both"/>
              <w:rPr>
                <w:sz w:val="18"/>
                <w:szCs w:val="18"/>
                <w:lang w:val="es-ES"/>
              </w:rPr>
            </w:pPr>
            <w:r w:rsidRPr="00E21DDA">
              <w:rPr>
                <w:sz w:val="18"/>
                <w:szCs w:val="18"/>
                <w:lang w:val="es-ES"/>
              </w:rPr>
              <w:t xml:space="preserve">Sobre cerrado primer precio discriminatoria </w:t>
            </w:r>
          </w:p>
        </w:tc>
        <w:tc>
          <w:tcPr>
            <w:tcW w:w="382" w:type="pct"/>
          </w:tcPr>
          <w:p w14:paraId="68BC2F3F" w14:textId="3863A5E0" w:rsidR="004240CF" w:rsidRPr="00E21DDA" w:rsidRDefault="004240CF" w:rsidP="004240CF">
            <w:pPr>
              <w:rPr>
                <w:sz w:val="18"/>
                <w:szCs w:val="18"/>
                <w:lang w:val="es-ES"/>
              </w:rPr>
            </w:pPr>
            <w:r w:rsidRPr="00E21DDA">
              <w:rPr>
                <w:sz w:val="18"/>
                <w:szCs w:val="18"/>
                <w:lang w:val="es-ES"/>
              </w:rPr>
              <w:t>1996-2001</w:t>
            </w:r>
          </w:p>
        </w:tc>
        <w:tc>
          <w:tcPr>
            <w:tcW w:w="885" w:type="pct"/>
          </w:tcPr>
          <w:p w14:paraId="1588E94A" w14:textId="2D1D36C5" w:rsidR="004240CF" w:rsidRPr="00E21DDA" w:rsidRDefault="004240CF" w:rsidP="004240CF">
            <w:pPr>
              <w:jc w:val="both"/>
              <w:rPr>
                <w:sz w:val="18"/>
                <w:szCs w:val="18"/>
                <w:lang w:val="es-ES"/>
              </w:rPr>
            </w:pPr>
            <w:r w:rsidRPr="00E21DDA">
              <w:rPr>
                <w:sz w:val="18"/>
                <w:szCs w:val="18"/>
                <w:lang w:val="es-ES"/>
              </w:rPr>
              <w:t>-La asignación mediante subastas cubrió sólo en una porción marginal de la cuota anual de captura.</w:t>
            </w:r>
          </w:p>
          <w:p w14:paraId="54CB014D" w14:textId="4CD5D6EF" w:rsidR="004240CF" w:rsidRPr="00E21DDA" w:rsidRDefault="004240CF" w:rsidP="004240CF">
            <w:pPr>
              <w:jc w:val="both"/>
              <w:rPr>
                <w:sz w:val="18"/>
                <w:szCs w:val="18"/>
                <w:lang w:val="es-ES"/>
              </w:rPr>
            </w:pPr>
            <w:r w:rsidRPr="00E21DDA">
              <w:rPr>
                <w:sz w:val="18"/>
                <w:szCs w:val="18"/>
                <w:lang w:val="es-ES"/>
              </w:rPr>
              <w:t>-Las subastas se aplicaron en nuevas especies que se incorporaban a un sistema de cuotas.</w:t>
            </w:r>
          </w:p>
          <w:p w14:paraId="72884BCD" w14:textId="1641C6D4" w:rsidR="004240CF" w:rsidRPr="00E21DDA" w:rsidRDefault="004240CF" w:rsidP="004240CF">
            <w:pPr>
              <w:jc w:val="both"/>
              <w:rPr>
                <w:sz w:val="18"/>
                <w:szCs w:val="18"/>
                <w:lang w:val="es-ES"/>
              </w:rPr>
            </w:pPr>
            <w:r w:rsidRPr="00E21DDA">
              <w:rPr>
                <w:sz w:val="18"/>
                <w:szCs w:val="18"/>
                <w:lang w:val="es-ES"/>
              </w:rPr>
              <w:t>-</w:t>
            </w:r>
            <w:r w:rsidR="00823772" w:rsidRPr="00E21DDA">
              <w:rPr>
                <w:sz w:val="18"/>
                <w:szCs w:val="18"/>
                <w:lang w:val="es-ES"/>
              </w:rPr>
              <w:t>L</w:t>
            </w:r>
            <w:r w:rsidRPr="00E21DDA">
              <w:rPr>
                <w:sz w:val="18"/>
                <w:szCs w:val="18"/>
                <w:lang w:val="es-ES"/>
              </w:rPr>
              <w:t xml:space="preserve">as subastas no </w:t>
            </w:r>
            <w:r w:rsidR="00823772" w:rsidRPr="00E21DDA">
              <w:rPr>
                <w:sz w:val="18"/>
                <w:szCs w:val="18"/>
                <w:lang w:val="es-ES"/>
              </w:rPr>
              <w:t>correspondieron</w:t>
            </w:r>
            <w:r w:rsidRPr="00E21DDA">
              <w:rPr>
                <w:sz w:val="18"/>
                <w:szCs w:val="18"/>
                <w:lang w:val="es-ES"/>
              </w:rPr>
              <w:t xml:space="preserve"> al sistema inicial de asignación, sino que estas se activaban sobre el remanente de la cuota que surgía luego asignar: i) un 20% a la nación Maori y, ii) a través derechos históricos.</w:t>
            </w:r>
          </w:p>
          <w:p w14:paraId="166D7DF3" w14:textId="1529C92B" w:rsidR="004240CF" w:rsidRPr="00E21DDA" w:rsidRDefault="004240CF" w:rsidP="004240CF">
            <w:pPr>
              <w:jc w:val="both"/>
              <w:rPr>
                <w:sz w:val="18"/>
                <w:szCs w:val="18"/>
                <w:lang w:val="es-ES"/>
              </w:rPr>
            </w:pPr>
          </w:p>
        </w:tc>
        <w:tc>
          <w:tcPr>
            <w:tcW w:w="704" w:type="pct"/>
          </w:tcPr>
          <w:p w14:paraId="018582A3" w14:textId="77777777" w:rsidR="004240CF" w:rsidRPr="00E21DDA" w:rsidRDefault="004240CF" w:rsidP="004240CF">
            <w:pPr>
              <w:jc w:val="both"/>
              <w:rPr>
                <w:lang w:val="es-ES"/>
              </w:rPr>
            </w:pPr>
          </w:p>
        </w:tc>
        <w:tc>
          <w:tcPr>
            <w:tcW w:w="1197" w:type="pct"/>
          </w:tcPr>
          <w:p w14:paraId="49D8ECE3" w14:textId="082DEF1A" w:rsidR="004240CF" w:rsidRPr="00E21DDA" w:rsidRDefault="004240CF" w:rsidP="004240CF">
            <w:pPr>
              <w:jc w:val="both"/>
              <w:rPr>
                <w:sz w:val="18"/>
                <w:szCs w:val="18"/>
                <w:lang w:val="es-ES"/>
              </w:rPr>
            </w:pPr>
            <w:r w:rsidRPr="00E21DDA">
              <w:rPr>
                <w:sz w:val="18"/>
                <w:szCs w:val="18"/>
                <w:lang w:val="es-ES"/>
              </w:rPr>
              <w:t>-El gobierno decidió terminar con las subastas debido a preocupaciones de inequidad del proceso. Principalmente, el mecanismo estaría afectando la distribución de rentas a la industria, debido a que algunos pescadores deben comprar cuota para mantener su estructura productiva, mientras que otros la obtuvieron gratuitamente a través de derechos históricos.</w:t>
            </w:r>
          </w:p>
          <w:p w14:paraId="6D0D6B86" w14:textId="04D608B8" w:rsidR="004240CF" w:rsidRPr="00E21DDA" w:rsidRDefault="004240CF" w:rsidP="004240CF">
            <w:pPr>
              <w:jc w:val="both"/>
              <w:rPr>
                <w:sz w:val="18"/>
                <w:szCs w:val="18"/>
                <w:lang w:val="es-ES"/>
              </w:rPr>
            </w:pPr>
            <w:r w:rsidRPr="00E21DDA">
              <w:rPr>
                <w:sz w:val="18"/>
                <w:szCs w:val="18"/>
                <w:lang w:val="es-ES"/>
              </w:rPr>
              <w:t>-Esto se suma a las preocupaciones sobre nuevas especies con fuertes complementariedades. Particularmente, cuando una nueva especie se incorpora al sistema de cuotas, al principio se verá sometida a un importante esfuerzo pesquero, provocando que su nueva cuota total disponible sea más baja que la de su especie objetivo. Las complementariedades no podrán ser aprovechadas y existirán incentivos a pescar ilegalmente.</w:t>
            </w:r>
          </w:p>
          <w:p w14:paraId="79F152E5" w14:textId="587D824C" w:rsidR="004240CF" w:rsidRPr="00E21DDA" w:rsidRDefault="004240CF" w:rsidP="004240CF">
            <w:pPr>
              <w:jc w:val="both"/>
              <w:rPr>
                <w:sz w:val="18"/>
                <w:szCs w:val="18"/>
                <w:lang w:val="es-ES"/>
              </w:rPr>
            </w:pPr>
          </w:p>
        </w:tc>
        <w:tc>
          <w:tcPr>
            <w:tcW w:w="708" w:type="pct"/>
          </w:tcPr>
          <w:p w14:paraId="58F4E20D" w14:textId="2CE3005E" w:rsidR="004240CF" w:rsidRPr="00E21DDA" w:rsidRDefault="00CA0CE7" w:rsidP="004240CF">
            <w:pPr>
              <w:jc w:val="both"/>
              <w:rPr>
                <w:sz w:val="18"/>
                <w:szCs w:val="18"/>
                <w:lang w:val="es-ES"/>
              </w:rPr>
            </w:pPr>
            <w:r w:rsidRPr="00E21DDA">
              <w:rPr>
                <w:sz w:val="18"/>
                <w:szCs w:val="18"/>
                <w:lang w:val="es-ES"/>
              </w:rPr>
              <w:t>S/I</w:t>
            </w:r>
          </w:p>
        </w:tc>
      </w:tr>
      <w:tr w:rsidR="00EC0747" w:rsidRPr="00E21DDA" w14:paraId="61EDB2C1" w14:textId="459101FC" w:rsidTr="00EC0747">
        <w:trPr>
          <w:trHeight w:val="1637"/>
        </w:trPr>
        <w:tc>
          <w:tcPr>
            <w:tcW w:w="420" w:type="pct"/>
          </w:tcPr>
          <w:p w14:paraId="16BD75C2" w14:textId="7317E226" w:rsidR="004240CF" w:rsidRPr="00E21DDA" w:rsidRDefault="004240CF" w:rsidP="004240CF">
            <w:pPr>
              <w:jc w:val="both"/>
              <w:rPr>
                <w:sz w:val="18"/>
                <w:szCs w:val="18"/>
                <w:lang w:val="es-ES"/>
              </w:rPr>
            </w:pPr>
            <w:r w:rsidRPr="00E21DDA">
              <w:rPr>
                <w:sz w:val="18"/>
                <w:szCs w:val="18"/>
                <w:lang w:val="es-ES"/>
              </w:rPr>
              <w:t>EE. UU.</w:t>
            </w:r>
          </w:p>
        </w:tc>
        <w:tc>
          <w:tcPr>
            <w:tcW w:w="704" w:type="pct"/>
          </w:tcPr>
          <w:p w14:paraId="7D5B600D" w14:textId="5DFF9ACD" w:rsidR="004240CF" w:rsidRPr="00E21DDA" w:rsidRDefault="004240CF" w:rsidP="004240CF">
            <w:pPr>
              <w:jc w:val="both"/>
              <w:rPr>
                <w:sz w:val="18"/>
                <w:szCs w:val="18"/>
                <w:lang w:val="es-ES"/>
              </w:rPr>
            </w:pPr>
            <w:r w:rsidRPr="00E21DDA">
              <w:rPr>
                <w:sz w:val="18"/>
                <w:szCs w:val="18"/>
                <w:lang w:val="es-ES"/>
              </w:rPr>
              <w:t xml:space="preserve">Sobre cerrado primer precio discriminatoria </w:t>
            </w:r>
          </w:p>
        </w:tc>
        <w:tc>
          <w:tcPr>
            <w:tcW w:w="382" w:type="pct"/>
          </w:tcPr>
          <w:p w14:paraId="3580C4FD" w14:textId="3C3DC561" w:rsidR="004240CF" w:rsidRPr="00E21DDA" w:rsidRDefault="004240CF" w:rsidP="004240CF">
            <w:pPr>
              <w:rPr>
                <w:sz w:val="18"/>
                <w:szCs w:val="18"/>
                <w:lang w:val="es-ES"/>
              </w:rPr>
            </w:pPr>
            <w:r w:rsidRPr="00E21DDA">
              <w:rPr>
                <w:sz w:val="18"/>
                <w:szCs w:val="18"/>
                <w:lang w:val="es-ES"/>
              </w:rPr>
              <w:t>2006 a la fecha</w:t>
            </w:r>
          </w:p>
        </w:tc>
        <w:tc>
          <w:tcPr>
            <w:tcW w:w="885" w:type="pct"/>
          </w:tcPr>
          <w:p w14:paraId="486ADD08" w14:textId="4B20DEDF" w:rsidR="004240CF" w:rsidRPr="00E21DDA" w:rsidRDefault="004240CF" w:rsidP="004240CF">
            <w:pPr>
              <w:jc w:val="both"/>
              <w:rPr>
                <w:sz w:val="18"/>
                <w:szCs w:val="18"/>
                <w:lang w:val="es-ES"/>
              </w:rPr>
            </w:pPr>
            <w:r w:rsidRPr="00E21DDA">
              <w:rPr>
                <w:sz w:val="18"/>
                <w:szCs w:val="18"/>
                <w:lang w:val="es-ES"/>
              </w:rPr>
              <w:t>-Subastas realizadas dos veces al año.</w:t>
            </w:r>
          </w:p>
          <w:p w14:paraId="3D7AC078" w14:textId="17B3CD32" w:rsidR="004240CF" w:rsidRPr="00E21DDA" w:rsidRDefault="004240CF" w:rsidP="004240CF">
            <w:pPr>
              <w:jc w:val="both"/>
              <w:rPr>
                <w:sz w:val="18"/>
                <w:szCs w:val="18"/>
                <w:lang w:val="es-ES"/>
              </w:rPr>
            </w:pPr>
            <w:r w:rsidRPr="00E21DDA">
              <w:rPr>
                <w:sz w:val="18"/>
                <w:szCs w:val="18"/>
                <w:lang w:val="es-ES"/>
              </w:rPr>
              <w:t>-Si el oferente con el precio más alto no cumple los requerimientos, se elige al siguiente en la lista.</w:t>
            </w:r>
          </w:p>
          <w:p w14:paraId="293694E9" w14:textId="3A35798A" w:rsidR="004240CF" w:rsidRPr="00E21DDA" w:rsidRDefault="004240CF" w:rsidP="004240CF">
            <w:pPr>
              <w:jc w:val="both"/>
              <w:rPr>
                <w:sz w:val="18"/>
                <w:szCs w:val="18"/>
                <w:lang w:val="es-ES"/>
              </w:rPr>
            </w:pPr>
            <w:r w:rsidRPr="00E21DDA">
              <w:rPr>
                <w:sz w:val="18"/>
                <w:szCs w:val="18"/>
                <w:lang w:val="es-ES"/>
              </w:rPr>
              <w:t>-Subasta secuencial, cada cuota es abierta cada 20 minutos.</w:t>
            </w:r>
          </w:p>
          <w:p w14:paraId="7D194A47" w14:textId="6D8A9711" w:rsidR="004240CF" w:rsidRPr="00E21DDA" w:rsidRDefault="004240CF" w:rsidP="004240CF">
            <w:pPr>
              <w:jc w:val="both"/>
              <w:rPr>
                <w:sz w:val="18"/>
                <w:szCs w:val="18"/>
                <w:lang w:val="es-ES"/>
              </w:rPr>
            </w:pPr>
            <w:r w:rsidRPr="00E21DDA">
              <w:rPr>
                <w:sz w:val="18"/>
                <w:szCs w:val="18"/>
                <w:lang w:val="es-ES"/>
              </w:rPr>
              <w:t>-Método de pago: Bonificación por adelantado más un royalty sobre las cosechas.</w:t>
            </w:r>
          </w:p>
          <w:p w14:paraId="0398D1BC" w14:textId="329D988D" w:rsidR="004240CF" w:rsidRPr="00E21DDA" w:rsidRDefault="004240CF" w:rsidP="004240CF">
            <w:pPr>
              <w:jc w:val="both"/>
              <w:rPr>
                <w:sz w:val="18"/>
                <w:szCs w:val="18"/>
                <w:lang w:val="es-ES"/>
              </w:rPr>
            </w:pPr>
            <w:r w:rsidRPr="00E21DDA">
              <w:rPr>
                <w:sz w:val="18"/>
                <w:szCs w:val="18"/>
                <w:lang w:val="es-ES"/>
              </w:rPr>
              <w:t>-Bonificación se paga antes de la cosecha, royalty posterior a la cosecha.</w:t>
            </w:r>
          </w:p>
          <w:p w14:paraId="648F06F2" w14:textId="1F9315B2" w:rsidR="004240CF" w:rsidRPr="00E21DDA" w:rsidRDefault="004240CF" w:rsidP="004240CF">
            <w:pPr>
              <w:jc w:val="both"/>
              <w:rPr>
                <w:sz w:val="18"/>
                <w:szCs w:val="18"/>
                <w:lang w:val="es-ES"/>
              </w:rPr>
            </w:pPr>
            <w:r w:rsidRPr="00E21DDA">
              <w:rPr>
                <w:sz w:val="18"/>
                <w:szCs w:val="18"/>
                <w:lang w:val="es-ES"/>
              </w:rPr>
              <w:lastRenderedPageBreak/>
              <w:t>-El precio de reserva es estimado y es igual a un “valor justo de mercado” equivalente al royalty aplicado a las cosechas.</w:t>
            </w:r>
          </w:p>
          <w:p w14:paraId="51C35DC0" w14:textId="2F8A2EA3" w:rsidR="004240CF" w:rsidRPr="00E21DDA" w:rsidRDefault="004240CF" w:rsidP="004240CF">
            <w:pPr>
              <w:jc w:val="both"/>
              <w:rPr>
                <w:sz w:val="18"/>
                <w:szCs w:val="18"/>
                <w:lang w:val="es-ES"/>
              </w:rPr>
            </w:pPr>
            <w:r w:rsidRPr="00E21DDA">
              <w:rPr>
                <w:sz w:val="18"/>
                <w:szCs w:val="18"/>
                <w:lang w:val="es-ES"/>
              </w:rPr>
              <w:t>-El 100% de la cuota es asignada a través de subastas.</w:t>
            </w:r>
          </w:p>
          <w:p w14:paraId="2811F7E7" w14:textId="7BFF95E1" w:rsidR="004240CF" w:rsidRPr="00E21DDA" w:rsidRDefault="004240CF" w:rsidP="004240CF">
            <w:pPr>
              <w:jc w:val="both"/>
              <w:rPr>
                <w:sz w:val="18"/>
                <w:szCs w:val="18"/>
                <w:lang w:val="es-ES"/>
              </w:rPr>
            </w:pPr>
            <w:r w:rsidRPr="00E21DDA">
              <w:rPr>
                <w:sz w:val="18"/>
                <w:szCs w:val="18"/>
                <w:lang w:val="es-ES"/>
              </w:rPr>
              <w:t>-El permiso obtenido mediante subasta da derecho a cosechar el recurso en un área delimitada.</w:t>
            </w:r>
          </w:p>
        </w:tc>
        <w:tc>
          <w:tcPr>
            <w:tcW w:w="704" w:type="pct"/>
          </w:tcPr>
          <w:p w14:paraId="5460122A" w14:textId="4BA2FAD8" w:rsidR="004240CF" w:rsidRPr="00E21DDA" w:rsidRDefault="004240CF" w:rsidP="004240CF">
            <w:pPr>
              <w:jc w:val="both"/>
              <w:rPr>
                <w:sz w:val="18"/>
                <w:szCs w:val="18"/>
                <w:lang w:val="es-ES"/>
              </w:rPr>
            </w:pPr>
            <w:r w:rsidRPr="00E21DDA">
              <w:rPr>
                <w:sz w:val="18"/>
                <w:szCs w:val="18"/>
                <w:lang w:val="es-ES"/>
              </w:rPr>
              <w:lastRenderedPageBreak/>
              <w:t>-Las subastas de este recurso especifican adecuadamente la zona donde la cosecha debe ocurrir, la cantidad a extraer, los métodos y tiempos de cosecha, y los requerimientos para el reporte y monitoreo de las cosechas.</w:t>
            </w:r>
          </w:p>
        </w:tc>
        <w:tc>
          <w:tcPr>
            <w:tcW w:w="1197" w:type="pct"/>
          </w:tcPr>
          <w:p w14:paraId="6FF434F4" w14:textId="4FA84010" w:rsidR="004240CF" w:rsidRPr="00E21DDA" w:rsidRDefault="004240CF" w:rsidP="004240CF">
            <w:pPr>
              <w:jc w:val="both"/>
              <w:rPr>
                <w:sz w:val="18"/>
                <w:szCs w:val="18"/>
                <w:lang w:val="es-ES"/>
              </w:rPr>
            </w:pPr>
            <w:r w:rsidRPr="00E21DDA">
              <w:rPr>
                <w:sz w:val="18"/>
                <w:szCs w:val="18"/>
                <w:lang w:val="es-ES"/>
              </w:rPr>
              <w:t>- Los ingresos a partir de esta subasta pueden involucrar incertidumbre debido a que parte del cálculo del royalty proviene desde valores estimados ex ante de la cosecha.</w:t>
            </w:r>
          </w:p>
          <w:p w14:paraId="04A5A669" w14:textId="73188C56" w:rsidR="004240CF" w:rsidRPr="00E21DDA" w:rsidRDefault="004240CF" w:rsidP="004240CF">
            <w:pPr>
              <w:jc w:val="both"/>
              <w:rPr>
                <w:lang w:val="es-ES"/>
              </w:rPr>
            </w:pPr>
          </w:p>
        </w:tc>
        <w:tc>
          <w:tcPr>
            <w:tcW w:w="708" w:type="pct"/>
          </w:tcPr>
          <w:p w14:paraId="5ED025D2" w14:textId="77777777" w:rsidR="004240CF" w:rsidRPr="00E21DDA" w:rsidRDefault="004240CF" w:rsidP="004240CF">
            <w:pPr>
              <w:jc w:val="both"/>
              <w:rPr>
                <w:sz w:val="18"/>
                <w:szCs w:val="18"/>
                <w:u w:val="single"/>
                <w:lang w:val="es-ES"/>
              </w:rPr>
            </w:pPr>
            <w:r w:rsidRPr="00E21DDA">
              <w:rPr>
                <w:sz w:val="18"/>
                <w:szCs w:val="18"/>
                <w:u w:val="single"/>
                <w:lang w:val="es-ES"/>
              </w:rPr>
              <w:t>Sedentarios</w:t>
            </w:r>
          </w:p>
          <w:p w14:paraId="670604A6" w14:textId="33D2DD4B" w:rsidR="000C5AEE" w:rsidRPr="00E21DDA" w:rsidRDefault="000C5AEE" w:rsidP="004240CF">
            <w:pPr>
              <w:jc w:val="both"/>
              <w:rPr>
                <w:sz w:val="18"/>
                <w:szCs w:val="18"/>
                <w:lang w:val="es-ES"/>
              </w:rPr>
            </w:pPr>
            <w:r w:rsidRPr="00E21DDA">
              <w:rPr>
                <w:sz w:val="18"/>
                <w:szCs w:val="18"/>
                <w:lang w:val="es-ES"/>
              </w:rPr>
              <w:t>Geoduck</w:t>
            </w:r>
            <w:r w:rsidR="00E05B51" w:rsidRPr="00E21DDA">
              <w:rPr>
                <w:sz w:val="18"/>
                <w:szCs w:val="18"/>
                <w:lang w:val="es-ES"/>
              </w:rPr>
              <w:t xml:space="preserve"> (</w:t>
            </w:r>
            <w:r w:rsidR="00E05B51" w:rsidRPr="00E21DDA">
              <w:rPr>
                <w:i/>
                <w:iCs/>
                <w:sz w:val="18"/>
                <w:szCs w:val="18"/>
                <w:lang w:val="es-ES"/>
              </w:rPr>
              <w:t>Panopea generosa</w:t>
            </w:r>
            <w:r w:rsidR="00E05B51" w:rsidRPr="00E21DDA">
              <w:rPr>
                <w:sz w:val="18"/>
                <w:szCs w:val="18"/>
                <w:lang w:val="es-ES"/>
              </w:rPr>
              <w:t>)</w:t>
            </w:r>
          </w:p>
        </w:tc>
      </w:tr>
      <w:tr w:rsidR="00EC0747" w:rsidRPr="002B45ED" w14:paraId="4E7E270E" w14:textId="6CED47EB" w:rsidTr="00F3004C">
        <w:tc>
          <w:tcPr>
            <w:tcW w:w="420" w:type="pct"/>
          </w:tcPr>
          <w:p w14:paraId="0C6B8708" w14:textId="2C2B04D7" w:rsidR="004240CF" w:rsidRPr="00E21DDA" w:rsidRDefault="004240CF" w:rsidP="004240CF">
            <w:pPr>
              <w:jc w:val="both"/>
              <w:rPr>
                <w:sz w:val="18"/>
                <w:szCs w:val="18"/>
                <w:lang w:val="es-ES"/>
              </w:rPr>
            </w:pPr>
            <w:r w:rsidRPr="00E21DDA">
              <w:rPr>
                <w:sz w:val="18"/>
                <w:szCs w:val="18"/>
                <w:lang w:val="es-ES"/>
              </w:rPr>
              <w:t>Islas Faroe</w:t>
            </w:r>
          </w:p>
        </w:tc>
        <w:tc>
          <w:tcPr>
            <w:tcW w:w="704" w:type="pct"/>
          </w:tcPr>
          <w:p w14:paraId="56EB5A14" w14:textId="77777777" w:rsidR="004240CF" w:rsidRPr="00E21DDA" w:rsidRDefault="004240CF" w:rsidP="004240CF">
            <w:pPr>
              <w:rPr>
                <w:b/>
                <w:bCs/>
                <w:sz w:val="18"/>
                <w:szCs w:val="18"/>
                <w:u w:val="single"/>
                <w:lang w:val="es-ES"/>
              </w:rPr>
            </w:pPr>
            <w:r w:rsidRPr="00E21DDA">
              <w:rPr>
                <w:b/>
                <w:bCs/>
                <w:sz w:val="18"/>
                <w:szCs w:val="18"/>
                <w:u w:val="single"/>
                <w:lang w:val="es-ES"/>
              </w:rPr>
              <w:t>2016-2017</w:t>
            </w:r>
          </w:p>
          <w:p w14:paraId="10D20F77" w14:textId="77777777" w:rsidR="004240CF" w:rsidRPr="00E21DDA" w:rsidRDefault="004240CF" w:rsidP="004240CF">
            <w:pPr>
              <w:rPr>
                <w:sz w:val="18"/>
                <w:szCs w:val="18"/>
                <w:lang w:val="es-ES"/>
              </w:rPr>
            </w:pPr>
            <w:r w:rsidRPr="00E21DDA">
              <w:rPr>
                <w:b/>
                <w:bCs/>
                <w:i/>
                <w:iCs/>
                <w:sz w:val="18"/>
                <w:szCs w:val="18"/>
                <w:lang w:val="es-ES"/>
              </w:rPr>
              <w:t>Abiertas:</w:t>
            </w:r>
            <w:r w:rsidRPr="00E21DDA">
              <w:rPr>
                <w:sz w:val="18"/>
                <w:szCs w:val="18"/>
                <w:lang w:val="es-ES"/>
              </w:rPr>
              <w:t xml:space="preserve"> </w:t>
            </w:r>
          </w:p>
          <w:p w14:paraId="4A16CF7F" w14:textId="68EABFEE" w:rsidR="004240CF" w:rsidRPr="00E21DDA" w:rsidRDefault="004240CF" w:rsidP="004240CF">
            <w:pPr>
              <w:rPr>
                <w:sz w:val="18"/>
                <w:szCs w:val="18"/>
                <w:lang w:val="es-ES"/>
              </w:rPr>
            </w:pPr>
            <w:r w:rsidRPr="00E21DDA">
              <w:rPr>
                <w:sz w:val="18"/>
                <w:szCs w:val="18"/>
                <w:lang w:val="es-ES"/>
              </w:rPr>
              <w:t xml:space="preserve">Secuenciales precio ascendente </w:t>
            </w:r>
          </w:p>
          <w:p w14:paraId="547DE734" w14:textId="77777777" w:rsidR="004240CF" w:rsidRPr="00E21DDA" w:rsidRDefault="004240CF" w:rsidP="004240CF">
            <w:pPr>
              <w:rPr>
                <w:b/>
                <w:bCs/>
                <w:sz w:val="18"/>
                <w:szCs w:val="18"/>
                <w:lang w:val="es-ES"/>
              </w:rPr>
            </w:pPr>
            <w:r w:rsidRPr="00E21DDA">
              <w:rPr>
                <w:b/>
                <w:bCs/>
                <w:i/>
                <w:iCs/>
                <w:sz w:val="18"/>
                <w:szCs w:val="18"/>
                <w:lang w:val="es-ES"/>
              </w:rPr>
              <w:t>Cerradas</w:t>
            </w:r>
            <w:r w:rsidRPr="00E21DDA">
              <w:rPr>
                <w:b/>
                <w:bCs/>
                <w:sz w:val="18"/>
                <w:szCs w:val="18"/>
                <w:lang w:val="es-ES"/>
              </w:rPr>
              <w:t>:</w:t>
            </w:r>
          </w:p>
          <w:p w14:paraId="56082F0A" w14:textId="688D539D" w:rsidR="004240CF" w:rsidRPr="00E21DDA" w:rsidRDefault="004240CF" w:rsidP="004240CF">
            <w:pPr>
              <w:rPr>
                <w:sz w:val="18"/>
                <w:szCs w:val="18"/>
                <w:lang w:val="es-ES"/>
              </w:rPr>
            </w:pPr>
            <w:r w:rsidRPr="00E21DDA">
              <w:rPr>
                <w:sz w:val="18"/>
                <w:szCs w:val="18"/>
                <w:lang w:val="es-ES"/>
              </w:rPr>
              <w:t>Oferta sellada de precio uniforme</w:t>
            </w:r>
          </w:p>
          <w:p w14:paraId="3C8DC2E2" w14:textId="77777777" w:rsidR="004240CF" w:rsidRPr="00E21DDA" w:rsidRDefault="004240CF" w:rsidP="004240CF">
            <w:pPr>
              <w:rPr>
                <w:sz w:val="18"/>
                <w:szCs w:val="18"/>
                <w:lang w:val="es-ES"/>
              </w:rPr>
            </w:pPr>
          </w:p>
          <w:p w14:paraId="6015AA92" w14:textId="0ECFD811" w:rsidR="004240CF" w:rsidRPr="00E21DDA" w:rsidRDefault="004240CF" w:rsidP="004240CF">
            <w:pPr>
              <w:rPr>
                <w:b/>
                <w:bCs/>
                <w:sz w:val="18"/>
                <w:szCs w:val="18"/>
                <w:u w:val="single"/>
                <w:lang w:val="es-ES"/>
              </w:rPr>
            </w:pPr>
            <w:r w:rsidRPr="00E21DDA">
              <w:rPr>
                <w:b/>
                <w:bCs/>
                <w:sz w:val="18"/>
                <w:szCs w:val="18"/>
                <w:u w:val="single"/>
                <w:lang w:val="es-ES"/>
              </w:rPr>
              <w:t>2018-2019</w:t>
            </w:r>
          </w:p>
          <w:p w14:paraId="3A3D8040" w14:textId="646DEF97" w:rsidR="004240CF" w:rsidRPr="00E21DDA" w:rsidRDefault="004240CF" w:rsidP="004240CF">
            <w:pPr>
              <w:rPr>
                <w:sz w:val="18"/>
                <w:szCs w:val="18"/>
                <w:lang w:val="es-ES"/>
              </w:rPr>
            </w:pPr>
            <w:r w:rsidRPr="00E21DDA">
              <w:rPr>
                <w:sz w:val="18"/>
                <w:szCs w:val="18"/>
                <w:lang w:val="es-ES"/>
              </w:rPr>
              <w:t>Oferta sellada de precio uniforme</w:t>
            </w:r>
          </w:p>
          <w:p w14:paraId="142801F2" w14:textId="6A3721B9" w:rsidR="004240CF" w:rsidRPr="00E21DDA" w:rsidRDefault="004240CF" w:rsidP="004240CF">
            <w:pPr>
              <w:rPr>
                <w:sz w:val="18"/>
                <w:szCs w:val="18"/>
                <w:lang w:val="es-ES"/>
              </w:rPr>
            </w:pPr>
          </w:p>
        </w:tc>
        <w:tc>
          <w:tcPr>
            <w:tcW w:w="382" w:type="pct"/>
          </w:tcPr>
          <w:p w14:paraId="76421510" w14:textId="632BE094" w:rsidR="004240CF" w:rsidRPr="00E21DDA" w:rsidRDefault="004240CF" w:rsidP="004240CF">
            <w:pPr>
              <w:rPr>
                <w:sz w:val="18"/>
                <w:szCs w:val="18"/>
                <w:lang w:val="es-ES"/>
              </w:rPr>
            </w:pPr>
            <w:r w:rsidRPr="00E21DDA">
              <w:rPr>
                <w:sz w:val="18"/>
                <w:szCs w:val="18"/>
                <w:lang w:val="es-ES"/>
              </w:rPr>
              <w:t xml:space="preserve">2016 – 2019 </w:t>
            </w:r>
          </w:p>
          <w:p w14:paraId="5DDF51B1" w14:textId="255384E7" w:rsidR="004240CF" w:rsidRPr="00E21DDA" w:rsidRDefault="004240CF" w:rsidP="004240CF">
            <w:pPr>
              <w:rPr>
                <w:sz w:val="18"/>
                <w:szCs w:val="18"/>
                <w:lang w:val="es-ES"/>
              </w:rPr>
            </w:pPr>
            <w:r w:rsidRPr="00E21DDA">
              <w:rPr>
                <w:sz w:val="18"/>
                <w:szCs w:val="18"/>
                <w:lang w:val="es-ES"/>
              </w:rPr>
              <w:t>(años evaluados)</w:t>
            </w:r>
          </w:p>
        </w:tc>
        <w:tc>
          <w:tcPr>
            <w:tcW w:w="885" w:type="pct"/>
          </w:tcPr>
          <w:p w14:paraId="29D16B80" w14:textId="7D87574C" w:rsidR="004240CF" w:rsidRPr="00E21DDA" w:rsidRDefault="004240CF" w:rsidP="004240CF">
            <w:pPr>
              <w:jc w:val="both"/>
              <w:rPr>
                <w:sz w:val="18"/>
                <w:szCs w:val="18"/>
                <w:u w:val="single"/>
                <w:lang w:val="es-ES"/>
              </w:rPr>
            </w:pPr>
            <w:r w:rsidRPr="00E21DDA">
              <w:rPr>
                <w:sz w:val="18"/>
                <w:szCs w:val="18"/>
                <w:u w:val="single"/>
                <w:lang w:val="es-ES"/>
              </w:rPr>
              <w:t>Ensayos (2016-2017)</w:t>
            </w:r>
          </w:p>
          <w:p w14:paraId="39C7F08D" w14:textId="101E646B" w:rsidR="004240CF" w:rsidRPr="00E21DDA" w:rsidRDefault="004240CF" w:rsidP="004240CF">
            <w:pPr>
              <w:jc w:val="both"/>
              <w:rPr>
                <w:sz w:val="18"/>
                <w:szCs w:val="18"/>
                <w:lang w:val="es-ES"/>
              </w:rPr>
            </w:pPr>
            <w:r w:rsidRPr="00E21DDA">
              <w:rPr>
                <w:sz w:val="18"/>
                <w:szCs w:val="18"/>
                <w:lang w:val="es-ES"/>
              </w:rPr>
              <w:t>-Participaban sólo aquellos dueños de naves registradas en Islas Faroe.</w:t>
            </w:r>
          </w:p>
          <w:p w14:paraId="07F53B69" w14:textId="78FF0FD2" w:rsidR="004240CF" w:rsidRPr="00E21DDA" w:rsidRDefault="004240CF" w:rsidP="004240CF">
            <w:pPr>
              <w:jc w:val="both"/>
              <w:rPr>
                <w:sz w:val="18"/>
                <w:szCs w:val="18"/>
                <w:lang w:val="es-ES"/>
              </w:rPr>
            </w:pPr>
            <w:r w:rsidRPr="00E21DDA">
              <w:rPr>
                <w:sz w:val="18"/>
                <w:szCs w:val="18"/>
                <w:lang w:val="es-ES"/>
              </w:rPr>
              <w:t>-Para participar debían entregar previamente una nota de crédito.</w:t>
            </w:r>
          </w:p>
          <w:p w14:paraId="142FC715" w14:textId="6C0ED8E8" w:rsidR="004240CF" w:rsidRPr="00E21DDA" w:rsidRDefault="004240CF" w:rsidP="004240CF">
            <w:pPr>
              <w:jc w:val="both"/>
              <w:rPr>
                <w:sz w:val="18"/>
                <w:szCs w:val="18"/>
                <w:u w:val="single"/>
                <w:lang w:val="es-ES"/>
              </w:rPr>
            </w:pPr>
            <w:r w:rsidRPr="00E21DDA">
              <w:rPr>
                <w:sz w:val="18"/>
                <w:szCs w:val="18"/>
                <w:lang w:val="es-ES"/>
              </w:rPr>
              <w:t>-Permisos con duración de un año.</w:t>
            </w:r>
          </w:p>
          <w:p w14:paraId="2A207226" w14:textId="0FA6FC75" w:rsidR="004240CF" w:rsidRPr="00E21DDA" w:rsidRDefault="004240CF" w:rsidP="004240CF">
            <w:pPr>
              <w:jc w:val="both"/>
              <w:rPr>
                <w:sz w:val="18"/>
                <w:szCs w:val="18"/>
                <w:u w:val="single"/>
                <w:lang w:val="es-ES"/>
              </w:rPr>
            </w:pPr>
            <w:r w:rsidRPr="00E21DDA">
              <w:rPr>
                <w:sz w:val="18"/>
                <w:szCs w:val="18"/>
                <w:u w:val="single"/>
                <w:lang w:val="es-ES"/>
              </w:rPr>
              <w:t>2016</w:t>
            </w:r>
          </w:p>
          <w:p w14:paraId="14E7F1E1" w14:textId="10A43299" w:rsidR="004240CF" w:rsidRPr="00E21DDA" w:rsidRDefault="004240CF" w:rsidP="004240CF">
            <w:pPr>
              <w:jc w:val="both"/>
              <w:rPr>
                <w:sz w:val="18"/>
                <w:szCs w:val="18"/>
                <w:lang w:val="es-ES"/>
              </w:rPr>
            </w:pPr>
            <w:r w:rsidRPr="00E21DDA">
              <w:rPr>
                <w:sz w:val="18"/>
                <w:szCs w:val="18"/>
                <w:lang w:val="es-ES"/>
              </w:rPr>
              <w:t>-Se debía contar con permisos de pesca.</w:t>
            </w:r>
          </w:p>
          <w:p w14:paraId="07024DFF" w14:textId="0635C3DE" w:rsidR="004240CF" w:rsidRPr="00E21DDA" w:rsidRDefault="004240CF" w:rsidP="004240CF">
            <w:pPr>
              <w:jc w:val="both"/>
              <w:rPr>
                <w:sz w:val="18"/>
                <w:szCs w:val="18"/>
                <w:lang w:val="es-ES"/>
              </w:rPr>
            </w:pPr>
            <w:r w:rsidRPr="00E21DDA">
              <w:rPr>
                <w:sz w:val="18"/>
                <w:szCs w:val="18"/>
                <w:lang w:val="es-ES"/>
              </w:rPr>
              <w:t>-Se subastó el 10% de la cuota global de ciertas especies.</w:t>
            </w:r>
          </w:p>
          <w:p w14:paraId="15C4D624" w14:textId="57A7DC89" w:rsidR="004240CF" w:rsidRPr="00E21DDA" w:rsidRDefault="004240CF" w:rsidP="004240CF">
            <w:pPr>
              <w:jc w:val="both"/>
              <w:rPr>
                <w:sz w:val="18"/>
                <w:szCs w:val="18"/>
                <w:lang w:val="es-ES"/>
              </w:rPr>
            </w:pPr>
            <w:r w:rsidRPr="00E21DDA">
              <w:rPr>
                <w:sz w:val="18"/>
                <w:szCs w:val="18"/>
                <w:lang w:val="es-ES"/>
              </w:rPr>
              <w:t>-Sólo era posible indicar una oferta por nave.</w:t>
            </w:r>
          </w:p>
          <w:p w14:paraId="2C39BA85" w14:textId="41A63E58" w:rsidR="004240CF" w:rsidRPr="00E21DDA" w:rsidRDefault="004240CF" w:rsidP="004240CF">
            <w:pPr>
              <w:jc w:val="both"/>
              <w:rPr>
                <w:sz w:val="18"/>
                <w:szCs w:val="18"/>
                <w:u w:val="single"/>
                <w:lang w:val="es-ES"/>
              </w:rPr>
            </w:pPr>
            <w:r w:rsidRPr="00E21DDA">
              <w:rPr>
                <w:sz w:val="18"/>
                <w:szCs w:val="18"/>
                <w:u w:val="single"/>
                <w:lang w:val="es-ES"/>
              </w:rPr>
              <w:t>2017</w:t>
            </w:r>
          </w:p>
          <w:p w14:paraId="22B8A57C" w14:textId="5DC45925" w:rsidR="004240CF" w:rsidRPr="00E21DDA" w:rsidRDefault="004240CF" w:rsidP="004240CF">
            <w:pPr>
              <w:jc w:val="both"/>
              <w:rPr>
                <w:sz w:val="18"/>
                <w:szCs w:val="18"/>
                <w:lang w:val="es-ES"/>
              </w:rPr>
            </w:pPr>
            <w:r w:rsidRPr="00E21DDA">
              <w:rPr>
                <w:sz w:val="18"/>
                <w:szCs w:val="18"/>
                <w:lang w:val="es-ES"/>
              </w:rPr>
              <w:t>-No era necesario tener una licencia de pesca para participar.</w:t>
            </w:r>
          </w:p>
          <w:p w14:paraId="17C0800C" w14:textId="509CD76D" w:rsidR="004240CF" w:rsidRPr="00E21DDA" w:rsidRDefault="004240CF" w:rsidP="004240CF">
            <w:pPr>
              <w:jc w:val="both"/>
              <w:rPr>
                <w:sz w:val="18"/>
                <w:szCs w:val="18"/>
                <w:lang w:val="es-ES"/>
              </w:rPr>
            </w:pPr>
            <w:r w:rsidRPr="00E21DDA">
              <w:rPr>
                <w:sz w:val="18"/>
                <w:szCs w:val="18"/>
                <w:lang w:val="es-ES"/>
              </w:rPr>
              <w:t>-Se subastó entre el 8</w:t>
            </w:r>
            <w:r w:rsidR="00535E17" w:rsidRPr="00E21DDA">
              <w:rPr>
                <w:sz w:val="18"/>
                <w:szCs w:val="18"/>
                <w:lang w:val="es-ES"/>
              </w:rPr>
              <w:t>%</w:t>
            </w:r>
            <w:r w:rsidRPr="00E21DDA">
              <w:rPr>
                <w:sz w:val="18"/>
                <w:szCs w:val="18"/>
                <w:lang w:val="es-ES"/>
              </w:rPr>
              <w:t xml:space="preserve"> y 46% de las mismas especies.</w:t>
            </w:r>
          </w:p>
          <w:p w14:paraId="6071D58A" w14:textId="385850E3" w:rsidR="004240CF" w:rsidRPr="00E21DDA" w:rsidRDefault="004240CF" w:rsidP="004240CF">
            <w:pPr>
              <w:jc w:val="both"/>
              <w:rPr>
                <w:sz w:val="18"/>
                <w:szCs w:val="18"/>
                <w:lang w:val="es-ES"/>
              </w:rPr>
            </w:pPr>
            <w:r w:rsidRPr="00E21DDA">
              <w:rPr>
                <w:sz w:val="18"/>
                <w:szCs w:val="18"/>
                <w:lang w:val="es-ES"/>
              </w:rPr>
              <w:t xml:space="preserve">-Se podían </w:t>
            </w:r>
            <w:r w:rsidR="005514DB" w:rsidRPr="00E21DDA">
              <w:rPr>
                <w:sz w:val="18"/>
                <w:szCs w:val="18"/>
                <w:lang w:val="es-ES"/>
              </w:rPr>
              <w:t xml:space="preserve">entregar tres </w:t>
            </w:r>
            <w:r w:rsidRPr="00E21DDA">
              <w:rPr>
                <w:sz w:val="18"/>
                <w:szCs w:val="18"/>
                <w:lang w:val="es-ES"/>
              </w:rPr>
              <w:t>ofertas por nave en las subastas de precio uniforme.</w:t>
            </w:r>
          </w:p>
          <w:p w14:paraId="626AB84C" w14:textId="04AE9456" w:rsidR="004240CF" w:rsidRPr="00E21DDA" w:rsidRDefault="004240CF" w:rsidP="004240CF">
            <w:pPr>
              <w:jc w:val="both"/>
              <w:rPr>
                <w:sz w:val="18"/>
                <w:szCs w:val="18"/>
                <w:u w:val="single"/>
                <w:lang w:val="es-ES"/>
              </w:rPr>
            </w:pPr>
            <w:r w:rsidRPr="00E21DDA">
              <w:rPr>
                <w:sz w:val="18"/>
                <w:szCs w:val="18"/>
                <w:u w:val="single"/>
                <w:lang w:val="es-ES"/>
              </w:rPr>
              <w:t>Permanente (2018</w:t>
            </w:r>
            <w:r w:rsidR="00B74D73" w:rsidRPr="00E21DDA">
              <w:rPr>
                <w:sz w:val="18"/>
                <w:szCs w:val="18"/>
                <w:u w:val="single"/>
                <w:lang w:val="es-ES"/>
              </w:rPr>
              <w:t xml:space="preserve"> -2019</w:t>
            </w:r>
            <w:r w:rsidRPr="00E21DDA">
              <w:rPr>
                <w:sz w:val="18"/>
                <w:szCs w:val="18"/>
                <w:u w:val="single"/>
                <w:lang w:val="es-ES"/>
              </w:rPr>
              <w:t>)</w:t>
            </w:r>
          </w:p>
          <w:p w14:paraId="666B2D3B" w14:textId="20B14DFB" w:rsidR="004240CF" w:rsidRPr="00E21DDA" w:rsidRDefault="004240CF" w:rsidP="004240CF">
            <w:pPr>
              <w:jc w:val="both"/>
              <w:rPr>
                <w:sz w:val="18"/>
                <w:szCs w:val="18"/>
                <w:lang w:val="es-ES"/>
              </w:rPr>
            </w:pPr>
            <w:r w:rsidRPr="00E21DDA">
              <w:rPr>
                <w:sz w:val="18"/>
                <w:szCs w:val="18"/>
                <w:lang w:val="es-ES"/>
              </w:rPr>
              <w:t>-  Al menos el 25% de la cuota global del blue whiting y el 15% del resto de las especies, podría ser subastado cada año.</w:t>
            </w:r>
          </w:p>
          <w:p w14:paraId="4D09580C" w14:textId="44C0DB8B" w:rsidR="004240CF" w:rsidRPr="00E21DDA" w:rsidRDefault="004240CF" w:rsidP="004240CF">
            <w:pPr>
              <w:jc w:val="both"/>
              <w:rPr>
                <w:sz w:val="18"/>
                <w:szCs w:val="18"/>
                <w:lang w:val="es-ES"/>
              </w:rPr>
            </w:pPr>
            <w:r w:rsidRPr="00E21DDA">
              <w:rPr>
                <w:sz w:val="18"/>
                <w:szCs w:val="18"/>
                <w:lang w:val="es-ES"/>
              </w:rPr>
              <w:t>-Por primera vez se vendieron permisos superiores a un año (1, 3 y 8 años).</w:t>
            </w:r>
          </w:p>
          <w:p w14:paraId="1454BE13" w14:textId="05FC0F5D" w:rsidR="004240CF" w:rsidRPr="00E21DDA" w:rsidRDefault="004240CF" w:rsidP="004240CF">
            <w:pPr>
              <w:jc w:val="both"/>
              <w:rPr>
                <w:sz w:val="18"/>
                <w:szCs w:val="18"/>
                <w:lang w:val="es-ES"/>
              </w:rPr>
            </w:pPr>
            <w:r w:rsidRPr="00E21DDA">
              <w:rPr>
                <w:sz w:val="18"/>
                <w:szCs w:val="18"/>
                <w:lang w:val="es-ES"/>
              </w:rPr>
              <w:lastRenderedPageBreak/>
              <w:t>-Las ofertas ya no estaban sujetas a una nave en específico. Se podían realizar hasta 5 ofertas.</w:t>
            </w:r>
          </w:p>
          <w:p w14:paraId="5B4DD6A8" w14:textId="31E6087A" w:rsidR="004240CF" w:rsidRPr="00E21DDA" w:rsidRDefault="004240CF" w:rsidP="004240CF">
            <w:pPr>
              <w:jc w:val="both"/>
              <w:rPr>
                <w:sz w:val="18"/>
                <w:szCs w:val="18"/>
                <w:lang w:val="es-ES"/>
              </w:rPr>
            </w:pPr>
            <w:r w:rsidRPr="00E21DDA">
              <w:rPr>
                <w:sz w:val="18"/>
                <w:szCs w:val="18"/>
                <w:lang w:val="es-ES"/>
              </w:rPr>
              <w:t>-Todas las empresas inscritas en las Islas Faroe podían participar de las subastas.</w:t>
            </w:r>
          </w:p>
        </w:tc>
        <w:tc>
          <w:tcPr>
            <w:tcW w:w="704" w:type="pct"/>
          </w:tcPr>
          <w:p w14:paraId="13745E83" w14:textId="065683F7" w:rsidR="004240CF" w:rsidRPr="00E21DDA" w:rsidRDefault="004240CF" w:rsidP="004240CF">
            <w:pPr>
              <w:jc w:val="both"/>
              <w:rPr>
                <w:sz w:val="18"/>
                <w:szCs w:val="18"/>
                <w:lang w:val="es-ES"/>
              </w:rPr>
            </w:pPr>
            <w:r w:rsidRPr="00E21DDA">
              <w:rPr>
                <w:sz w:val="18"/>
                <w:szCs w:val="18"/>
                <w:lang w:val="es-ES"/>
              </w:rPr>
              <w:lastRenderedPageBreak/>
              <w:t>-Durante 2017 las subastas lograron recaudar alrededor del 0,8% del PIB de ese año.</w:t>
            </w:r>
          </w:p>
          <w:p w14:paraId="5430BF53" w14:textId="77777777" w:rsidR="004240CF" w:rsidRPr="00E21DDA" w:rsidRDefault="004240CF" w:rsidP="004240CF">
            <w:pPr>
              <w:jc w:val="both"/>
              <w:rPr>
                <w:sz w:val="18"/>
                <w:szCs w:val="18"/>
                <w:lang w:val="es-ES"/>
              </w:rPr>
            </w:pPr>
          </w:p>
        </w:tc>
        <w:tc>
          <w:tcPr>
            <w:tcW w:w="1197" w:type="pct"/>
          </w:tcPr>
          <w:p w14:paraId="42E4BC90" w14:textId="18DC50B5" w:rsidR="004240CF" w:rsidRPr="00E21DDA" w:rsidRDefault="004240CF" w:rsidP="004240CF">
            <w:pPr>
              <w:jc w:val="both"/>
              <w:rPr>
                <w:sz w:val="18"/>
                <w:szCs w:val="18"/>
                <w:u w:val="single"/>
                <w:lang w:val="es-ES"/>
              </w:rPr>
            </w:pPr>
            <w:r w:rsidRPr="00E21DDA">
              <w:rPr>
                <w:sz w:val="18"/>
                <w:szCs w:val="18"/>
                <w:u w:val="single"/>
                <w:lang w:val="es-ES"/>
              </w:rPr>
              <w:t>Secuencial con precio ascendente</w:t>
            </w:r>
            <w:r w:rsidR="00B74D73" w:rsidRPr="00E21DDA">
              <w:rPr>
                <w:sz w:val="18"/>
                <w:szCs w:val="18"/>
                <w:u w:val="single"/>
                <w:lang w:val="es-ES"/>
              </w:rPr>
              <w:t xml:space="preserve"> (2016-2017)</w:t>
            </w:r>
          </w:p>
          <w:p w14:paraId="19418ED2" w14:textId="31E2928D" w:rsidR="004240CF" w:rsidRPr="00E21DDA" w:rsidRDefault="004240CF" w:rsidP="004240CF">
            <w:pPr>
              <w:jc w:val="both"/>
              <w:rPr>
                <w:sz w:val="18"/>
                <w:szCs w:val="18"/>
                <w:lang w:val="es-ES"/>
              </w:rPr>
            </w:pPr>
            <w:r w:rsidRPr="00E21DDA">
              <w:rPr>
                <w:sz w:val="18"/>
                <w:szCs w:val="18"/>
                <w:lang w:val="es-ES"/>
              </w:rPr>
              <w:t xml:space="preserve">-Número de participantes poco competitivo: un incumbente y un entrante. </w:t>
            </w:r>
          </w:p>
          <w:p w14:paraId="3AD6715B" w14:textId="5C1CEA29" w:rsidR="004240CF" w:rsidRPr="00E21DDA" w:rsidRDefault="004240CF" w:rsidP="004240CF">
            <w:pPr>
              <w:jc w:val="both"/>
              <w:rPr>
                <w:sz w:val="18"/>
                <w:szCs w:val="18"/>
                <w:lang w:val="es-ES"/>
              </w:rPr>
            </w:pPr>
            <w:r w:rsidRPr="00E21DDA">
              <w:rPr>
                <w:sz w:val="18"/>
                <w:szCs w:val="18"/>
                <w:lang w:val="es-ES"/>
              </w:rPr>
              <w:t>-La naturaleza secuencial de la subasta permitió que el incumbente desde un comienzo señalizara su compromiso para lograr cuotas, lo que desalentó la participación del entrante. El precio de casi todos los lotes bordeó el mínimo permitido.</w:t>
            </w:r>
          </w:p>
          <w:p w14:paraId="11F1DC22" w14:textId="4864833D" w:rsidR="004240CF" w:rsidRPr="00E21DDA" w:rsidRDefault="004240CF" w:rsidP="004240CF">
            <w:pPr>
              <w:jc w:val="both"/>
              <w:rPr>
                <w:sz w:val="18"/>
                <w:szCs w:val="18"/>
                <w:lang w:val="es-ES"/>
              </w:rPr>
            </w:pPr>
            <w:r w:rsidRPr="00E21DDA">
              <w:rPr>
                <w:sz w:val="18"/>
                <w:szCs w:val="18"/>
                <w:lang w:val="es-ES"/>
              </w:rPr>
              <w:t>- La cuota fue divid</w:t>
            </w:r>
            <w:r w:rsidR="000A3CE0" w:rsidRPr="00E21DDA">
              <w:rPr>
                <w:sz w:val="18"/>
                <w:szCs w:val="18"/>
                <w:lang w:val="es-ES"/>
              </w:rPr>
              <w:t>id</w:t>
            </w:r>
            <w:r w:rsidRPr="00E21DDA">
              <w:rPr>
                <w:sz w:val="18"/>
                <w:szCs w:val="18"/>
                <w:lang w:val="es-ES"/>
              </w:rPr>
              <w:t>a en lotes pequeños, lo que provocó que el entrante no tuviera incentivos a participar de los últimos rounds, ya que probablemente ese remanente no era suficiente para alcanzar una escala mínima viable para producir.</w:t>
            </w:r>
          </w:p>
          <w:p w14:paraId="55B15599" w14:textId="3571A7BF" w:rsidR="004240CF" w:rsidRPr="00E21DDA" w:rsidRDefault="004240CF" w:rsidP="004240CF">
            <w:pPr>
              <w:jc w:val="both"/>
              <w:rPr>
                <w:sz w:val="18"/>
                <w:szCs w:val="18"/>
                <w:lang w:val="es-ES"/>
              </w:rPr>
            </w:pPr>
            <w:r w:rsidRPr="00E21DDA">
              <w:rPr>
                <w:sz w:val="18"/>
                <w:szCs w:val="18"/>
                <w:lang w:val="es-ES"/>
              </w:rPr>
              <w:t>- Mostraron evidencia de comportamiento coordinado a pesar de contar con al menos siete oferentes</w:t>
            </w:r>
            <w:r w:rsidR="00F95FA8" w:rsidRPr="00E21DDA">
              <w:rPr>
                <w:sz w:val="18"/>
                <w:szCs w:val="18"/>
                <w:lang w:val="es-ES"/>
              </w:rPr>
              <w:t xml:space="preserve"> en algunas subastas</w:t>
            </w:r>
            <w:r w:rsidRPr="00E21DDA">
              <w:rPr>
                <w:sz w:val="18"/>
                <w:szCs w:val="18"/>
                <w:lang w:val="es-ES"/>
              </w:rPr>
              <w:t>.</w:t>
            </w:r>
          </w:p>
          <w:p w14:paraId="2D0E044B" w14:textId="039639ED" w:rsidR="004240CF" w:rsidRPr="00E21DDA" w:rsidRDefault="004240CF" w:rsidP="004240CF">
            <w:pPr>
              <w:jc w:val="both"/>
              <w:rPr>
                <w:sz w:val="18"/>
                <w:szCs w:val="18"/>
                <w:u w:val="single"/>
                <w:lang w:val="es-ES"/>
              </w:rPr>
            </w:pPr>
            <w:r w:rsidRPr="00E21DDA">
              <w:rPr>
                <w:sz w:val="18"/>
                <w:szCs w:val="18"/>
                <w:u w:val="single"/>
                <w:lang w:val="es-ES"/>
              </w:rPr>
              <w:t>Precio Uniforme</w:t>
            </w:r>
            <w:r w:rsidR="00B74D73" w:rsidRPr="00E21DDA">
              <w:rPr>
                <w:sz w:val="18"/>
                <w:szCs w:val="18"/>
                <w:u w:val="single"/>
                <w:lang w:val="es-ES"/>
              </w:rPr>
              <w:t xml:space="preserve"> (2018-2019)</w:t>
            </w:r>
          </w:p>
          <w:p w14:paraId="233A52CD" w14:textId="6D699167" w:rsidR="004240CF" w:rsidRPr="00E21DDA" w:rsidRDefault="004240CF" w:rsidP="004240CF">
            <w:pPr>
              <w:jc w:val="both"/>
              <w:rPr>
                <w:sz w:val="18"/>
                <w:szCs w:val="18"/>
                <w:lang w:val="es-ES"/>
              </w:rPr>
            </w:pPr>
            <w:r w:rsidRPr="00E21DDA">
              <w:rPr>
                <w:sz w:val="18"/>
                <w:szCs w:val="18"/>
                <w:lang w:val="es-ES"/>
              </w:rPr>
              <w:t>-Bajo este sistema existe evidencia de comportamiento coordinado entre las empresas incumbentes.</w:t>
            </w:r>
          </w:p>
          <w:p w14:paraId="39FFDCE6" w14:textId="0E4A544B" w:rsidR="004240CF" w:rsidRPr="00E21DDA" w:rsidRDefault="004240CF" w:rsidP="004240CF">
            <w:pPr>
              <w:jc w:val="both"/>
              <w:rPr>
                <w:sz w:val="18"/>
                <w:szCs w:val="18"/>
                <w:lang w:val="es-ES"/>
              </w:rPr>
            </w:pPr>
            <w:r w:rsidRPr="00E21DDA">
              <w:rPr>
                <w:sz w:val="18"/>
                <w:szCs w:val="18"/>
                <w:lang w:val="es-ES"/>
              </w:rPr>
              <w:t xml:space="preserve">-Particularmente, en este sistema las empresas tienen permitido realizar hasta cinco ofertas (equivalente a una curva de demanda precio-cantidad), entonces en la medida que </w:t>
            </w:r>
            <w:r w:rsidR="00EF754B" w:rsidRPr="00E21DDA">
              <w:rPr>
                <w:sz w:val="18"/>
                <w:szCs w:val="18"/>
                <w:lang w:val="es-ES"/>
              </w:rPr>
              <w:t>e</w:t>
            </w:r>
            <w:r w:rsidRPr="00E21DDA">
              <w:rPr>
                <w:sz w:val="18"/>
                <w:szCs w:val="18"/>
                <w:lang w:val="es-ES"/>
              </w:rPr>
              <w:t>stas</w:t>
            </w:r>
            <w:r w:rsidR="00EF754B" w:rsidRPr="00E21DDA">
              <w:rPr>
                <w:sz w:val="18"/>
                <w:szCs w:val="18"/>
                <w:lang w:val="es-ES"/>
              </w:rPr>
              <w:t xml:space="preserve"> empresas</w:t>
            </w:r>
            <w:r w:rsidRPr="00E21DDA">
              <w:rPr>
                <w:sz w:val="18"/>
                <w:szCs w:val="18"/>
                <w:lang w:val="es-ES"/>
              </w:rPr>
              <w:t xml:space="preserve"> pronostica</w:t>
            </w:r>
            <w:r w:rsidR="00633E77" w:rsidRPr="00E21DDA">
              <w:rPr>
                <w:sz w:val="18"/>
                <w:szCs w:val="18"/>
                <w:lang w:val="es-ES"/>
              </w:rPr>
              <w:t>ron</w:t>
            </w:r>
            <w:r w:rsidRPr="00E21DDA">
              <w:rPr>
                <w:sz w:val="18"/>
                <w:szCs w:val="18"/>
                <w:lang w:val="es-ES"/>
              </w:rPr>
              <w:t xml:space="preserve"> que la cuota se agotar</w:t>
            </w:r>
            <w:r w:rsidR="00633E77" w:rsidRPr="00E21DDA">
              <w:rPr>
                <w:sz w:val="18"/>
                <w:szCs w:val="18"/>
                <w:lang w:val="es-ES"/>
              </w:rPr>
              <w:t>ía</w:t>
            </w:r>
            <w:r w:rsidRPr="00E21DDA">
              <w:rPr>
                <w:sz w:val="18"/>
                <w:szCs w:val="18"/>
                <w:lang w:val="es-ES"/>
              </w:rPr>
              <w:t xml:space="preserve"> una vez </w:t>
            </w:r>
            <w:r w:rsidR="00EF754B" w:rsidRPr="00E21DDA">
              <w:rPr>
                <w:sz w:val="18"/>
                <w:szCs w:val="18"/>
                <w:lang w:val="es-ES"/>
              </w:rPr>
              <w:t>ejecutadas</w:t>
            </w:r>
            <w:r w:rsidRPr="00E21DDA">
              <w:rPr>
                <w:sz w:val="18"/>
                <w:szCs w:val="18"/>
                <w:lang w:val="es-ES"/>
              </w:rPr>
              <w:t xml:space="preserve"> sus ofertas iniciales (ej: </w:t>
            </w:r>
            <w:r w:rsidRPr="00E21DDA">
              <w:rPr>
                <w:sz w:val="18"/>
                <w:szCs w:val="18"/>
                <w:lang w:val="es-ES"/>
              </w:rPr>
              <w:lastRenderedPageBreak/>
              <w:t>cantidad que estaban dispuestas a demandar bajo un cierto precio</w:t>
            </w:r>
            <w:r w:rsidR="00F95FA8" w:rsidRPr="00E21DDA">
              <w:rPr>
                <w:sz w:val="18"/>
                <w:szCs w:val="18"/>
                <w:lang w:val="es-ES"/>
              </w:rPr>
              <w:t>)</w:t>
            </w:r>
            <w:r w:rsidRPr="00E21DDA">
              <w:rPr>
                <w:sz w:val="18"/>
                <w:szCs w:val="18"/>
                <w:lang w:val="es-ES"/>
              </w:rPr>
              <w:t xml:space="preserve"> </w:t>
            </w:r>
            <w:r w:rsidR="00633E77" w:rsidRPr="00E21DDA">
              <w:rPr>
                <w:sz w:val="18"/>
                <w:szCs w:val="18"/>
                <w:lang w:val="es-ES"/>
              </w:rPr>
              <w:t>bajaron</w:t>
            </w:r>
            <w:r w:rsidRPr="00E21DDA">
              <w:rPr>
                <w:sz w:val="18"/>
                <w:szCs w:val="18"/>
                <w:lang w:val="es-ES"/>
              </w:rPr>
              <w:t xml:space="preserve"> drásticamente el precio de sus últimas ofertas para pagar el valor más bajo.</w:t>
            </w:r>
          </w:p>
          <w:p w14:paraId="6D28BA40" w14:textId="6484DCBA" w:rsidR="004240CF" w:rsidRPr="00E21DDA" w:rsidRDefault="004240CF" w:rsidP="004240CF">
            <w:pPr>
              <w:jc w:val="both"/>
              <w:rPr>
                <w:sz w:val="18"/>
                <w:szCs w:val="18"/>
                <w:lang w:val="es-ES"/>
              </w:rPr>
            </w:pPr>
            <w:r w:rsidRPr="00E21DDA">
              <w:rPr>
                <w:sz w:val="18"/>
                <w:szCs w:val="18"/>
                <w:lang w:val="es-ES"/>
              </w:rPr>
              <w:t>-Los oferentes encontraron un bajo precio de equilibrio al cual realizar sus ofertas, el que finalmente es pagado de forma uniforme por todos los oferentes.</w:t>
            </w:r>
          </w:p>
        </w:tc>
        <w:tc>
          <w:tcPr>
            <w:tcW w:w="708" w:type="pct"/>
          </w:tcPr>
          <w:p w14:paraId="7A02C3EB" w14:textId="77777777" w:rsidR="004240CF" w:rsidRPr="000E219F" w:rsidRDefault="004240CF" w:rsidP="004240CF">
            <w:pPr>
              <w:jc w:val="both"/>
              <w:rPr>
                <w:sz w:val="18"/>
                <w:szCs w:val="18"/>
                <w:u w:val="single"/>
                <w:lang w:val="en-US"/>
              </w:rPr>
            </w:pPr>
            <w:r w:rsidRPr="000E219F">
              <w:rPr>
                <w:sz w:val="18"/>
                <w:szCs w:val="18"/>
                <w:u w:val="single"/>
                <w:lang w:val="en-US"/>
              </w:rPr>
              <w:lastRenderedPageBreak/>
              <w:t>Móviles</w:t>
            </w:r>
          </w:p>
          <w:p w14:paraId="59EBD808" w14:textId="446AEAC2" w:rsidR="00101826" w:rsidRPr="000E219F" w:rsidRDefault="00101826" w:rsidP="004240CF">
            <w:pPr>
              <w:jc w:val="both"/>
              <w:rPr>
                <w:sz w:val="18"/>
                <w:szCs w:val="18"/>
                <w:lang w:val="en-US"/>
              </w:rPr>
            </w:pPr>
            <w:r w:rsidRPr="000E219F">
              <w:rPr>
                <w:sz w:val="18"/>
                <w:szCs w:val="18"/>
                <w:lang w:val="en-US"/>
              </w:rPr>
              <w:t>-</w:t>
            </w:r>
            <w:r w:rsidR="00CA0CE7" w:rsidRPr="000E219F">
              <w:rPr>
                <w:sz w:val="18"/>
                <w:szCs w:val="18"/>
                <w:lang w:val="en-US"/>
              </w:rPr>
              <w:t>Blue whiting</w:t>
            </w:r>
            <w:r w:rsidR="00083BC1" w:rsidRPr="000E219F">
              <w:rPr>
                <w:sz w:val="18"/>
                <w:szCs w:val="18"/>
                <w:lang w:val="en-US"/>
              </w:rPr>
              <w:t xml:space="preserve"> (</w:t>
            </w:r>
            <w:r w:rsidR="00083BC1" w:rsidRPr="000E219F">
              <w:rPr>
                <w:i/>
                <w:iCs/>
                <w:sz w:val="18"/>
                <w:szCs w:val="18"/>
                <w:lang w:val="en-US"/>
              </w:rPr>
              <w:t>Micromesistius poutassou</w:t>
            </w:r>
            <w:r w:rsidR="00083BC1" w:rsidRPr="000E219F">
              <w:rPr>
                <w:sz w:val="18"/>
                <w:szCs w:val="18"/>
                <w:lang w:val="en-US"/>
              </w:rPr>
              <w:t>)</w:t>
            </w:r>
          </w:p>
          <w:p w14:paraId="7CC82850" w14:textId="110111EF" w:rsidR="00101826" w:rsidRPr="000E219F" w:rsidRDefault="00101826" w:rsidP="004240CF">
            <w:pPr>
              <w:jc w:val="both"/>
              <w:rPr>
                <w:sz w:val="18"/>
                <w:szCs w:val="18"/>
                <w:lang w:val="en-US"/>
              </w:rPr>
            </w:pPr>
            <w:r w:rsidRPr="000E219F">
              <w:rPr>
                <w:sz w:val="18"/>
                <w:szCs w:val="18"/>
                <w:lang w:val="en-US"/>
              </w:rPr>
              <w:t>-</w:t>
            </w:r>
            <w:r w:rsidR="00083BC1" w:rsidRPr="000E219F">
              <w:rPr>
                <w:sz w:val="18"/>
                <w:szCs w:val="18"/>
                <w:lang w:val="en-US"/>
              </w:rPr>
              <w:t>H</w:t>
            </w:r>
            <w:r w:rsidR="00CA0CE7" w:rsidRPr="000E219F">
              <w:rPr>
                <w:sz w:val="18"/>
                <w:szCs w:val="18"/>
                <w:lang w:val="en-US"/>
              </w:rPr>
              <w:t>erring</w:t>
            </w:r>
            <w:r w:rsidR="00083BC1" w:rsidRPr="000E219F">
              <w:rPr>
                <w:sz w:val="18"/>
                <w:szCs w:val="18"/>
                <w:lang w:val="en-US"/>
              </w:rPr>
              <w:t xml:space="preserve"> (C</w:t>
            </w:r>
            <w:r w:rsidR="00083BC1" w:rsidRPr="000E219F">
              <w:rPr>
                <w:i/>
                <w:iCs/>
                <w:sz w:val="18"/>
                <w:szCs w:val="18"/>
                <w:lang w:val="en-US"/>
              </w:rPr>
              <w:t>lupea harengus</w:t>
            </w:r>
            <w:r w:rsidR="00083BC1" w:rsidRPr="000E219F">
              <w:rPr>
                <w:sz w:val="18"/>
                <w:szCs w:val="18"/>
                <w:lang w:val="en-US"/>
              </w:rPr>
              <w:t>)</w:t>
            </w:r>
            <w:r w:rsidR="00CA0CE7" w:rsidRPr="000E219F">
              <w:rPr>
                <w:sz w:val="18"/>
                <w:szCs w:val="18"/>
                <w:lang w:val="en-US"/>
              </w:rPr>
              <w:t xml:space="preserve"> </w:t>
            </w:r>
          </w:p>
          <w:p w14:paraId="65ECE6A0" w14:textId="015A8CA8" w:rsidR="00CA0CE7" w:rsidRPr="000E219F" w:rsidRDefault="00101826" w:rsidP="004240CF">
            <w:pPr>
              <w:jc w:val="both"/>
              <w:rPr>
                <w:sz w:val="18"/>
                <w:szCs w:val="18"/>
                <w:lang w:val="en-US"/>
              </w:rPr>
            </w:pPr>
            <w:r w:rsidRPr="000E219F">
              <w:rPr>
                <w:sz w:val="18"/>
                <w:szCs w:val="18"/>
                <w:lang w:val="en-US"/>
              </w:rPr>
              <w:t>-</w:t>
            </w:r>
            <w:r w:rsidR="00CA0CE7" w:rsidRPr="000E219F">
              <w:rPr>
                <w:sz w:val="18"/>
                <w:szCs w:val="18"/>
                <w:lang w:val="en-US"/>
              </w:rPr>
              <w:t xml:space="preserve">Mackerel </w:t>
            </w:r>
            <w:r w:rsidR="00CC3C3A" w:rsidRPr="000E219F">
              <w:rPr>
                <w:sz w:val="18"/>
                <w:szCs w:val="18"/>
                <w:lang w:val="en-US"/>
              </w:rPr>
              <w:t>(</w:t>
            </w:r>
            <w:r w:rsidR="00CC3C3A" w:rsidRPr="000E219F">
              <w:rPr>
                <w:i/>
                <w:iCs/>
                <w:sz w:val="18"/>
                <w:szCs w:val="18"/>
                <w:lang w:val="en-US"/>
              </w:rPr>
              <w:t>Scomber scombrus)</w:t>
            </w:r>
          </w:p>
        </w:tc>
      </w:tr>
    </w:tbl>
    <w:p w14:paraId="1C59D8AD" w14:textId="49B89B42" w:rsidR="00476B9A" w:rsidRPr="00E21DDA" w:rsidRDefault="00AC73D8" w:rsidP="00971D71">
      <w:pPr>
        <w:jc w:val="both"/>
        <w:rPr>
          <w:lang w:val="es-ES"/>
        </w:rPr>
      </w:pPr>
      <w:r w:rsidRPr="00E21DDA">
        <w:rPr>
          <w:sz w:val="18"/>
          <w:szCs w:val="18"/>
          <w:lang w:val="es-ES"/>
        </w:rPr>
        <w:t>Fuente: Elaboración propia.</w:t>
      </w:r>
    </w:p>
    <w:p w14:paraId="231D70DF" w14:textId="24836F33" w:rsidR="00C24A7B" w:rsidRPr="00E21DDA" w:rsidRDefault="00C24A7B" w:rsidP="00F6729B">
      <w:pPr>
        <w:pStyle w:val="ListParagraph"/>
        <w:numPr>
          <w:ilvl w:val="1"/>
          <w:numId w:val="46"/>
        </w:numPr>
        <w:rPr>
          <w:b/>
          <w:bCs/>
          <w:lang w:val="es-ES"/>
        </w:rPr>
      </w:pPr>
      <w:r w:rsidRPr="00E21DDA">
        <w:rPr>
          <w:b/>
          <w:bCs/>
          <w:lang w:val="es-ES"/>
        </w:rPr>
        <w:t xml:space="preserve">Discusión </w:t>
      </w:r>
      <w:r w:rsidR="000A3CE0" w:rsidRPr="00E21DDA">
        <w:rPr>
          <w:b/>
          <w:bCs/>
          <w:lang w:val="es-ES"/>
        </w:rPr>
        <w:t xml:space="preserve">sobre </w:t>
      </w:r>
      <w:r w:rsidRPr="00E21DDA">
        <w:rPr>
          <w:b/>
          <w:bCs/>
          <w:lang w:val="es-ES"/>
        </w:rPr>
        <w:t xml:space="preserve">subastas </w:t>
      </w:r>
      <w:r w:rsidR="000A3CE0" w:rsidRPr="00E21DDA">
        <w:rPr>
          <w:b/>
          <w:bCs/>
          <w:lang w:val="es-ES"/>
        </w:rPr>
        <w:t>internacionales</w:t>
      </w:r>
    </w:p>
    <w:p w14:paraId="3F83355F" w14:textId="132F92BF" w:rsidR="00A25D37" w:rsidRPr="00E21DDA" w:rsidRDefault="00A25D37" w:rsidP="00461804">
      <w:pPr>
        <w:pStyle w:val="ListParagraph"/>
        <w:numPr>
          <w:ilvl w:val="3"/>
          <w:numId w:val="46"/>
        </w:numPr>
        <w:rPr>
          <w:b/>
          <w:bCs/>
          <w:lang w:val="es-ES"/>
        </w:rPr>
      </w:pPr>
      <w:r w:rsidRPr="00E21DDA">
        <w:rPr>
          <w:b/>
          <w:bCs/>
          <w:lang w:val="es-ES"/>
        </w:rPr>
        <w:t>Estonia</w:t>
      </w:r>
    </w:p>
    <w:p w14:paraId="633F0257" w14:textId="7D9DA9AE" w:rsidR="00A25D37" w:rsidRPr="00E21DDA" w:rsidRDefault="00A25D37" w:rsidP="000A3CE0">
      <w:pPr>
        <w:jc w:val="both"/>
        <w:rPr>
          <w:b/>
          <w:bCs/>
          <w:lang w:val="es-ES"/>
        </w:rPr>
      </w:pPr>
      <w:r w:rsidRPr="00E21DDA">
        <w:rPr>
          <w:lang w:val="es-ES"/>
        </w:rPr>
        <w:t xml:space="preserve">A pesar de que las subastas fueron aplicadas sólo sobre el 10% de la cuota global, los pescadores nunca estuvieron conformes con el sistema, debido a que les significó un nuevo costo que no estaban dispuestos a cubrir. Uno de los grandes argumentos del sector tenía relación con la pérdida de competitividad en mercados internacionales, debido a la injusticia que les provocaba competir contra empresas que no pagaban por licencias de pesca en sus respectivos países. </w:t>
      </w:r>
      <w:r w:rsidR="000A3CE0" w:rsidRPr="00E21DDA">
        <w:rPr>
          <w:lang w:val="es-ES"/>
        </w:rPr>
        <w:t xml:space="preserve">Aunque cabe indicar que se trataba de un porcentaje menor de la cuota global que era ofrecida a través de subastas. </w:t>
      </w:r>
      <w:r w:rsidRPr="00E21DDA">
        <w:rPr>
          <w:lang w:val="es-ES"/>
        </w:rPr>
        <w:t xml:space="preserve">En el mismo período Estonia estaba en proceso de incorporación a la Unión Europea, lo que entregó más argumentos a favor del sector. Finalmente, la acción coordinada de las empresas pesqueras presionó al parlamento para que se abolieran las subastas, volviendo al sistema de derechos históricos. </w:t>
      </w:r>
      <w:r w:rsidR="000158E7" w:rsidRPr="00E21DDA">
        <w:rPr>
          <w:lang w:val="es-ES"/>
        </w:rPr>
        <w:t>No se dispone de estimaciones del impacto económico que pueden haber tenido las subastas sobre los resultados económicos de las empresas que recibieron cuotas por este mecanismo.</w:t>
      </w:r>
    </w:p>
    <w:p w14:paraId="04C92F0A" w14:textId="39649899" w:rsidR="006C60AA" w:rsidRPr="00E21DDA" w:rsidRDefault="006C60AA" w:rsidP="00461804">
      <w:pPr>
        <w:pStyle w:val="ListParagraph"/>
        <w:numPr>
          <w:ilvl w:val="3"/>
          <w:numId w:val="46"/>
        </w:numPr>
        <w:rPr>
          <w:b/>
          <w:bCs/>
          <w:lang w:val="es-ES"/>
        </w:rPr>
      </w:pPr>
      <w:r w:rsidRPr="00E21DDA">
        <w:rPr>
          <w:b/>
          <w:bCs/>
          <w:lang w:val="es-ES"/>
        </w:rPr>
        <w:t>Rusia</w:t>
      </w:r>
    </w:p>
    <w:p w14:paraId="2893D75E" w14:textId="60E0017D" w:rsidR="0008595B" w:rsidRPr="00E21DDA" w:rsidRDefault="006A1FC0" w:rsidP="003C7F14">
      <w:pPr>
        <w:jc w:val="both"/>
        <w:rPr>
          <w:lang w:val="es-ES"/>
        </w:rPr>
      </w:pPr>
      <w:r w:rsidRPr="00E21DDA">
        <w:rPr>
          <w:lang w:val="es-ES"/>
        </w:rPr>
        <w:t>Las subastas se implementaron con el propósito de</w:t>
      </w:r>
      <w:r w:rsidR="00D65E75" w:rsidRPr="00E21DDA">
        <w:rPr>
          <w:lang w:val="es-ES"/>
        </w:rPr>
        <w:t xml:space="preserve"> </w:t>
      </w:r>
      <w:r w:rsidR="00105395" w:rsidRPr="00E21DDA">
        <w:rPr>
          <w:lang w:val="es-ES"/>
        </w:rPr>
        <w:t xml:space="preserve">generar </w:t>
      </w:r>
      <w:r w:rsidR="00D65E75" w:rsidRPr="00E21DDA">
        <w:rPr>
          <w:lang w:val="es-ES"/>
        </w:rPr>
        <w:t xml:space="preserve">ingresos </w:t>
      </w:r>
      <w:r w:rsidR="00105395" w:rsidRPr="00E21DDA">
        <w:rPr>
          <w:lang w:val="es-ES"/>
        </w:rPr>
        <w:t>para el</w:t>
      </w:r>
      <w:r w:rsidR="00D65E75" w:rsidRPr="00E21DDA">
        <w:rPr>
          <w:lang w:val="es-ES"/>
        </w:rPr>
        <w:t xml:space="preserve"> </w:t>
      </w:r>
      <w:r w:rsidR="00A25D37" w:rsidRPr="00E21DDA">
        <w:rPr>
          <w:lang w:val="es-ES"/>
        </w:rPr>
        <w:t xml:space="preserve">Estado </w:t>
      </w:r>
      <w:r w:rsidR="00D65E75" w:rsidRPr="00E21DDA">
        <w:rPr>
          <w:lang w:val="es-ES"/>
        </w:rPr>
        <w:t>e incrementar la transparencia en el mecanismo de asignación</w:t>
      </w:r>
      <w:r w:rsidR="00105395" w:rsidRPr="00E21DDA">
        <w:rPr>
          <w:lang w:val="es-ES"/>
        </w:rPr>
        <w:t xml:space="preserve"> de cuotas</w:t>
      </w:r>
      <w:r w:rsidR="00D65E75" w:rsidRPr="00E21DDA">
        <w:rPr>
          <w:lang w:val="es-ES"/>
        </w:rPr>
        <w:t>. Sin embargo,</w:t>
      </w:r>
      <w:r w:rsidRPr="00E21DDA">
        <w:rPr>
          <w:lang w:val="es-ES"/>
        </w:rPr>
        <w:t xml:space="preserve"> </w:t>
      </w:r>
      <w:r w:rsidR="00D65E75" w:rsidRPr="00E21DDA">
        <w:rPr>
          <w:lang w:val="es-ES"/>
        </w:rPr>
        <w:t>e</w:t>
      </w:r>
      <w:r w:rsidR="00C904B0" w:rsidRPr="00E21DDA">
        <w:rPr>
          <w:lang w:val="es-ES"/>
        </w:rPr>
        <w:t>l</w:t>
      </w:r>
      <w:r w:rsidR="00E47CF3" w:rsidRPr="00E21DDA">
        <w:rPr>
          <w:lang w:val="es-ES"/>
        </w:rPr>
        <w:t xml:space="preserve"> contexto político y económico influy</w:t>
      </w:r>
      <w:r w:rsidR="003C7F14" w:rsidRPr="00E21DDA">
        <w:rPr>
          <w:lang w:val="es-ES"/>
        </w:rPr>
        <w:t>ó</w:t>
      </w:r>
      <w:r w:rsidR="00E47CF3" w:rsidRPr="00E21DDA">
        <w:rPr>
          <w:lang w:val="es-ES"/>
        </w:rPr>
        <w:t xml:space="preserve"> para </w:t>
      </w:r>
      <w:r w:rsidR="003C7F14" w:rsidRPr="00E21DDA">
        <w:rPr>
          <w:lang w:val="es-ES"/>
        </w:rPr>
        <w:t xml:space="preserve">que sólo después de unos pocos años </w:t>
      </w:r>
      <w:r w:rsidR="004D1935" w:rsidRPr="00E21DDA">
        <w:rPr>
          <w:lang w:val="es-ES"/>
        </w:rPr>
        <w:t>tras</w:t>
      </w:r>
      <w:r w:rsidR="003C7F14" w:rsidRPr="00E21DDA">
        <w:rPr>
          <w:lang w:val="es-ES"/>
        </w:rPr>
        <w:t xml:space="preserve"> </w:t>
      </w:r>
      <w:r w:rsidR="00A94530" w:rsidRPr="00E21DDA">
        <w:rPr>
          <w:lang w:val="es-ES"/>
        </w:rPr>
        <w:t>su implementación</w:t>
      </w:r>
      <w:r w:rsidR="007952AE" w:rsidRPr="00E21DDA">
        <w:rPr>
          <w:lang w:val="es-ES"/>
        </w:rPr>
        <w:t xml:space="preserve"> </w:t>
      </w:r>
      <w:r w:rsidR="003C7F14" w:rsidRPr="00E21DDA">
        <w:rPr>
          <w:lang w:val="es-ES"/>
        </w:rPr>
        <w:t>fuera</w:t>
      </w:r>
      <w:r w:rsidR="004D1935" w:rsidRPr="00E21DDA">
        <w:rPr>
          <w:lang w:val="es-ES"/>
        </w:rPr>
        <w:t xml:space="preserve"> nuevamente</w:t>
      </w:r>
      <w:r w:rsidR="003C7F14" w:rsidRPr="00E21DDA">
        <w:rPr>
          <w:lang w:val="es-ES"/>
        </w:rPr>
        <w:t xml:space="preserve"> </w:t>
      </w:r>
      <w:r w:rsidR="0008595B" w:rsidRPr="00E21DDA">
        <w:rPr>
          <w:lang w:val="es-ES"/>
        </w:rPr>
        <w:t>reemplazado</w:t>
      </w:r>
      <w:r w:rsidR="003C7F14" w:rsidRPr="00E21DDA">
        <w:rPr>
          <w:lang w:val="es-ES"/>
        </w:rPr>
        <w:t xml:space="preserve"> </w:t>
      </w:r>
      <w:r w:rsidR="00DD5FD5" w:rsidRPr="00E21DDA">
        <w:rPr>
          <w:lang w:val="es-ES"/>
        </w:rPr>
        <w:t>por derechos históricos</w:t>
      </w:r>
      <w:r w:rsidR="003C7F14" w:rsidRPr="00E21DDA">
        <w:rPr>
          <w:lang w:val="es-ES"/>
        </w:rPr>
        <w:t xml:space="preserve">. </w:t>
      </w:r>
      <w:r w:rsidR="00F24579" w:rsidRPr="00E21DDA">
        <w:rPr>
          <w:lang w:val="es-ES"/>
        </w:rPr>
        <w:t>Particularmente</w:t>
      </w:r>
      <w:r w:rsidR="003C7F14" w:rsidRPr="00E21DDA">
        <w:rPr>
          <w:lang w:val="es-ES"/>
        </w:rPr>
        <w:t>, un</w:t>
      </w:r>
      <w:r w:rsidR="00E47CF3" w:rsidRPr="00E21DDA">
        <w:rPr>
          <w:lang w:val="es-ES"/>
        </w:rPr>
        <w:t xml:space="preserve"> escenario económico decaído</w:t>
      </w:r>
      <w:r w:rsidR="003C7F14" w:rsidRPr="00E21DDA">
        <w:rPr>
          <w:lang w:val="es-ES"/>
        </w:rPr>
        <w:t xml:space="preserve"> po</w:t>
      </w:r>
      <w:r w:rsidR="00C904B0" w:rsidRPr="00E21DDA">
        <w:rPr>
          <w:lang w:val="es-ES"/>
        </w:rPr>
        <w:t>st</w:t>
      </w:r>
      <w:r w:rsidR="003C7F14" w:rsidRPr="00E21DDA">
        <w:rPr>
          <w:lang w:val="es-ES"/>
        </w:rPr>
        <w:t xml:space="preserve"> Unión Soviética y el aumento de los costos de operación debido a las subastas, alentó a que la mayoría de las empresas </w:t>
      </w:r>
      <w:r w:rsidR="00F95FA8" w:rsidRPr="00E21DDA">
        <w:rPr>
          <w:lang w:val="es-ES"/>
        </w:rPr>
        <w:t>decidiera</w:t>
      </w:r>
      <w:r w:rsidR="00EF754B" w:rsidRPr="00E21DDA">
        <w:rPr>
          <w:lang w:val="es-ES"/>
        </w:rPr>
        <w:t>n</w:t>
      </w:r>
      <w:r w:rsidR="00C904B0" w:rsidRPr="00E21DDA">
        <w:rPr>
          <w:lang w:val="es-ES"/>
        </w:rPr>
        <w:t xml:space="preserve"> capturar</w:t>
      </w:r>
      <w:r w:rsidR="00DD5FD5" w:rsidRPr="00E21DDA">
        <w:rPr>
          <w:lang w:val="es-ES"/>
        </w:rPr>
        <w:t xml:space="preserve"> de manera ilegal</w:t>
      </w:r>
      <w:r w:rsidR="003C7F14" w:rsidRPr="00E21DDA">
        <w:rPr>
          <w:lang w:val="es-ES"/>
        </w:rPr>
        <w:t xml:space="preserve">. </w:t>
      </w:r>
      <w:r w:rsidR="00BD151A" w:rsidRPr="00E21DDA">
        <w:rPr>
          <w:lang w:val="es-ES"/>
        </w:rPr>
        <w:t>Adicionalmente</w:t>
      </w:r>
      <w:r w:rsidR="003C7F14" w:rsidRPr="00E21DDA">
        <w:rPr>
          <w:lang w:val="es-ES"/>
        </w:rPr>
        <w:t>, el diseño de la subasta no consideró complementariedades entre especies</w:t>
      </w:r>
      <w:r w:rsidR="00A26974" w:rsidRPr="00E21DDA">
        <w:rPr>
          <w:lang w:val="es-ES"/>
        </w:rPr>
        <w:t xml:space="preserve"> (fauna acompañante)</w:t>
      </w:r>
      <w:r w:rsidR="003C7F14" w:rsidRPr="00E21DDA">
        <w:rPr>
          <w:lang w:val="es-ES"/>
        </w:rPr>
        <w:t>,</w:t>
      </w:r>
      <w:r w:rsidR="0008595B" w:rsidRPr="00E21DDA">
        <w:rPr>
          <w:lang w:val="es-ES"/>
        </w:rPr>
        <w:t xml:space="preserve"> tampoco permit</w:t>
      </w:r>
      <w:r w:rsidR="00C904B0" w:rsidRPr="00E21DDA">
        <w:rPr>
          <w:lang w:val="es-ES"/>
        </w:rPr>
        <w:t>ió</w:t>
      </w:r>
      <w:r w:rsidR="0008595B" w:rsidRPr="00E21DDA">
        <w:rPr>
          <w:lang w:val="es-ES"/>
        </w:rPr>
        <w:t xml:space="preserve"> transferir o comercializar </w:t>
      </w:r>
      <w:r w:rsidR="007952AE" w:rsidRPr="00E21DDA">
        <w:rPr>
          <w:lang w:val="es-ES"/>
        </w:rPr>
        <w:t>las cuotas</w:t>
      </w:r>
      <w:r w:rsidR="00A25D37" w:rsidRPr="00E21DDA">
        <w:rPr>
          <w:lang w:val="es-ES"/>
        </w:rPr>
        <w:t xml:space="preserve"> en un mercado secundario legal</w:t>
      </w:r>
      <w:r w:rsidR="0008595B" w:rsidRPr="00E21DDA">
        <w:rPr>
          <w:lang w:val="es-ES"/>
        </w:rPr>
        <w:t xml:space="preserve">, lo </w:t>
      </w:r>
      <w:r w:rsidR="004D1935" w:rsidRPr="00E21DDA">
        <w:rPr>
          <w:lang w:val="es-ES"/>
        </w:rPr>
        <w:t>que,</w:t>
      </w:r>
      <w:r w:rsidR="003C7F14" w:rsidRPr="00E21DDA">
        <w:rPr>
          <w:lang w:val="es-ES"/>
        </w:rPr>
        <w:t xml:space="preserve"> junto a un débil sistema de </w:t>
      </w:r>
      <w:r w:rsidR="004D1935" w:rsidRPr="00E21DDA">
        <w:rPr>
          <w:lang w:val="es-ES"/>
        </w:rPr>
        <w:t>fiscalización y control</w:t>
      </w:r>
      <w:r w:rsidR="003C7F14" w:rsidRPr="00E21DDA">
        <w:rPr>
          <w:lang w:val="es-ES"/>
        </w:rPr>
        <w:t xml:space="preserve">, desencadenó un espiral </w:t>
      </w:r>
      <w:r w:rsidR="0008595B" w:rsidRPr="00E21DDA">
        <w:rPr>
          <w:lang w:val="es-ES"/>
        </w:rPr>
        <w:t xml:space="preserve">que terminó con gran parte de las empresas en quiebra </w:t>
      </w:r>
      <w:r w:rsidR="00D65E75" w:rsidRPr="00E21DDA">
        <w:rPr>
          <w:lang w:val="es-ES"/>
        </w:rPr>
        <w:t xml:space="preserve">o </w:t>
      </w:r>
      <w:r w:rsidR="00105395" w:rsidRPr="00E21DDA">
        <w:rPr>
          <w:lang w:val="es-ES"/>
        </w:rPr>
        <w:t xml:space="preserve">con un </w:t>
      </w:r>
      <w:r w:rsidR="00D65E75" w:rsidRPr="00E21DDA">
        <w:rPr>
          <w:lang w:val="es-ES"/>
        </w:rPr>
        <w:t>alto nivel de deuda</w:t>
      </w:r>
      <w:r w:rsidR="00A94530" w:rsidRPr="00E21DDA">
        <w:rPr>
          <w:lang w:val="es-ES"/>
        </w:rPr>
        <w:t xml:space="preserve">. </w:t>
      </w:r>
      <w:r w:rsidR="007952AE" w:rsidRPr="00E21DDA">
        <w:rPr>
          <w:lang w:val="es-ES"/>
        </w:rPr>
        <w:t>Por su parte</w:t>
      </w:r>
      <w:r w:rsidR="00A94530" w:rsidRPr="00E21DDA">
        <w:rPr>
          <w:lang w:val="es-ES"/>
        </w:rPr>
        <w:t xml:space="preserve">, el </w:t>
      </w:r>
      <w:r w:rsidR="0008595B" w:rsidRPr="00E21DDA">
        <w:rPr>
          <w:lang w:val="es-ES"/>
        </w:rPr>
        <w:t xml:space="preserve">stock pesquero </w:t>
      </w:r>
      <w:r w:rsidR="007952AE" w:rsidRPr="00E21DDA">
        <w:rPr>
          <w:lang w:val="es-ES"/>
        </w:rPr>
        <w:t>decreció de manera importante alcanzando niveles críticos.</w:t>
      </w:r>
      <w:r w:rsidR="00923688" w:rsidRPr="00E21DDA">
        <w:rPr>
          <w:lang w:val="es-ES"/>
        </w:rPr>
        <w:t xml:space="preserve"> </w:t>
      </w:r>
    </w:p>
    <w:p w14:paraId="10DA529D" w14:textId="12118E1C" w:rsidR="006C60AA" w:rsidRPr="00E21DDA" w:rsidRDefault="006C60AA" w:rsidP="00461804">
      <w:pPr>
        <w:pStyle w:val="ListParagraph"/>
        <w:numPr>
          <w:ilvl w:val="3"/>
          <w:numId w:val="46"/>
        </w:numPr>
        <w:rPr>
          <w:b/>
          <w:bCs/>
          <w:lang w:val="es-ES"/>
        </w:rPr>
      </w:pPr>
      <w:r w:rsidRPr="00E21DDA">
        <w:rPr>
          <w:b/>
          <w:bCs/>
          <w:lang w:val="es-ES"/>
        </w:rPr>
        <w:t>Nueva Zelanda</w:t>
      </w:r>
    </w:p>
    <w:p w14:paraId="01D6B43D" w14:textId="572B5D53" w:rsidR="009232F8" w:rsidRPr="00E21DDA" w:rsidRDefault="00C420BF" w:rsidP="003C7F14">
      <w:pPr>
        <w:jc w:val="both"/>
        <w:rPr>
          <w:lang w:val="es-ES"/>
        </w:rPr>
      </w:pPr>
      <w:r w:rsidRPr="00E21DDA">
        <w:rPr>
          <w:lang w:val="es-ES"/>
        </w:rPr>
        <w:t>Este</w:t>
      </w:r>
      <w:r w:rsidR="00AC5834" w:rsidRPr="00E21DDA">
        <w:rPr>
          <w:lang w:val="es-ES"/>
        </w:rPr>
        <w:t xml:space="preserve"> sistema </w:t>
      </w:r>
      <w:r w:rsidRPr="00E21DDA">
        <w:rPr>
          <w:lang w:val="es-ES"/>
        </w:rPr>
        <w:t xml:space="preserve">fue </w:t>
      </w:r>
      <w:r w:rsidR="00A57517" w:rsidRPr="00E21DDA">
        <w:rPr>
          <w:lang w:val="es-ES"/>
        </w:rPr>
        <w:t>aplicado</w:t>
      </w:r>
      <w:r w:rsidRPr="00E21DDA">
        <w:rPr>
          <w:lang w:val="es-ES"/>
        </w:rPr>
        <w:t xml:space="preserve"> </w:t>
      </w:r>
      <w:r w:rsidR="00AC5834" w:rsidRPr="00E21DDA">
        <w:rPr>
          <w:lang w:val="es-ES"/>
        </w:rPr>
        <w:t xml:space="preserve">sobre </w:t>
      </w:r>
      <w:r w:rsidR="009232F8" w:rsidRPr="00E21DDA">
        <w:rPr>
          <w:lang w:val="es-ES"/>
        </w:rPr>
        <w:t xml:space="preserve">nuevas especies </w:t>
      </w:r>
      <w:r w:rsidR="00AC5834" w:rsidRPr="00E21DDA">
        <w:rPr>
          <w:lang w:val="es-ES"/>
        </w:rPr>
        <w:t xml:space="preserve">que </w:t>
      </w:r>
      <w:r w:rsidR="00A57517" w:rsidRPr="00E21DDA">
        <w:rPr>
          <w:lang w:val="es-ES"/>
        </w:rPr>
        <w:t>se</w:t>
      </w:r>
      <w:r w:rsidR="00AC5834" w:rsidRPr="00E21DDA">
        <w:rPr>
          <w:lang w:val="es-ES"/>
        </w:rPr>
        <w:t xml:space="preserve"> </w:t>
      </w:r>
      <w:r w:rsidR="006E1B75" w:rsidRPr="00E21DDA">
        <w:rPr>
          <w:lang w:val="es-ES"/>
        </w:rPr>
        <w:t>incorporaban</w:t>
      </w:r>
      <w:r w:rsidR="00AC5834" w:rsidRPr="00E21DDA">
        <w:rPr>
          <w:lang w:val="es-ES"/>
        </w:rPr>
        <w:t xml:space="preserve"> un régimen</w:t>
      </w:r>
      <w:r w:rsidR="009232F8" w:rsidRPr="00E21DDA">
        <w:rPr>
          <w:lang w:val="es-ES"/>
        </w:rPr>
        <w:t xml:space="preserve"> de cuota</w:t>
      </w:r>
      <w:r w:rsidR="00CE637C" w:rsidRPr="00E21DDA">
        <w:rPr>
          <w:lang w:val="es-ES"/>
        </w:rPr>
        <w:t>s</w:t>
      </w:r>
      <w:r w:rsidR="007A6D90" w:rsidRPr="00E21DDA">
        <w:rPr>
          <w:lang w:val="es-ES"/>
        </w:rPr>
        <w:t xml:space="preserve"> de pesca</w:t>
      </w:r>
      <w:r w:rsidR="00037DA2" w:rsidRPr="00E21DDA">
        <w:rPr>
          <w:lang w:val="es-ES"/>
        </w:rPr>
        <w:t xml:space="preserve">. </w:t>
      </w:r>
      <w:r w:rsidR="00F95FA8" w:rsidRPr="00E21DDA">
        <w:rPr>
          <w:lang w:val="es-ES"/>
        </w:rPr>
        <w:t xml:space="preserve">En </w:t>
      </w:r>
      <w:r w:rsidR="00EF754B" w:rsidRPr="00E21DDA">
        <w:rPr>
          <w:lang w:val="es-ES"/>
        </w:rPr>
        <w:t>particular</w:t>
      </w:r>
      <w:r w:rsidRPr="00E21DDA">
        <w:rPr>
          <w:lang w:val="es-ES"/>
        </w:rPr>
        <w:t>,</w:t>
      </w:r>
      <w:r w:rsidR="009232F8" w:rsidRPr="00E21DDA">
        <w:rPr>
          <w:lang w:val="es-ES"/>
        </w:rPr>
        <w:t xml:space="preserve"> las</w:t>
      </w:r>
      <w:r w:rsidR="00F54172" w:rsidRPr="00E21DDA">
        <w:rPr>
          <w:lang w:val="es-ES"/>
        </w:rPr>
        <w:t xml:space="preserve"> </w:t>
      </w:r>
      <w:r w:rsidR="009232F8" w:rsidRPr="00E21DDA">
        <w:rPr>
          <w:lang w:val="es-ES"/>
        </w:rPr>
        <w:t xml:space="preserve">subastas </w:t>
      </w:r>
      <w:r w:rsidR="006E1B75" w:rsidRPr="00E21DDA">
        <w:rPr>
          <w:lang w:val="es-ES"/>
        </w:rPr>
        <w:t>no</w:t>
      </w:r>
      <w:r w:rsidR="009232F8" w:rsidRPr="00E21DDA">
        <w:rPr>
          <w:lang w:val="es-ES"/>
        </w:rPr>
        <w:t xml:space="preserve"> fueron </w:t>
      </w:r>
      <w:r w:rsidR="00CE637C" w:rsidRPr="00E21DDA">
        <w:rPr>
          <w:lang w:val="es-ES"/>
        </w:rPr>
        <w:t>el sistema principal de asignación</w:t>
      </w:r>
      <w:r w:rsidR="006B6FDD" w:rsidRPr="00E21DDA">
        <w:rPr>
          <w:lang w:val="es-ES"/>
        </w:rPr>
        <w:t xml:space="preserve"> de cuota</w:t>
      </w:r>
      <w:r w:rsidR="00CE637C" w:rsidRPr="00E21DDA">
        <w:rPr>
          <w:lang w:val="es-ES"/>
        </w:rPr>
        <w:t xml:space="preserve">, ya que </w:t>
      </w:r>
      <w:r w:rsidR="00FA20A5" w:rsidRPr="00E21DDA">
        <w:rPr>
          <w:lang w:val="es-ES"/>
        </w:rPr>
        <w:t>é</w:t>
      </w:r>
      <w:r w:rsidR="00CE637C" w:rsidRPr="00E21DDA">
        <w:rPr>
          <w:lang w:val="es-ES"/>
        </w:rPr>
        <w:t>st</w:t>
      </w:r>
      <w:r w:rsidR="00F54172" w:rsidRPr="00E21DDA">
        <w:rPr>
          <w:lang w:val="es-ES"/>
        </w:rPr>
        <w:t>e</w:t>
      </w:r>
      <w:r w:rsidR="00CE637C" w:rsidRPr="00E21DDA">
        <w:rPr>
          <w:lang w:val="es-ES"/>
        </w:rPr>
        <w:t xml:space="preserve"> se activaba sobre el remanente de la cuota que surgía luego asignar</w:t>
      </w:r>
      <w:r w:rsidR="006E1B75" w:rsidRPr="00E21DDA">
        <w:rPr>
          <w:lang w:val="es-ES"/>
        </w:rPr>
        <w:t xml:space="preserve">: i) </w:t>
      </w:r>
      <w:r w:rsidR="00CE637C" w:rsidRPr="00E21DDA">
        <w:rPr>
          <w:lang w:val="es-ES"/>
        </w:rPr>
        <w:t>un 20% a l</w:t>
      </w:r>
      <w:r w:rsidR="00D66A3A" w:rsidRPr="00E21DDA">
        <w:rPr>
          <w:lang w:val="es-ES"/>
        </w:rPr>
        <w:t>a nación</w:t>
      </w:r>
      <w:r w:rsidR="00CE637C" w:rsidRPr="00E21DDA">
        <w:rPr>
          <w:lang w:val="es-ES"/>
        </w:rPr>
        <w:t xml:space="preserve"> Maori y</w:t>
      </w:r>
      <w:r w:rsidR="00CB0FE8" w:rsidRPr="00E21DDA">
        <w:rPr>
          <w:lang w:val="es-ES"/>
        </w:rPr>
        <w:t>,</w:t>
      </w:r>
      <w:r w:rsidR="00CE637C" w:rsidRPr="00E21DDA">
        <w:rPr>
          <w:lang w:val="es-ES"/>
        </w:rPr>
        <w:t xml:space="preserve"> </w:t>
      </w:r>
      <w:r w:rsidR="006E1B75" w:rsidRPr="00E21DDA">
        <w:rPr>
          <w:lang w:val="es-ES"/>
        </w:rPr>
        <w:t>ii)</w:t>
      </w:r>
      <w:r w:rsidR="00335E71" w:rsidRPr="00E21DDA">
        <w:rPr>
          <w:lang w:val="es-ES"/>
        </w:rPr>
        <w:t xml:space="preserve"> </w:t>
      </w:r>
      <w:r w:rsidR="00FA20A5" w:rsidRPr="00E21DDA">
        <w:rPr>
          <w:lang w:val="es-ES"/>
        </w:rPr>
        <w:t>a través</w:t>
      </w:r>
      <w:r w:rsidR="00CE637C" w:rsidRPr="00E21DDA">
        <w:rPr>
          <w:lang w:val="es-ES"/>
        </w:rPr>
        <w:t xml:space="preserve"> derechos históricos.</w:t>
      </w:r>
      <w:r w:rsidR="009232F8" w:rsidRPr="00E21DDA">
        <w:rPr>
          <w:lang w:val="es-ES"/>
        </w:rPr>
        <w:t xml:space="preserve"> </w:t>
      </w:r>
      <w:r w:rsidR="00FA20A5" w:rsidRPr="00E21DDA">
        <w:rPr>
          <w:lang w:val="es-ES"/>
        </w:rPr>
        <w:t xml:space="preserve">La cancelación del sistema </w:t>
      </w:r>
      <w:r w:rsidR="00AC5834" w:rsidRPr="00E21DDA">
        <w:rPr>
          <w:lang w:val="es-ES"/>
        </w:rPr>
        <w:t>surgió</w:t>
      </w:r>
      <w:r w:rsidR="00335E71" w:rsidRPr="00E21DDA">
        <w:rPr>
          <w:lang w:val="es-ES"/>
        </w:rPr>
        <w:t xml:space="preserve"> desde</w:t>
      </w:r>
      <w:r w:rsidR="00FA20A5" w:rsidRPr="00E21DDA">
        <w:rPr>
          <w:lang w:val="es-ES"/>
        </w:rPr>
        <w:t xml:space="preserve"> </w:t>
      </w:r>
      <w:r w:rsidR="00D66A3A" w:rsidRPr="00E21DDA">
        <w:rPr>
          <w:lang w:val="es-ES"/>
        </w:rPr>
        <w:t xml:space="preserve">el </w:t>
      </w:r>
      <w:r w:rsidR="00FA20A5" w:rsidRPr="00E21DDA">
        <w:rPr>
          <w:lang w:val="es-ES"/>
        </w:rPr>
        <w:t xml:space="preserve">gobierno </w:t>
      </w:r>
      <w:r w:rsidR="00AC5834" w:rsidRPr="00E21DDA">
        <w:rPr>
          <w:lang w:val="es-ES"/>
        </w:rPr>
        <w:t xml:space="preserve">por </w:t>
      </w:r>
      <w:r w:rsidR="00FA20A5" w:rsidRPr="00E21DDA">
        <w:rPr>
          <w:lang w:val="es-ES"/>
        </w:rPr>
        <w:t xml:space="preserve">preocupaciones de inequidad del proceso, </w:t>
      </w:r>
      <w:r w:rsidR="00F91D74" w:rsidRPr="00E21DDA">
        <w:rPr>
          <w:lang w:val="es-ES"/>
        </w:rPr>
        <w:t>debido a</w:t>
      </w:r>
      <w:r w:rsidR="00E4605F" w:rsidRPr="00E21DDA">
        <w:rPr>
          <w:lang w:val="es-ES"/>
        </w:rPr>
        <w:t xml:space="preserve"> que este mecanismo estaría perpetuando</w:t>
      </w:r>
      <w:r w:rsidR="00F91D74" w:rsidRPr="00E21DDA">
        <w:rPr>
          <w:lang w:val="es-ES"/>
        </w:rPr>
        <w:t xml:space="preserve"> </w:t>
      </w:r>
      <w:r w:rsidR="00215226" w:rsidRPr="00E21DDA">
        <w:rPr>
          <w:lang w:val="es-ES"/>
        </w:rPr>
        <w:t xml:space="preserve">las </w:t>
      </w:r>
      <w:r w:rsidR="00674E1E" w:rsidRPr="00E21DDA">
        <w:rPr>
          <w:lang w:val="es-ES"/>
        </w:rPr>
        <w:t>diferencias</w:t>
      </w:r>
      <w:r w:rsidR="00F91D74" w:rsidRPr="00E21DDA">
        <w:rPr>
          <w:lang w:val="es-ES"/>
        </w:rPr>
        <w:t xml:space="preserve"> en la</w:t>
      </w:r>
      <w:r w:rsidR="00674E1E" w:rsidRPr="00E21DDA">
        <w:rPr>
          <w:lang w:val="es-ES"/>
        </w:rPr>
        <w:t xml:space="preserve"> </w:t>
      </w:r>
      <w:r w:rsidR="00F91D74" w:rsidRPr="00E21DDA">
        <w:rPr>
          <w:lang w:val="es-ES"/>
        </w:rPr>
        <w:t>distribución de rentas</w:t>
      </w:r>
      <w:r w:rsidR="00E4605F" w:rsidRPr="00E21DDA">
        <w:rPr>
          <w:lang w:val="es-ES"/>
        </w:rPr>
        <w:t xml:space="preserve"> de</w:t>
      </w:r>
      <w:r w:rsidR="00F91D74" w:rsidRPr="00E21DDA">
        <w:rPr>
          <w:lang w:val="es-ES"/>
        </w:rPr>
        <w:t xml:space="preserve"> la industria.</w:t>
      </w:r>
    </w:p>
    <w:p w14:paraId="1E39E80F" w14:textId="7B32CAB9" w:rsidR="006C60AA" w:rsidRPr="00E21DDA" w:rsidRDefault="006C60AA" w:rsidP="00461804">
      <w:pPr>
        <w:pStyle w:val="ListParagraph"/>
        <w:numPr>
          <w:ilvl w:val="3"/>
          <w:numId w:val="46"/>
        </w:numPr>
        <w:rPr>
          <w:b/>
          <w:bCs/>
          <w:lang w:val="es-ES"/>
        </w:rPr>
      </w:pPr>
      <w:r w:rsidRPr="00E21DDA">
        <w:rPr>
          <w:b/>
          <w:bCs/>
          <w:lang w:val="es-ES"/>
        </w:rPr>
        <w:t>Estados Unidos</w:t>
      </w:r>
    </w:p>
    <w:p w14:paraId="27A915AD" w14:textId="598A0584" w:rsidR="00335E71" w:rsidRPr="00E21DDA" w:rsidRDefault="283FE59D" w:rsidP="003C7F14">
      <w:pPr>
        <w:jc w:val="both"/>
        <w:rPr>
          <w:lang w:val="es-ES"/>
        </w:rPr>
      </w:pPr>
      <w:r w:rsidRPr="00E21DDA">
        <w:rPr>
          <w:lang w:val="es-ES"/>
        </w:rPr>
        <w:lastRenderedPageBreak/>
        <w:t>El sistema del país norteamericano es uno de los pocos que hoy se mantiene vigente. Se diferencia de los anteriores debido a que la especie subastada (proveniente de la familia de los bentónicos) no se obtiene mediante capturas en alta mar, sino que a partir de cosechas de una especie sedentaria (tipo de almeja) en zonas debidamente delimitadas. Es posible destacar el importante interés de las autoridades por evitar el comportamiento coordinado, reflejado en la revisión de los estados financieros de las empresas participantes de las subastas, entregando antecedentes respecto a la capacidad para ofrecer un precio consistente con su nivel endeudamiento. El plan de fiscalización establece la cantidad a extraer, los métodos y tiempos de cosecha, y los requerimientos para el reporte y monitoreo de las cosechas, transformándolo en un sistema robusto y eficiente. Al mismo tiempo requiere un sistema con altos costos de monitoreo y fiscalización, pero que se financia con ingresos que surgen del mismo sistema de subastas.</w:t>
      </w:r>
    </w:p>
    <w:p w14:paraId="3E14893B" w14:textId="2C8F7C3B" w:rsidR="00997EF2" w:rsidRPr="00E21DDA" w:rsidRDefault="0091041B" w:rsidP="00461804">
      <w:pPr>
        <w:pStyle w:val="ListParagraph"/>
        <w:numPr>
          <w:ilvl w:val="3"/>
          <w:numId w:val="46"/>
        </w:numPr>
        <w:rPr>
          <w:b/>
          <w:bCs/>
          <w:lang w:val="es-ES"/>
        </w:rPr>
      </w:pPr>
      <w:r w:rsidRPr="00E21DDA">
        <w:rPr>
          <w:b/>
          <w:bCs/>
          <w:lang w:val="es-ES"/>
        </w:rPr>
        <w:t>Islas Faroe</w:t>
      </w:r>
    </w:p>
    <w:p w14:paraId="1A8B9D0D" w14:textId="626C29FC" w:rsidR="000C1560" w:rsidRPr="00E21DDA" w:rsidRDefault="00CE6FBB" w:rsidP="0035144D">
      <w:pPr>
        <w:jc w:val="both"/>
        <w:rPr>
          <w:lang w:val="es-ES"/>
        </w:rPr>
      </w:pPr>
      <w:r w:rsidRPr="00E21DDA">
        <w:rPr>
          <w:lang w:val="es-ES"/>
        </w:rPr>
        <w:t xml:space="preserve">La aplicación de subastas </w:t>
      </w:r>
      <w:r w:rsidR="0091041B" w:rsidRPr="00E21DDA">
        <w:rPr>
          <w:lang w:val="es-ES"/>
        </w:rPr>
        <w:t>surgió a partir de un compromiso de la autoridad por mejorar el sistema de asignación de cuotas</w:t>
      </w:r>
      <w:r w:rsidR="001D5E11" w:rsidRPr="00E21DDA">
        <w:rPr>
          <w:lang w:val="es-ES"/>
        </w:rPr>
        <w:t xml:space="preserve"> en el sector pesquero</w:t>
      </w:r>
      <w:r w:rsidR="009343A7" w:rsidRPr="00E21DDA">
        <w:rPr>
          <w:lang w:val="es-ES"/>
        </w:rPr>
        <w:t>. Est</w:t>
      </w:r>
      <w:r w:rsidR="007848F7" w:rsidRPr="00E21DDA">
        <w:rPr>
          <w:lang w:val="es-ES"/>
        </w:rPr>
        <w:t>a</w:t>
      </w:r>
      <w:r w:rsidR="00556BD5" w:rsidRPr="00E21DDA">
        <w:rPr>
          <w:lang w:val="es-ES"/>
        </w:rPr>
        <w:t>s</w:t>
      </w:r>
      <w:r w:rsidR="009343A7" w:rsidRPr="00E21DDA">
        <w:rPr>
          <w:lang w:val="es-ES"/>
        </w:rPr>
        <w:t xml:space="preserve"> </w:t>
      </w:r>
      <w:r w:rsidR="0091041B" w:rsidRPr="00E21DDA">
        <w:rPr>
          <w:lang w:val="es-ES"/>
        </w:rPr>
        <w:t>evolucion</w:t>
      </w:r>
      <w:r w:rsidR="00556BD5" w:rsidRPr="00E21DDA">
        <w:rPr>
          <w:lang w:val="es-ES"/>
        </w:rPr>
        <w:t xml:space="preserve">aron </w:t>
      </w:r>
      <w:r w:rsidR="0091041B" w:rsidRPr="00E21DDA">
        <w:rPr>
          <w:lang w:val="es-ES"/>
        </w:rPr>
        <w:t>desde</w:t>
      </w:r>
      <w:r w:rsidRPr="00E21DDA">
        <w:rPr>
          <w:lang w:val="es-ES"/>
        </w:rPr>
        <w:t xml:space="preserve"> ensayos</w:t>
      </w:r>
      <w:r w:rsidR="0091041B" w:rsidRPr="00E21DDA">
        <w:rPr>
          <w:lang w:val="es-ES"/>
        </w:rPr>
        <w:t xml:space="preserve"> en 2016-2017, </w:t>
      </w:r>
      <w:r w:rsidR="008A6E2B" w:rsidRPr="00E21DDA">
        <w:rPr>
          <w:lang w:val="es-ES"/>
        </w:rPr>
        <w:t>que comprendía</w:t>
      </w:r>
      <w:r w:rsidR="009343A7" w:rsidRPr="00E21DDA">
        <w:rPr>
          <w:lang w:val="es-ES"/>
        </w:rPr>
        <w:t>n</w:t>
      </w:r>
      <w:r w:rsidR="008A6E2B" w:rsidRPr="00E21DDA">
        <w:rPr>
          <w:lang w:val="es-ES"/>
        </w:rPr>
        <w:t xml:space="preserve"> </w:t>
      </w:r>
      <w:r w:rsidRPr="00E21DDA">
        <w:rPr>
          <w:lang w:val="es-ES"/>
        </w:rPr>
        <w:t xml:space="preserve">una porción reducida de la cuota </w:t>
      </w:r>
      <w:r w:rsidR="009343A7" w:rsidRPr="00E21DDA">
        <w:rPr>
          <w:lang w:val="es-ES"/>
        </w:rPr>
        <w:t>para</w:t>
      </w:r>
      <w:r w:rsidRPr="00E21DDA">
        <w:rPr>
          <w:lang w:val="es-ES"/>
        </w:rPr>
        <w:t xml:space="preserve"> </w:t>
      </w:r>
      <w:r w:rsidR="001D5E11" w:rsidRPr="00E21DDA">
        <w:rPr>
          <w:lang w:val="es-ES"/>
        </w:rPr>
        <w:t>ciertas</w:t>
      </w:r>
      <w:r w:rsidR="00C91D9D" w:rsidRPr="00E21DDA">
        <w:rPr>
          <w:lang w:val="es-ES"/>
        </w:rPr>
        <w:t xml:space="preserve"> especies</w:t>
      </w:r>
      <w:r w:rsidR="008A6E2B" w:rsidRPr="00E21DDA">
        <w:rPr>
          <w:lang w:val="es-ES"/>
        </w:rPr>
        <w:t xml:space="preserve">, </w:t>
      </w:r>
      <w:r w:rsidR="0091041B" w:rsidRPr="00E21DDA">
        <w:rPr>
          <w:lang w:val="es-ES"/>
        </w:rPr>
        <w:t>a un sistema definitivo en 2018</w:t>
      </w:r>
      <w:r w:rsidRPr="00E21DDA">
        <w:rPr>
          <w:lang w:val="es-ES"/>
        </w:rPr>
        <w:t>.</w:t>
      </w:r>
      <w:r w:rsidR="00AC73D8" w:rsidRPr="00E21DDA">
        <w:rPr>
          <w:lang w:val="es-ES"/>
        </w:rPr>
        <w:t xml:space="preserve"> </w:t>
      </w:r>
      <w:r w:rsidR="000C1560" w:rsidRPr="00E21DDA">
        <w:rPr>
          <w:lang w:val="es-ES"/>
        </w:rPr>
        <w:t>En la etapa de ensayos, la poca flexibilidad del sistema, la naturaleza secuencial y la baja cantidad de participantes de las subastas</w:t>
      </w:r>
      <w:r w:rsidR="008C27B6" w:rsidRPr="00E21DDA">
        <w:rPr>
          <w:lang w:val="es-ES"/>
        </w:rPr>
        <w:t xml:space="preserve">, </w:t>
      </w:r>
      <w:r w:rsidR="000C1560" w:rsidRPr="00E21DDA">
        <w:rPr>
          <w:lang w:val="es-ES"/>
        </w:rPr>
        <w:t xml:space="preserve">ayudó a que las empresas incumbentes señalizaran desde un comienzo su capacidad para competir por cuotas, lo que desalentó la participación de los entrantes. </w:t>
      </w:r>
      <w:r w:rsidR="00AC73D8" w:rsidRPr="00E21DDA">
        <w:rPr>
          <w:lang w:val="es-ES"/>
        </w:rPr>
        <w:t>En la etapa definitiva, a</w:t>
      </w:r>
      <w:r w:rsidR="000C1560" w:rsidRPr="00E21DDA">
        <w:rPr>
          <w:lang w:val="es-ES"/>
        </w:rPr>
        <w:t xml:space="preserve">un cuando </w:t>
      </w:r>
      <w:r w:rsidR="00AC73D8" w:rsidRPr="00E21DDA">
        <w:rPr>
          <w:lang w:val="es-ES"/>
        </w:rPr>
        <w:t>se implementaron mayores flexibilidades,</w:t>
      </w:r>
      <w:r w:rsidR="00556BD5" w:rsidRPr="00E21DDA">
        <w:rPr>
          <w:lang w:val="es-ES"/>
        </w:rPr>
        <w:t xml:space="preserve"> </w:t>
      </w:r>
      <w:r w:rsidR="007649BC" w:rsidRPr="00E21DDA">
        <w:rPr>
          <w:lang w:val="es-ES"/>
        </w:rPr>
        <w:t>permitiendo</w:t>
      </w:r>
      <w:r w:rsidR="000C1560" w:rsidRPr="00E21DDA">
        <w:rPr>
          <w:lang w:val="es-ES"/>
        </w:rPr>
        <w:t xml:space="preserve"> un mayor número de participantes</w:t>
      </w:r>
      <w:r w:rsidR="007649BC" w:rsidRPr="00E21DDA">
        <w:rPr>
          <w:lang w:val="es-ES"/>
        </w:rPr>
        <w:t>, junto a la modificación del</w:t>
      </w:r>
      <w:r w:rsidR="00AC73D8" w:rsidRPr="00E21DDA">
        <w:rPr>
          <w:lang w:val="es-ES"/>
        </w:rPr>
        <w:t xml:space="preserve"> tipo de subasta a utilizar (desde precio ascendente a precio uniforme), l</w:t>
      </w:r>
      <w:r w:rsidR="000C1560" w:rsidRPr="00E21DDA">
        <w:rPr>
          <w:lang w:val="es-ES"/>
        </w:rPr>
        <w:t xml:space="preserve">a evidencia indica la presencia de comportamiento coordinado entre </w:t>
      </w:r>
      <w:r w:rsidR="007848F7" w:rsidRPr="00E21DDA">
        <w:rPr>
          <w:lang w:val="es-ES"/>
        </w:rPr>
        <w:t>las empresas incumbentes.</w:t>
      </w:r>
    </w:p>
    <w:p w14:paraId="6A939557" w14:textId="5B61008F" w:rsidR="000A3CE0" w:rsidRPr="00E21DDA" w:rsidRDefault="000A3CE0" w:rsidP="00F6729B">
      <w:pPr>
        <w:pStyle w:val="ListParagraph"/>
        <w:numPr>
          <w:ilvl w:val="2"/>
          <w:numId w:val="46"/>
        </w:numPr>
        <w:jc w:val="both"/>
        <w:rPr>
          <w:b/>
          <w:bCs/>
          <w:lang w:val="es-ES"/>
        </w:rPr>
      </w:pPr>
      <w:r w:rsidRPr="00E21DDA">
        <w:rPr>
          <w:b/>
          <w:bCs/>
          <w:lang w:val="es-ES"/>
        </w:rPr>
        <w:t>Algunas lecciones</w:t>
      </w:r>
    </w:p>
    <w:p w14:paraId="39687186" w14:textId="086BDEB6" w:rsidR="00A12407" w:rsidRPr="00E21DDA" w:rsidRDefault="00EC398B" w:rsidP="000A3CE0">
      <w:pPr>
        <w:jc w:val="both"/>
        <w:rPr>
          <w:lang w:val="es-ES"/>
        </w:rPr>
      </w:pPr>
      <w:r w:rsidRPr="00E21DDA">
        <w:rPr>
          <w:lang w:val="es-ES"/>
        </w:rPr>
        <w:t xml:space="preserve">Algunas consideraciones que se pueden extraer de la experiencia internacional de subastas de cuotas de pesca. Primero, la gran mayoría de los países pesqueros a nivel internacional no usa subastas para asignar las cuotas pesqueras. Ello, </w:t>
      </w:r>
      <w:r w:rsidR="00A12407" w:rsidRPr="00E21DDA">
        <w:rPr>
          <w:lang w:val="es-ES"/>
        </w:rPr>
        <w:t>a pesar de que</w:t>
      </w:r>
      <w:r w:rsidRPr="00E21DDA">
        <w:rPr>
          <w:lang w:val="es-ES"/>
        </w:rPr>
        <w:t xml:space="preserve"> desde un punto de vista intuitivo parece un sistema que podría asignar las cuotas en forma eficiente y justa. Esto debería llamar a analizar las causas por qué las subastas de cuotas pesqueras se han usado en forma muy tangencial a nivel mundial. De hecho, como veremos posteriormente, la mayor experiencia de uso de </w:t>
      </w:r>
      <w:commentRangeStart w:id="12"/>
      <w:r w:rsidRPr="00E21DDA">
        <w:rPr>
          <w:lang w:val="es-ES"/>
        </w:rPr>
        <w:t xml:space="preserve">subastas para asignar cuotas de pesca en el mundo la presenta Chile. </w:t>
      </w:r>
      <w:commentRangeEnd w:id="12"/>
      <w:r w:rsidR="00356C76">
        <w:rPr>
          <w:rStyle w:val="CommentReference"/>
        </w:rPr>
        <w:commentReference w:id="12"/>
      </w:r>
    </w:p>
    <w:p w14:paraId="5A3BA9D3" w14:textId="6BD7AB2F" w:rsidR="00461804" w:rsidRPr="00E21DDA" w:rsidRDefault="00EC398B" w:rsidP="000A3CE0">
      <w:pPr>
        <w:jc w:val="both"/>
        <w:rPr>
          <w:lang w:val="es-ES"/>
        </w:rPr>
      </w:pPr>
      <w:r w:rsidRPr="00E21DDA">
        <w:rPr>
          <w:lang w:val="es-ES"/>
        </w:rPr>
        <w:t xml:space="preserve">Segundo, en general la revisión de la experiencia de subastas internacional recién realizada indica que en la mayoría de los casos ha sido un fracaso. Experiencias de muy corta duración que finalmente han sido interrumpidas. Las razones no son únicas y es muy importante considerarlas si se quiere desarrollar un sistema de subastas perdurable en el tiempo. Una razón importante ha sido el lobby político del sector pesquero en contra del uso de la subasta como método de asignación de derechos de pesca. El caso de Estonia es claro. Las razones esgrimidas por el sector pesquero más bien apuntan a que no desean pagar </w:t>
      </w:r>
      <w:r w:rsidR="003437A1" w:rsidRPr="00E21DDA">
        <w:rPr>
          <w:lang w:val="es-ES"/>
        </w:rPr>
        <w:t xml:space="preserve">por los derechos más que a razones de insolvencia económica. Y efectivamente las subastas en este país generaron ingresos para el gobierno mientras funcionaron. En Chile también existe una historia que muestra que las subastas </w:t>
      </w:r>
      <w:r w:rsidR="00A12407" w:rsidRPr="00E21DDA">
        <w:rPr>
          <w:lang w:val="es-ES"/>
        </w:rPr>
        <w:t>han</w:t>
      </w:r>
      <w:r w:rsidR="003437A1" w:rsidRPr="00E21DDA">
        <w:rPr>
          <w:lang w:val="es-ES"/>
        </w:rPr>
        <w:t xml:space="preserve"> estado limitadas por lobby político del sector de la gran industria pesquera</w:t>
      </w:r>
      <w:r w:rsidR="00790676" w:rsidRPr="00E21DDA">
        <w:rPr>
          <w:lang w:val="es-ES"/>
        </w:rPr>
        <w:t xml:space="preserve"> y probablemente no va a ser una forma de asignación preferida de la fracción artesanal para organizaciones de pescadores artesanales</w:t>
      </w:r>
      <w:r w:rsidR="003437A1" w:rsidRPr="00E21DDA">
        <w:rPr>
          <w:lang w:val="es-ES"/>
        </w:rPr>
        <w:t xml:space="preserve">. </w:t>
      </w:r>
    </w:p>
    <w:p w14:paraId="1168E8CA" w14:textId="0EA9C155" w:rsidR="00461804" w:rsidRPr="00E21DDA" w:rsidRDefault="283FE59D" w:rsidP="000A3CE0">
      <w:pPr>
        <w:jc w:val="both"/>
        <w:rPr>
          <w:lang w:val="es-ES"/>
        </w:rPr>
      </w:pPr>
      <w:r w:rsidRPr="00E21DDA">
        <w:rPr>
          <w:lang w:val="es-ES"/>
        </w:rPr>
        <w:t>En el caso de Rusia, los factores políticos también fueron relevantes, pero aquí también se hizo evidente la falta de un sistema administrativo del Estado que pudiera hacer valer los derechos de pesca, evitar la pesca ilegal y los desembarques en sitios no controlados por el Estado. Si bien en Chile, la experiencia y capacidad del Estado de regular y fiscalizar al sector pesquero es importante, también existen casos de algunas pesquerí</w:t>
      </w:r>
      <w:r w:rsidR="000E219F">
        <w:rPr>
          <w:lang w:val="es-ES"/>
        </w:rPr>
        <w:t>as</w:t>
      </w:r>
      <w:r w:rsidRPr="00E21DDA">
        <w:rPr>
          <w:lang w:val="es-ES"/>
        </w:rPr>
        <w:t xml:space="preserve"> donde el control </w:t>
      </w:r>
      <w:r w:rsidRPr="00E21DDA">
        <w:rPr>
          <w:lang w:val="es-ES"/>
        </w:rPr>
        <w:lastRenderedPageBreak/>
        <w:t>del Estado sobre la extracción no es óptimo. La legitimidad de un sistema de subastas se coloca en entredicho cuando existen agentes que deben pagar por sus permisos de extracción y en la misma pesquería existen otros agentes que extraen sin permiso. Este también es un elemento que debe ser considerado a la hora de definir en cuáles pesquería</w:t>
      </w:r>
      <w:r w:rsidR="000E219F">
        <w:rPr>
          <w:lang w:val="es-ES"/>
        </w:rPr>
        <w:t>s</w:t>
      </w:r>
      <w:r w:rsidRPr="00E21DDA">
        <w:rPr>
          <w:lang w:val="es-ES"/>
        </w:rPr>
        <w:t xml:space="preserve"> implementar subastas.</w:t>
      </w:r>
    </w:p>
    <w:p w14:paraId="1AF612DF" w14:textId="3DEEE8E2" w:rsidR="001A6137" w:rsidRPr="00E21DDA" w:rsidRDefault="003437A1" w:rsidP="000A3CE0">
      <w:pPr>
        <w:jc w:val="both"/>
        <w:rPr>
          <w:lang w:val="es-ES"/>
        </w:rPr>
      </w:pPr>
      <w:r w:rsidRPr="00E21DDA">
        <w:rPr>
          <w:lang w:val="es-ES"/>
        </w:rPr>
        <w:t xml:space="preserve">En el caso de Nueva Zelanda, la razón oficial para interrumpir las subastas fue que consideraron que generaban una desigualdad en el trato entre distintos armadores pesqueros. Esto aparentemente se deriva de un sistema que sólo subasta una proporción pequeña de la cuota, y que por ende genera diferencias entre los que adquieren sus cuotas por derechos históricos y los que deben adquirirlos a través de subastas. Cabe notar que este fenómeno también existe en el actual sistema de asignación de la fracción de la pesca industrial en Chile con licencias tipo A y B. </w:t>
      </w:r>
    </w:p>
    <w:p w14:paraId="150B9DE2" w14:textId="4AD3B318" w:rsidR="00461804" w:rsidRPr="00E21DDA" w:rsidRDefault="005A342E" w:rsidP="000A3CE0">
      <w:pPr>
        <w:jc w:val="both"/>
        <w:rPr>
          <w:lang w:val="es-ES"/>
        </w:rPr>
      </w:pPr>
      <w:r w:rsidRPr="00E21DDA">
        <w:rPr>
          <w:lang w:val="es-ES"/>
        </w:rPr>
        <w:t xml:space="preserve">En el caso de </w:t>
      </w:r>
      <w:r w:rsidR="006B1D5C" w:rsidRPr="00E21DDA">
        <w:rPr>
          <w:lang w:val="es-ES"/>
        </w:rPr>
        <w:t>EE.UU.</w:t>
      </w:r>
      <w:r w:rsidRPr="00E21DDA">
        <w:rPr>
          <w:lang w:val="es-ES"/>
        </w:rPr>
        <w:t xml:space="preserve"> la experiencia con subastas funciona bien. Sin embargo, hay que destacar dos hechos. Primero, que el recurso subastado es un recurso bentónico (poco movible) y por ende simplifica algunos aspectos como son el control y fiscalización de la extracción del recurso. Segundo, el sistema es costoso, lo cual implica que para financiarse se debe extraer un monto de recursos mínimo de las subastas. Es decir, levanta el tema de la forma que </w:t>
      </w:r>
      <w:r w:rsidR="001A6137" w:rsidRPr="00E21DDA">
        <w:rPr>
          <w:lang w:val="es-ES"/>
        </w:rPr>
        <w:t>debe tener</w:t>
      </w:r>
      <w:r w:rsidRPr="00E21DDA">
        <w:rPr>
          <w:lang w:val="es-ES"/>
        </w:rPr>
        <w:t xml:space="preserve"> la subasta para ser financieramente viable. </w:t>
      </w:r>
    </w:p>
    <w:p w14:paraId="335F47B7" w14:textId="397D7720" w:rsidR="000A3CE0" w:rsidRPr="00E21DDA" w:rsidRDefault="283FE59D" w:rsidP="000A3CE0">
      <w:pPr>
        <w:jc w:val="both"/>
        <w:rPr>
          <w:lang w:val="es-ES"/>
        </w:rPr>
      </w:pPr>
      <w:r w:rsidRPr="00E21DDA">
        <w:rPr>
          <w:lang w:val="es-ES"/>
        </w:rPr>
        <w:t xml:space="preserve">Finalmente, en el caso de las Islas Faroe, a pesar de los distintos intentos de ajustar el método de subastas, los niveles de ingresos obtenidos son bajos. La razón de esto parece ser la estructura de mercado existente que no hace posible diseñar una subasta competitiva. Esto también pone una luz de alerta que las subastas no necesariamente son viables en todas las </w:t>
      </w:r>
      <w:r w:rsidR="000E219F">
        <w:rPr>
          <w:lang w:val="es-ES"/>
        </w:rPr>
        <w:t>pesquerías</w:t>
      </w:r>
      <w:r w:rsidRPr="00E21DDA">
        <w:rPr>
          <w:lang w:val="es-ES"/>
        </w:rPr>
        <w:t>. Y esto es un elemento importante de considerar a la hora de diseñar las subastas.</w:t>
      </w:r>
    </w:p>
    <w:p w14:paraId="5DCEC349" w14:textId="5AE16167" w:rsidR="00B83626" w:rsidRPr="00E21DDA" w:rsidRDefault="283FE59D" w:rsidP="002561CF">
      <w:pPr>
        <w:pStyle w:val="ListParagraph"/>
        <w:numPr>
          <w:ilvl w:val="1"/>
          <w:numId w:val="46"/>
        </w:numPr>
        <w:rPr>
          <w:b/>
          <w:bCs/>
          <w:lang w:val="es-ES"/>
        </w:rPr>
      </w:pPr>
      <w:r w:rsidRPr="00E21DDA">
        <w:rPr>
          <w:b/>
          <w:bCs/>
          <w:lang w:val="es-ES"/>
        </w:rPr>
        <w:t xml:space="preserve">Experiencias en </w:t>
      </w:r>
      <w:r w:rsidR="000E219F">
        <w:rPr>
          <w:b/>
          <w:bCs/>
          <w:lang w:val="es-ES"/>
        </w:rPr>
        <w:t>pesquerías</w:t>
      </w:r>
      <w:r w:rsidRPr="00E21DDA">
        <w:rPr>
          <w:b/>
          <w:bCs/>
          <w:lang w:val="es-ES"/>
        </w:rPr>
        <w:t xml:space="preserve"> chilenas</w:t>
      </w:r>
    </w:p>
    <w:p w14:paraId="0AD8E516" w14:textId="3B0A116F" w:rsidR="00C74310" w:rsidRPr="00E21DDA" w:rsidRDefault="00C74310" w:rsidP="002561CF">
      <w:pPr>
        <w:pStyle w:val="ListParagraph"/>
        <w:numPr>
          <w:ilvl w:val="2"/>
          <w:numId w:val="46"/>
        </w:numPr>
        <w:rPr>
          <w:b/>
          <w:bCs/>
          <w:lang w:val="es-ES"/>
        </w:rPr>
      </w:pPr>
      <w:r w:rsidRPr="00E21DDA">
        <w:rPr>
          <w:b/>
          <w:bCs/>
          <w:lang w:val="es-ES"/>
        </w:rPr>
        <w:t>Antecedentes</w:t>
      </w:r>
    </w:p>
    <w:p w14:paraId="3C25B7E6" w14:textId="661765EB" w:rsidR="009B661B" w:rsidRPr="00E21DDA" w:rsidRDefault="00EE5155" w:rsidP="00CA3172">
      <w:pPr>
        <w:jc w:val="both"/>
        <w:rPr>
          <w:lang w:val="es-ES"/>
        </w:rPr>
      </w:pPr>
      <w:r w:rsidRPr="00E21DDA">
        <w:rPr>
          <w:lang w:val="es-ES"/>
        </w:rPr>
        <w:t xml:space="preserve">La asignación de derechos de pesca a través de subastas no es un ejercicio nuevo en las unidades de pesquería chilenas. </w:t>
      </w:r>
      <w:r w:rsidR="00CA3172" w:rsidRPr="00E21DDA">
        <w:rPr>
          <w:lang w:val="es-ES"/>
        </w:rPr>
        <w:t>A comienzos de la década de los</w:t>
      </w:r>
      <w:r w:rsidR="004E193D" w:rsidRPr="00E21DDA">
        <w:rPr>
          <w:lang w:val="es-ES"/>
        </w:rPr>
        <w:t xml:space="preserve"> años</w:t>
      </w:r>
      <w:r w:rsidR="00CA3172" w:rsidRPr="00E21DDA">
        <w:rPr>
          <w:lang w:val="es-ES"/>
        </w:rPr>
        <w:t xml:space="preserve"> 90, en el marco de la ley N° 18.892, </w:t>
      </w:r>
      <w:r w:rsidR="00D66A3A" w:rsidRPr="00E21DDA">
        <w:rPr>
          <w:lang w:val="es-ES"/>
        </w:rPr>
        <w:t>la Subsecretaría de Pesca y Acuicultura (</w:t>
      </w:r>
      <w:r w:rsidR="009B661B" w:rsidRPr="00E21DDA">
        <w:rPr>
          <w:lang w:val="es-ES"/>
        </w:rPr>
        <w:t>S</w:t>
      </w:r>
      <w:r w:rsidR="006064FF" w:rsidRPr="00E21DDA">
        <w:rPr>
          <w:lang w:val="es-ES"/>
        </w:rPr>
        <w:t>UBPESCA</w:t>
      </w:r>
      <w:r w:rsidR="00D66A3A" w:rsidRPr="00E21DDA">
        <w:rPr>
          <w:lang w:val="es-ES"/>
        </w:rPr>
        <w:t>)</w:t>
      </w:r>
      <w:r w:rsidR="00BA37D1" w:rsidRPr="00E21DDA">
        <w:rPr>
          <w:lang w:val="es-ES"/>
        </w:rPr>
        <w:t xml:space="preserve"> podía</w:t>
      </w:r>
      <w:r w:rsidR="009B661B" w:rsidRPr="00E21DDA">
        <w:rPr>
          <w:lang w:val="es-ES"/>
        </w:rPr>
        <w:t xml:space="preserve"> adjudicar por subasta pública </w:t>
      </w:r>
      <w:r w:rsidR="00213586" w:rsidRPr="00E21DDA">
        <w:rPr>
          <w:lang w:val="es-ES"/>
        </w:rPr>
        <w:t>los Permisos Extraordinarios de Pesca (PEP)</w:t>
      </w:r>
      <w:r w:rsidR="008A2F0B" w:rsidRPr="00E21DDA">
        <w:rPr>
          <w:lang w:val="es-ES"/>
        </w:rPr>
        <w:t xml:space="preserve"> en unidades de pesquería declara</w:t>
      </w:r>
      <w:r w:rsidR="0083795A" w:rsidRPr="00E21DDA">
        <w:rPr>
          <w:lang w:val="es-ES"/>
        </w:rPr>
        <w:t>das</w:t>
      </w:r>
      <w:r w:rsidR="008A2F0B" w:rsidRPr="00E21DDA">
        <w:rPr>
          <w:lang w:val="es-ES"/>
        </w:rPr>
        <w:t xml:space="preserve"> en estado de recuperación o desarrollo incipiente</w:t>
      </w:r>
      <w:r w:rsidR="0028297B" w:rsidRPr="00E21DDA">
        <w:rPr>
          <w:lang w:val="es-ES"/>
        </w:rPr>
        <w:t xml:space="preserve">. </w:t>
      </w:r>
      <w:r w:rsidR="00D05F92" w:rsidRPr="00E21DDA">
        <w:rPr>
          <w:lang w:val="es-ES"/>
        </w:rPr>
        <w:t xml:space="preserve">Así, </w:t>
      </w:r>
      <w:r w:rsidR="00255A30" w:rsidRPr="00E21DDA">
        <w:rPr>
          <w:lang w:val="es-ES"/>
        </w:rPr>
        <w:t xml:space="preserve">era posible </w:t>
      </w:r>
      <w:r w:rsidR="0028297B" w:rsidRPr="00E21DDA">
        <w:rPr>
          <w:lang w:val="es-ES"/>
        </w:rPr>
        <w:t>subastar</w:t>
      </w:r>
      <w:r w:rsidR="0044443B" w:rsidRPr="00E21DDA">
        <w:rPr>
          <w:lang w:val="es-ES"/>
        </w:rPr>
        <w:t xml:space="preserve"> </w:t>
      </w:r>
      <w:r w:rsidR="0028297B" w:rsidRPr="00E21DDA">
        <w:rPr>
          <w:lang w:val="es-ES"/>
        </w:rPr>
        <w:t>el 90%</w:t>
      </w:r>
      <w:r w:rsidR="00BA37D1" w:rsidRPr="00E21DDA">
        <w:rPr>
          <w:lang w:val="es-ES"/>
        </w:rPr>
        <w:t xml:space="preserve"> o</w:t>
      </w:r>
      <w:r w:rsidR="0028297B" w:rsidRPr="00E21DDA">
        <w:rPr>
          <w:lang w:val="es-ES"/>
        </w:rPr>
        <w:t xml:space="preserve"> 100% de la cuota </w:t>
      </w:r>
      <w:r w:rsidR="000574D0" w:rsidRPr="00E21DDA">
        <w:rPr>
          <w:lang w:val="es-ES"/>
        </w:rPr>
        <w:t>global</w:t>
      </w:r>
      <w:r w:rsidR="0028297B" w:rsidRPr="00E21DDA">
        <w:rPr>
          <w:lang w:val="es-ES"/>
        </w:rPr>
        <w:t xml:space="preserve"> </w:t>
      </w:r>
      <w:r w:rsidR="007838B5" w:rsidRPr="00E21DDA">
        <w:rPr>
          <w:lang w:val="es-ES"/>
        </w:rPr>
        <w:t>c</w:t>
      </w:r>
      <w:r w:rsidR="0028297B" w:rsidRPr="00E21DDA">
        <w:rPr>
          <w:lang w:val="es-ES"/>
        </w:rPr>
        <w:t>aptura</w:t>
      </w:r>
      <w:r w:rsidR="00BA37D1" w:rsidRPr="00E21DDA">
        <w:rPr>
          <w:lang w:val="es-ES"/>
        </w:rPr>
        <w:t>,</w:t>
      </w:r>
      <w:r w:rsidR="00B33992" w:rsidRPr="00E21DDA">
        <w:rPr>
          <w:lang w:val="es-ES"/>
        </w:rPr>
        <w:t xml:space="preserve"> d</w:t>
      </w:r>
      <w:r w:rsidR="0028297B" w:rsidRPr="00E21DDA">
        <w:rPr>
          <w:lang w:val="es-ES"/>
        </w:rPr>
        <w:t xml:space="preserve">ependiendo de la existencia </w:t>
      </w:r>
      <w:r w:rsidR="004B1D56" w:rsidRPr="00E21DDA">
        <w:rPr>
          <w:lang w:val="es-ES"/>
        </w:rPr>
        <w:t xml:space="preserve">o no </w:t>
      </w:r>
      <w:r w:rsidR="0028297B" w:rsidRPr="00E21DDA">
        <w:rPr>
          <w:lang w:val="es-ES"/>
        </w:rPr>
        <w:t xml:space="preserve">de incumbentes </w:t>
      </w:r>
      <w:r w:rsidR="004B1D56" w:rsidRPr="00E21DDA">
        <w:rPr>
          <w:lang w:val="es-ES"/>
        </w:rPr>
        <w:t>previo a</w:t>
      </w:r>
      <w:r w:rsidR="0028297B" w:rsidRPr="00E21DDA">
        <w:rPr>
          <w:lang w:val="es-ES"/>
        </w:rPr>
        <w:t xml:space="preserve"> la implementación del sistema</w:t>
      </w:r>
      <w:r w:rsidR="004B1D56" w:rsidRPr="00E21DDA">
        <w:rPr>
          <w:rStyle w:val="FootnoteReference"/>
          <w:lang w:val="es-ES"/>
        </w:rPr>
        <w:footnoteReference w:id="9"/>
      </w:r>
      <w:r w:rsidR="0028297B" w:rsidRPr="00E21DDA">
        <w:rPr>
          <w:lang w:val="es-ES"/>
        </w:rPr>
        <w:t xml:space="preserve">. </w:t>
      </w:r>
      <w:r w:rsidR="00BA37D1" w:rsidRPr="00E21DDA">
        <w:rPr>
          <w:lang w:val="es-ES"/>
        </w:rPr>
        <w:t>L</w:t>
      </w:r>
      <w:r w:rsidR="0028297B" w:rsidRPr="00E21DDA">
        <w:rPr>
          <w:lang w:val="es-ES"/>
        </w:rPr>
        <w:t xml:space="preserve">as unidades de pesquería del </w:t>
      </w:r>
      <w:r w:rsidR="003E28B9" w:rsidRPr="00E21DDA">
        <w:rPr>
          <w:lang w:val="es-ES"/>
        </w:rPr>
        <w:t>b</w:t>
      </w:r>
      <w:r w:rsidR="0028297B" w:rsidRPr="00E21DDA">
        <w:rPr>
          <w:lang w:val="es-ES"/>
        </w:rPr>
        <w:t xml:space="preserve">acalao de </w:t>
      </w:r>
      <w:r w:rsidR="003E28B9" w:rsidRPr="00E21DDA">
        <w:rPr>
          <w:lang w:val="es-ES"/>
        </w:rPr>
        <w:t>p</w:t>
      </w:r>
      <w:r w:rsidR="0028297B" w:rsidRPr="00E21DDA">
        <w:rPr>
          <w:lang w:val="es-ES"/>
        </w:rPr>
        <w:t>rofundidad</w:t>
      </w:r>
      <w:r w:rsidR="00BA37D1" w:rsidRPr="00E21DDA">
        <w:rPr>
          <w:lang w:val="es-ES"/>
        </w:rPr>
        <w:t xml:space="preserve"> y </w:t>
      </w:r>
      <w:r w:rsidR="003E28B9" w:rsidRPr="00E21DDA">
        <w:rPr>
          <w:lang w:val="es-ES"/>
        </w:rPr>
        <w:t>l</w:t>
      </w:r>
      <w:r w:rsidR="00BA37D1" w:rsidRPr="00E21DDA">
        <w:rPr>
          <w:lang w:val="es-ES"/>
        </w:rPr>
        <w:t xml:space="preserve">angostino </w:t>
      </w:r>
      <w:r w:rsidR="003E28B9" w:rsidRPr="00E21DDA">
        <w:rPr>
          <w:lang w:val="es-ES"/>
        </w:rPr>
        <w:t>colorado</w:t>
      </w:r>
      <w:r w:rsidR="00BA37D1" w:rsidRPr="00E21DDA">
        <w:rPr>
          <w:lang w:val="es-ES"/>
        </w:rPr>
        <w:t xml:space="preserve"> fueron las primeras </w:t>
      </w:r>
      <w:r w:rsidR="0044443B" w:rsidRPr="00E21DDA">
        <w:rPr>
          <w:lang w:val="es-ES"/>
        </w:rPr>
        <w:t xml:space="preserve">en </w:t>
      </w:r>
      <w:r w:rsidR="002E679A" w:rsidRPr="00E21DDA">
        <w:rPr>
          <w:lang w:val="es-ES"/>
        </w:rPr>
        <w:t>ejecutar</w:t>
      </w:r>
      <w:r w:rsidR="0044443B" w:rsidRPr="00E21DDA">
        <w:rPr>
          <w:lang w:val="es-ES"/>
        </w:rPr>
        <w:t xml:space="preserve"> s</w:t>
      </w:r>
      <w:r w:rsidR="00255A30" w:rsidRPr="00E21DDA">
        <w:rPr>
          <w:lang w:val="es-ES"/>
        </w:rPr>
        <w:t xml:space="preserve">ubastas públicas </w:t>
      </w:r>
      <w:r w:rsidR="00BA37D1" w:rsidRPr="00E21DDA">
        <w:rPr>
          <w:lang w:val="es-ES"/>
        </w:rPr>
        <w:t>el año 1992</w:t>
      </w:r>
      <w:r w:rsidR="003E28B9" w:rsidRPr="00E21DDA">
        <w:rPr>
          <w:lang w:val="es-ES"/>
        </w:rPr>
        <w:t xml:space="preserve">. </w:t>
      </w:r>
      <w:r w:rsidR="00BA37D1" w:rsidRPr="00E21DDA">
        <w:rPr>
          <w:lang w:val="es-ES"/>
        </w:rPr>
        <w:t xml:space="preserve">En 1997 </w:t>
      </w:r>
      <w:r w:rsidR="001C7A8F" w:rsidRPr="00E21DDA">
        <w:rPr>
          <w:lang w:val="es-ES"/>
        </w:rPr>
        <w:t>la</w:t>
      </w:r>
      <w:r w:rsidR="00790676" w:rsidRPr="00E21DDA">
        <w:rPr>
          <w:lang w:val="es-ES"/>
        </w:rPr>
        <w:t>s</w:t>
      </w:r>
      <w:r w:rsidR="001C7A8F" w:rsidRPr="00E21DDA">
        <w:rPr>
          <w:lang w:val="es-ES"/>
        </w:rPr>
        <w:t xml:space="preserve"> unidad</w:t>
      </w:r>
      <w:r w:rsidR="009C5C6E" w:rsidRPr="00E21DDA">
        <w:rPr>
          <w:lang w:val="es-ES"/>
        </w:rPr>
        <w:t>es</w:t>
      </w:r>
      <w:r w:rsidR="001C7A8F" w:rsidRPr="00E21DDA">
        <w:rPr>
          <w:lang w:val="es-ES"/>
        </w:rPr>
        <w:t xml:space="preserve"> de pesquería</w:t>
      </w:r>
      <w:r w:rsidR="003E28B9" w:rsidRPr="00E21DDA">
        <w:rPr>
          <w:lang w:val="es-ES"/>
        </w:rPr>
        <w:t xml:space="preserve"> del langostino amarillo</w:t>
      </w:r>
      <w:r w:rsidR="009C5C6E" w:rsidRPr="00E21DDA">
        <w:rPr>
          <w:lang w:val="es-ES"/>
        </w:rPr>
        <w:t xml:space="preserve"> y orange roughy</w:t>
      </w:r>
      <w:r w:rsidR="003E28B9" w:rsidRPr="00E21DDA">
        <w:rPr>
          <w:lang w:val="es-ES"/>
        </w:rPr>
        <w:t xml:space="preserve"> </w:t>
      </w:r>
      <w:r w:rsidR="001C7A8F" w:rsidRPr="00E21DDA">
        <w:rPr>
          <w:lang w:val="es-ES"/>
        </w:rPr>
        <w:t xml:space="preserve">se </w:t>
      </w:r>
      <w:r w:rsidR="003E28B9" w:rsidRPr="00E21DDA">
        <w:rPr>
          <w:lang w:val="es-ES"/>
        </w:rPr>
        <w:t>incorpor</w:t>
      </w:r>
      <w:r w:rsidR="009C5C6E" w:rsidRPr="00E21DDA">
        <w:rPr>
          <w:lang w:val="es-ES"/>
        </w:rPr>
        <w:t>aron</w:t>
      </w:r>
      <w:r w:rsidR="003E28B9" w:rsidRPr="00E21DDA">
        <w:rPr>
          <w:lang w:val="es-ES"/>
        </w:rPr>
        <w:t xml:space="preserve"> al mismo sistema.</w:t>
      </w:r>
      <w:r w:rsidR="00452CA2" w:rsidRPr="00E21DDA">
        <w:rPr>
          <w:lang w:val="es-ES"/>
        </w:rPr>
        <w:t xml:space="preserve"> Esta ley también incluía la licitación del 25% de la cuota industrial a través de subastas para las unidades de pesquería en plena explotación</w:t>
      </w:r>
      <w:r w:rsidR="00452CA2" w:rsidRPr="00E21DDA">
        <w:rPr>
          <w:rStyle w:val="FootnoteReference"/>
          <w:lang w:val="es-ES"/>
        </w:rPr>
        <w:footnoteReference w:id="10"/>
      </w:r>
      <w:r w:rsidR="00452CA2" w:rsidRPr="00E21DDA">
        <w:rPr>
          <w:lang w:val="es-ES"/>
        </w:rPr>
        <w:t>.</w:t>
      </w:r>
    </w:p>
    <w:p w14:paraId="40BAF4FC" w14:textId="65BE5EB9" w:rsidR="00EF754B" w:rsidRPr="00E21DDA" w:rsidRDefault="007E07DD" w:rsidP="00CA3172">
      <w:pPr>
        <w:jc w:val="both"/>
        <w:rPr>
          <w:lang w:val="es-ES"/>
        </w:rPr>
      </w:pPr>
      <w:r w:rsidRPr="00E21DDA">
        <w:rPr>
          <w:lang w:val="es-ES"/>
        </w:rPr>
        <w:t xml:space="preserve">Las </w:t>
      </w:r>
      <w:r w:rsidR="0086298D" w:rsidRPr="00E21DDA">
        <w:rPr>
          <w:lang w:val="es-ES"/>
        </w:rPr>
        <w:t xml:space="preserve">modificaciones </w:t>
      </w:r>
      <w:r w:rsidRPr="00E21DDA">
        <w:rPr>
          <w:lang w:val="es-ES"/>
        </w:rPr>
        <w:t xml:space="preserve">introducidas </w:t>
      </w:r>
      <w:r w:rsidR="0086298D" w:rsidRPr="00E21DDA">
        <w:rPr>
          <w:lang w:val="es-ES"/>
        </w:rPr>
        <w:t xml:space="preserve">a </w:t>
      </w:r>
      <w:r w:rsidRPr="00E21DDA">
        <w:rPr>
          <w:lang w:val="es-ES"/>
        </w:rPr>
        <w:t xml:space="preserve">la </w:t>
      </w:r>
      <w:r w:rsidR="0086298D" w:rsidRPr="00E21DDA">
        <w:rPr>
          <w:lang w:val="es-ES"/>
        </w:rPr>
        <w:t>ley</w:t>
      </w:r>
      <w:r w:rsidRPr="00E21DDA">
        <w:rPr>
          <w:lang w:val="es-ES"/>
        </w:rPr>
        <w:t xml:space="preserve"> 18.892</w:t>
      </w:r>
      <w:r w:rsidR="0086298D" w:rsidRPr="00E21DDA">
        <w:rPr>
          <w:rStyle w:val="FootnoteReference"/>
          <w:lang w:val="es-ES"/>
        </w:rPr>
        <w:footnoteReference w:id="11"/>
      </w:r>
      <w:r w:rsidR="00074B79" w:rsidRPr="00E21DDA">
        <w:rPr>
          <w:lang w:val="es-ES"/>
        </w:rPr>
        <w:t xml:space="preserve">, </w:t>
      </w:r>
      <w:r w:rsidR="008D3E6B" w:rsidRPr="00E21DDA">
        <w:rPr>
          <w:lang w:val="es-ES"/>
        </w:rPr>
        <w:t xml:space="preserve">transformaron a las subastas de una obligación a una iniciativa de SUBPESCA. </w:t>
      </w:r>
      <w:r w:rsidRPr="00E21DDA">
        <w:rPr>
          <w:lang w:val="es-ES"/>
        </w:rPr>
        <w:t>Las subastas de derechos de pesca de las unidades de pesquería en plena explotación no se implementaron hasta la reforma a la Ley General de Pesca y Acuicultura del año 2013. A</w:t>
      </w:r>
      <w:r w:rsidR="00C64F88" w:rsidRPr="00E21DDA">
        <w:rPr>
          <w:lang w:val="es-ES"/>
        </w:rPr>
        <w:t xml:space="preserve"> partir del año </w:t>
      </w:r>
      <w:r w:rsidR="00C21E2C" w:rsidRPr="00E21DDA">
        <w:rPr>
          <w:lang w:val="es-ES"/>
        </w:rPr>
        <w:t xml:space="preserve">2015 se introdujo </w:t>
      </w:r>
      <w:r w:rsidR="00DA3B82" w:rsidRPr="00E21DDA">
        <w:rPr>
          <w:lang w:val="es-ES"/>
        </w:rPr>
        <w:t xml:space="preserve">un nuevo </w:t>
      </w:r>
      <w:r w:rsidR="00C64F88" w:rsidRPr="00E21DDA">
        <w:rPr>
          <w:lang w:val="es-ES"/>
        </w:rPr>
        <w:t xml:space="preserve">sistema </w:t>
      </w:r>
      <w:r w:rsidR="00105E61" w:rsidRPr="00E21DDA">
        <w:rPr>
          <w:lang w:val="es-ES"/>
        </w:rPr>
        <w:t xml:space="preserve">de subastas </w:t>
      </w:r>
      <w:r w:rsidR="00A53972" w:rsidRPr="00E21DDA">
        <w:rPr>
          <w:lang w:val="es-ES"/>
        </w:rPr>
        <w:t xml:space="preserve">sobre </w:t>
      </w:r>
      <w:r w:rsidR="00255A30" w:rsidRPr="00E21DDA">
        <w:rPr>
          <w:lang w:val="es-ES"/>
        </w:rPr>
        <w:t xml:space="preserve">una fracción </w:t>
      </w:r>
      <w:r w:rsidR="00723A3A" w:rsidRPr="00E21DDA">
        <w:rPr>
          <w:lang w:val="es-ES"/>
        </w:rPr>
        <w:t xml:space="preserve">hasta del 15% </w:t>
      </w:r>
      <w:r w:rsidR="00A53972" w:rsidRPr="00E21DDA">
        <w:rPr>
          <w:lang w:val="es-ES"/>
        </w:rPr>
        <w:t xml:space="preserve">de </w:t>
      </w:r>
      <w:r w:rsidR="00255A30" w:rsidRPr="00E21DDA">
        <w:rPr>
          <w:lang w:val="es-ES"/>
        </w:rPr>
        <w:t xml:space="preserve">la cuota </w:t>
      </w:r>
      <w:r w:rsidR="283FE59D" w:rsidRPr="00E21DDA">
        <w:rPr>
          <w:lang w:val="es-ES"/>
        </w:rPr>
        <w:t xml:space="preserve">industrial </w:t>
      </w:r>
      <w:r w:rsidR="00255A30" w:rsidRPr="00E21DDA">
        <w:rPr>
          <w:lang w:val="es-ES"/>
        </w:rPr>
        <w:t xml:space="preserve">de captura. </w:t>
      </w:r>
      <w:r w:rsidR="001B0413" w:rsidRPr="00E21DDA">
        <w:rPr>
          <w:lang w:val="es-ES"/>
        </w:rPr>
        <w:t>Particularmente</w:t>
      </w:r>
      <w:r w:rsidR="00255A30" w:rsidRPr="00E21DDA">
        <w:rPr>
          <w:lang w:val="es-ES"/>
        </w:rPr>
        <w:t>,</w:t>
      </w:r>
      <w:r w:rsidR="00A53972" w:rsidRPr="00E21DDA">
        <w:rPr>
          <w:lang w:val="es-ES"/>
        </w:rPr>
        <w:t xml:space="preserve"> </w:t>
      </w:r>
      <w:r w:rsidR="00C21E2C" w:rsidRPr="00E21DDA">
        <w:rPr>
          <w:lang w:val="es-ES"/>
        </w:rPr>
        <w:t xml:space="preserve">la ley N° 20.657 dispone que en los casos en que una determinada </w:t>
      </w:r>
      <w:r w:rsidR="00957BE0" w:rsidRPr="00E21DDA">
        <w:rPr>
          <w:lang w:val="es-ES"/>
        </w:rPr>
        <w:t xml:space="preserve">unidad de </w:t>
      </w:r>
      <w:r w:rsidR="00C21E2C" w:rsidRPr="00E21DDA">
        <w:rPr>
          <w:lang w:val="es-ES"/>
        </w:rPr>
        <w:t xml:space="preserve">pesquería sujeta a </w:t>
      </w:r>
      <w:r w:rsidR="00C21E2C" w:rsidRPr="00E21DDA">
        <w:rPr>
          <w:lang w:val="es-ES"/>
        </w:rPr>
        <w:lastRenderedPageBreak/>
        <w:t>régimen de plena explotación</w:t>
      </w:r>
      <w:r w:rsidR="00105E61" w:rsidRPr="00E21DDA">
        <w:rPr>
          <w:lang w:val="es-ES"/>
        </w:rPr>
        <w:t xml:space="preserve"> y </w:t>
      </w:r>
      <w:r w:rsidR="00C21E2C" w:rsidRPr="00E21DDA">
        <w:rPr>
          <w:lang w:val="es-ES"/>
        </w:rPr>
        <w:t xml:space="preserve">administrada con cuota global de </w:t>
      </w:r>
      <w:r w:rsidR="00BA7EB3" w:rsidRPr="00E21DDA">
        <w:rPr>
          <w:lang w:val="es-ES"/>
        </w:rPr>
        <w:t>captura, que</w:t>
      </w:r>
      <w:r w:rsidR="00C21E2C" w:rsidRPr="00E21DDA">
        <w:rPr>
          <w:lang w:val="es-ES"/>
        </w:rPr>
        <w:t xml:space="preserve"> se encuentre en un nivel igual o superior al 90% de su máximo rendimiento </w:t>
      </w:r>
      <w:r w:rsidR="001B0413" w:rsidRPr="00E21DDA">
        <w:rPr>
          <w:lang w:val="es-ES"/>
        </w:rPr>
        <w:t>sostenible</w:t>
      </w:r>
      <w:r w:rsidR="007F3094" w:rsidRPr="00E21DDA">
        <w:rPr>
          <w:lang w:val="es-ES"/>
        </w:rPr>
        <w:t>,</w:t>
      </w:r>
      <w:r w:rsidR="00D9077C" w:rsidRPr="00E21DDA">
        <w:rPr>
          <w:lang w:val="es-ES"/>
        </w:rPr>
        <w:t xml:space="preserve"> pueda iniciar</w:t>
      </w:r>
      <w:r w:rsidR="001B0413" w:rsidRPr="00E21DDA">
        <w:rPr>
          <w:lang w:val="es-ES"/>
        </w:rPr>
        <w:t xml:space="preserve"> una subasta pública sobre la fracción industrial de la cuota global, dando origen a las licencias transables de pesca clase B</w:t>
      </w:r>
      <w:r w:rsidR="001B0413" w:rsidRPr="00E21DDA">
        <w:rPr>
          <w:rStyle w:val="FootnoteReference"/>
          <w:lang w:val="es-ES"/>
        </w:rPr>
        <w:footnoteReference w:id="12"/>
      </w:r>
      <w:r w:rsidR="001B0413" w:rsidRPr="00E21DDA">
        <w:rPr>
          <w:lang w:val="es-ES"/>
        </w:rPr>
        <w:t xml:space="preserve">. </w:t>
      </w:r>
      <w:r w:rsidR="00105E61" w:rsidRPr="00E21DDA">
        <w:rPr>
          <w:lang w:val="es-ES"/>
        </w:rPr>
        <w:t>En otras palabras, las licencias transables de pesca clase B que provienen del excedente entre la fracción industrial de la cuota y el máximo rendimiento sostenible (RMS) de la pesquería, permitiendo subastar un monto desde el 15% bajo el RMS hasta dicho umbral.</w:t>
      </w:r>
      <w:r w:rsidR="00957BE0" w:rsidRPr="00E21DDA">
        <w:rPr>
          <w:lang w:val="es-ES"/>
        </w:rPr>
        <w:t xml:space="preserve"> </w:t>
      </w:r>
    </w:p>
    <w:p w14:paraId="03C08F6F" w14:textId="11C8ED03" w:rsidR="000C6500" w:rsidRPr="00E21DDA" w:rsidRDefault="283FE59D" w:rsidP="00CA3172">
      <w:pPr>
        <w:jc w:val="both"/>
        <w:rPr>
          <w:lang w:val="es-ES"/>
        </w:rPr>
      </w:pPr>
      <w:r w:rsidRPr="00E21DDA">
        <w:rPr>
          <w:lang w:val="es-ES"/>
        </w:rPr>
        <w:t xml:space="preserve">Además, el </w:t>
      </w:r>
      <w:bookmarkStart w:id="13" w:name="_Hlk112838968"/>
      <w:r w:rsidRPr="00E21DDA">
        <w:rPr>
          <w:lang w:val="es-ES"/>
        </w:rPr>
        <w:t xml:space="preserve">artículo transitorio tercero de la ley N° 20.657 </w:t>
      </w:r>
      <w:bookmarkStart w:id="14" w:name="_Hlk112838982"/>
      <w:bookmarkEnd w:id="13"/>
      <w:r w:rsidRPr="00E21DDA">
        <w:rPr>
          <w:lang w:val="es-ES"/>
        </w:rPr>
        <w:t>establece que a los tres años de haberse establecido los puntos biológicos de referencia de estas unidades de pesquería si no se han realizado subastas</w:t>
      </w:r>
      <w:bookmarkEnd w:id="14"/>
      <w:r w:rsidRPr="00E21DDA">
        <w:rPr>
          <w:lang w:val="es-ES"/>
        </w:rPr>
        <w:t xml:space="preserve"> en virtud de este criterio, se deben realizar subastas del 15% de la fracción industrial de la cuota global a razón de 5% cada año por tres años consecutivos. Es decir, todas las unidades de pesquería sujetas a régimen de plena explotación y administrada con cuota global de captura, deberían iniciar subastas de pesca al tercer año posterior a la fijación de sus puntos biológicos de referencia.</w:t>
      </w:r>
    </w:p>
    <w:p w14:paraId="1AC66E19" w14:textId="0E916418" w:rsidR="000C6500" w:rsidRPr="00E21DDA" w:rsidRDefault="000C6500" w:rsidP="00CA3172">
      <w:pPr>
        <w:jc w:val="both"/>
        <w:rPr>
          <w:lang w:val="es-ES"/>
        </w:rPr>
      </w:pPr>
      <w:r w:rsidRPr="00E21DDA">
        <w:rPr>
          <w:lang w:val="es-ES"/>
        </w:rPr>
        <w:t xml:space="preserve">Adicionalmente, se han implementado subastas </w:t>
      </w:r>
      <w:r w:rsidR="005508B8" w:rsidRPr="00E21DDA">
        <w:rPr>
          <w:lang w:val="es-ES"/>
        </w:rPr>
        <w:t xml:space="preserve">sobre las </w:t>
      </w:r>
      <w:r w:rsidR="006D4813" w:rsidRPr="00E21DDA">
        <w:rPr>
          <w:lang w:val="es-ES"/>
        </w:rPr>
        <w:t xml:space="preserve">cuotas </w:t>
      </w:r>
      <w:r w:rsidR="0026093F" w:rsidRPr="00E21DDA">
        <w:rPr>
          <w:lang w:val="es-ES"/>
        </w:rPr>
        <w:t xml:space="preserve">reservadas a </w:t>
      </w:r>
      <w:r w:rsidR="006D4813" w:rsidRPr="00E21DDA">
        <w:rPr>
          <w:lang w:val="es-ES"/>
        </w:rPr>
        <w:t>consumo humano</w:t>
      </w:r>
      <w:r w:rsidRPr="00E21DDA">
        <w:rPr>
          <w:lang w:val="es-ES"/>
        </w:rPr>
        <w:t xml:space="preserve"> </w:t>
      </w:r>
      <w:r w:rsidR="0026093F" w:rsidRPr="00E21DDA">
        <w:rPr>
          <w:lang w:val="es-ES"/>
        </w:rPr>
        <w:t>para</w:t>
      </w:r>
      <w:r w:rsidR="006D4813" w:rsidRPr="00E21DDA">
        <w:rPr>
          <w:lang w:val="es-ES"/>
        </w:rPr>
        <w:t xml:space="preserve"> empresas de menor tamaño en conformidad con la ley N° 20.416</w:t>
      </w:r>
      <w:r w:rsidR="00EA0653" w:rsidRPr="00E21DDA">
        <w:rPr>
          <w:lang w:val="es-ES"/>
        </w:rPr>
        <w:t xml:space="preserve">. En particular, </w:t>
      </w:r>
      <w:r w:rsidR="006D4813" w:rsidRPr="00E21DDA">
        <w:rPr>
          <w:lang w:val="es-ES"/>
        </w:rPr>
        <w:t xml:space="preserve">se </w:t>
      </w:r>
      <w:r w:rsidR="005508B8" w:rsidRPr="00E21DDA">
        <w:rPr>
          <w:lang w:val="es-ES"/>
        </w:rPr>
        <w:t>reserva</w:t>
      </w:r>
      <w:r w:rsidR="006D4813" w:rsidRPr="00E21DDA">
        <w:rPr>
          <w:lang w:val="es-ES"/>
        </w:rPr>
        <w:t xml:space="preserve"> hasta el 1% de la cuota global de captura de las especies, con excepción de los recursos bentónicos, demersales y algas, para licitarla entre los titulares de las plantas de proceso inscritas en el </w:t>
      </w:r>
      <w:r w:rsidR="0026093F" w:rsidRPr="00E21DDA">
        <w:rPr>
          <w:lang w:val="es-ES"/>
        </w:rPr>
        <w:t>r</w:t>
      </w:r>
      <w:r w:rsidR="006D4813" w:rsidRPr="00E21DDA">
        <w:rPr>
          <w:lang w:val="es-ES"/>
        </w:rPr>
        <w:t>egistro que lleva el Servicio Nacional de Pesca (SERNAPESCA) y que califiquen como empresas de menor tamaño, para realizar actividades de transformación sobre dichas especies y destinarlas exclusivamente a la elaboración de productos para el consumo humano directo. Estas licencias</w:t>
      </w:r>
      <w:r w:rsidRPr="00E21DDA">
        <w:rPr>
          <w:lang w:val="es-ES"/>
        </w:rPr>
        <w:t xml:space="preserve"> tienen una duración de 3 años.</w:t>
      </w:r>
      <w:r w:rsidR="00B101F1" w:rsidRPr="00E21DDA">
        <w:rPr>
          <w:lang w:val="es-ES"/>
        </w:rPr>
        <w:t xml:space="preserve"> En el mismo acto administrativo </w:t>
      </w:r>
      <w:r w:rsidR="005508B8" w:rsidRPr="00E21DDA">
        <w:rPr>
          <w:lang w:val="es-ES"/>
        </w:rPr>
        <w:t xml:space="preserve">también es posible reservar </w:t>
      </w:r>
      <w:r w:rsidR="00B101F1" w:rsidRPr="00E21DDA">
        <w:rPr>
          <w:lang w:val="es-ES"/>
        </w:rPr>
        <w:t xml:space="preserve">cuota para subastas a carnada, las </w:t>
      </w:r>
      <w:r w:rsidR="00D74DAF" w:rsidRPr="00E21DDA">
        <w:rPr>
          <w:lang w:val="es-ES"/>
        </w:rPr>
        <w:t>que</w:t>
      </w:r>
      <w:r w:rsidR="00B101F1" w:rsidRPr="00E21DDA">
        <w:rPr>
          <w:lang w:val="es-ES"/>
        </w:rPr>
        <w:t xml:space="preserve">, en general, </w:t>
      </w:r>
      <w:r w:rsidR="00D74DAF" w:rsidRPr="00E21DDA">
        <w:rPr>
          <w:lang w:val="es-ES"/>
        </w:rPr>
        <w:t>se rigen bajo el mismo marco que las</w:t>
      </w:r>
      <w:r w:rsidR="00B101F1" w:rsidRPr="00E21DDA">
        <w:rPr>
          <w:lang w:val="es-ES"/>
        </w:rPr>
        <w:t xml:space="preserve"> subastas a consumo humano (modalidad, bases, garantías, inscripciones</w:t>
      </w:r>
      <w:r w:rsidR="00D74DAF" w:rsidRPr="00E21DDA">
        <w:rPr>
          <w:lang w:val="es-ES"/>
        </w:rPr>
        <w:t xml:space="preserve">, </w:t>
      </w:r>
      <w:r w:rsidR="00B101F1" w:rsidRPr="00E21DDA">
        <w:rPr>
          <w:lang w:val="es-ES"/>
        </w:rPr>
        <w:t>pago de la cuota adjudicada</w:t>
      </w:r>
      <w:r w:rsidR="00D74DAF" w:rsidRPr="00E21DDA">
        <w:rPr>
          <w:lang w:val="es-ES"/>
        </w:rPr>
        <w:t xml:space="preserve"> y</w:t>
      </w:r>
      <w:r w:rsidR="00B101F1" w:rsidRPr="00E21DDA">
        <w:rPr>
          <w:lang w:val="es-ES"/>
        </w:rPr>
        <w:t xml:space="preserve"> duración cuota).</w:t>
      </w:r>
      <w:r w:rsidR="004F5C12" w:rsidRPr="00E21DDA">
        <w:rPr>
          <w:lang w:val="es-ES"/>
        </w:rPr>
        <w:t xml:space="preserve"> No obstante, a la fecha no se han ejecutado subastas bajo esta </w:t>
      </w:r>
      <w:r w:rsidR="00F77F59" w:rsidRPr="00E21DDA">
        <w:rPr>
          <w:lang w:val="es-ES"/>
        </w:rPr>
        <w:t xml:space="preserve">última </w:t>
      </w:r>
      <w:r w:rsidR="004F5C12" w:rsidRPr="00E21DDA">
        <w:rPr>
          <w:lang w:val="es-ES"/>
        </w:rPr>
        <w:t>modalidad.</w:t>
      </w:r>
    </w:p>
    <w:p w14:paraId="5326DB7C" w14:textId="249AFF42" w:rsidR="00BD64C3" w:rsidRPr="00E21DDA" w:rsidRDefault="00BD64C3" w:rsidP="00CA3172">
      <w:pPr>
        <w:jc w:val="both"/>
        <w:rPr>
          <w:lang w:val="es-ES"/>
        </w:rPr>
      </w:pPr>
      <w:r w:rsidRPr="00E21DDA">
        <w:rPr>
          <w:lang w:val="es-ES"/>
        </w:rPr>
        <w:t xml:space="preserve">A </w:t>
      </w:r>
      <w:r w:rsidR="00024159" w:rsidRPr="00E21DDA">
        <w:rPr>
          <w:lang w:val="es-ES"/>
        </w:rPr>
        <w:t>continuación,</w:t>
      </w:r>
      <w:r w:rsidRPr="00E21DDA">
        <w:rPr>
          <w:lang w:val="es-ES"/>
        </w:rPr>
        <w:t xml:space="preserve"> se exponen </w:t>
      </w:r>
      <w:r w:rsidR="00602C23" w:rsidRPr="00E21DDA">
        <w:rPr>
          <w:lang w:val="es-ES"/>
        </w:rPr>
        <w:t>las principales</w:t>
      </w:r>
      <w:r w:rsidRPr="00E21DDA">
        <w:rPr>
          <w:lang w:val="es-ES"/>
        </w:rPr>
        <w:t xml:space="preserve"> características de los</w:t>
      </w:r>
      <w:r w:rsidR="000C6500" w:rsidRPr="00E21DDA">
        <w:rPr>
          <w:lang w:val="es-ES"/>
        </w:rPr>
        <w:t xml:space="preserve"> </w:t>
      </w:r>
      <w:r w:rsidRPr="00E21DDA">
        <w:rPr>
          <w:lang w:val="es-ES"/>
        </w:rPr>
        <w:t xml:space="preserve">sistemas de subastas </w:t>
      </w:r>
      <w:r w:rsidR="000C6500" w:rsidRPr="00E21DDA">
        <w:rPr>
          <w:lang w:val="es-ES"/>
        </w:rPr>
        <w:t xml:space="preserve">que han sido </w:t>
      </w:r>
      <w:r w:rsidR="000574D0" w:rsidRPr="00E21DDA">
        <w:rPr>
          <w:lang w:val="es-ES"/>
        </w:rPr>
        <w:t xml:space="preserve">aplicados </w:t>
      </w:r>
      <w:r w:rsidRPr="00E21DDA">
        <w:rPr>
          <w:lang w:val="es-ES"/>
        </w:rPr>
        <w:t>en Chile</w:t>
      </w:r>
      <w:r w:rsidR="000C6500" w:rsidRPr="00E21DDA">
        <w:rPr>
          <w:lang w:val="es-ES"/>
        </w:rPr>
        <w:t>.</w:t>
      </w:r>
    </w:p>
    <w:p w14:paraId="52FE730F" w14:textId="5C06D432" w:rsidR="007D1E8F" w:rsidRPr="00E21DDA" w:rsidRDefault="283FE59D" w:rsidP="002561CF">
      <w:pPr>
        <w:pStyle w:val="ListParagraph"/>
        <w:numPr>
          <w:ilvl w:val="2"/>
          <w:numId w:val="46"/>
        </w:numPr>
        <w:rPr>
          <w:b/>
          <w:bCs/>
          <w:lang w:val="es-ES"/>
        </w:rPr>
      </w:pPr>
      <w:r w:rsidRPr="00E21DDA">
        <w:rPr>
          <w:b/>
          <w:bCs/>
          <w:lang w:val="es-ES"/>
        </w:rPr>
        <w:t>Subastas sobre Permisos Extraordinarios de Pesca - PEP (1992 a la fecha)</w:t>
      </w:r>
    </w:p>
    <w:p w14:paraId="09BCE79A" w14:textId="1D174606" w:rsidR="00937E93" w:rsidRPr="00E21DDA" w:rsidRDefault="00937E93" w:rsidP="007E07DD">
      <w:pPr>
        <w:spacing w:before="240" w:after="0"/>
        <w:jc w:val="center"/>
        <w:rPr>
          <w:lang w:val="es-ES"/>
        </w:rPr>
      </w:pPr>
      <w:r w:rsidRPr="00E21DDA">
        <w:rPr>
          <w:b/>
          <w:bCs/>
          <w:lang w:val="es-ES"/>
        </w:rPr>
        <w:t xml:space="preserve">Tabla </w:t>
      </w:r>
      <w:r w:rsidR="00B175DC" w:rsidRPr="00E21DDA">
        <w:rPr>
          <w:b/>
          <w:bCs/>
          <w:lang w:val="es-ES"/>
        </w:rPr>
        <w:t>5</w:t>
      </w:r>
      <w:r w:rsidRPr="00E21DDA">
        <w:rPr>
          <w:b/>
          <w:bCs/>
          <w:lang w:val="es-ES"/>
        </w:rPr>
        <w:t>:</w:t>
      </w:r>
      <w:r w:rsidRPr="00E21DDA">
        <w:rPr>
          <w:lang w:val="es-ES"/>
        </w:rPr>
        <w:t xml:space="preserve"> Características subastas </w:t>
      </w:r>
      <w:r w:rsidR="0003582C" w:rsidRPr="00E21DDA">
        <w:rPr>
          <w:lang w:val="es-ES"/>
        </w:rPr>
        <w:t>PE</w:t>
      </w:r>
      <w:r w:rsidR="00B175DC" w:rsidRPr="00E21DDA">
        <w:rPr>
          <w:lang w:val="es-ES"/>
        </w:rPr>
        <w:t>P</w:t>
      </w:r>
    </w:p>
    <w:tbl>
      <w:tblPr>
        <w:tblStyle w:val="TableGrid"/>
        <w:tblpPr w:leftFromText="141" w:rightFromText="141" w:vertAnchor="text" w:horzAnchor="margin" w:tblpY="209"/>
        <w:tblW w:w="5000" w:type="pct"/>
        <w:tblLook w:val="04A0" w:firstRow="1" w:lastRow="0" w:firstColumn="1" w:lastColumn="0" w:noHBand="0" w:noVBand="1"/>
      </w:tblPr>
      <w:tblGrid>
        <w:gridCol w:w="1454"/>
        <w:gridCol w:w="1416"/>
        <w:gridCol w:w="916"/>
        <w:gridCol w:w="2872"/>
        <w:gridCol w:w="2107"/>
        <w:gridCol w:w="1305"/>
      </w:tblGrid>
      <w:tr w:rsidR="00A374D3" w:rsidRPr="00E21DDA" w14:paraId="7FFEA848" w14:textId="429274F3" w:rsidTr="283FE59D">
        <w:tc>
          <w:tcPr>
            <w:tcW w:w="722" w:type="pct"/>
          </w:tcPr>
          <w:p w14:paraId="76B58B60" w14:textId="71808014" w:rsidR="00A374D3" w:rsidRPr="00E21DDA" w:rsidRDefault="283FE59D" w:rsidP="283FE59D">
            <w:pPr>
              <w:rPr>
                <w:i/>
                <w:iCs/>
                <w:sz w:val="18"/>
                <w:szCs w:val="18"/>
                <w:u w:val="single"/>
                <w:lang w:val="es-ES"/>
              </w:rPr>
            </w:pPr>
            <w:r w:rsidRPr="00E21DDA">
              <w:rPr>
                <w:b/>
                <w:bCs/>
                <w:sz w:val="18"/>
                <w:szCs w:val="18"/>
                <w:lang w:val="es-ES"/>
              </w:rPr>
              <w:t>Unidad</w:t>
            </w:r>
            <w:r w:rsidR="00067018">
              <w:rPr>
                <w:b/>
                <w:bCs/>
                <w:sz w:val="18"/>
                <w:szCs w:val="18"/>
                <w:lang w:val="es-ES"/>
              </w:rPr>
              <w:t>es</w:t>
            </w:r>
            <w:r w:rsidRPr="00E21DDA">
              <w:rPr>
                <w:b/>
                <w:bCs/>
                <w:sz w:val="18"/>
                <w:szCs w:val="18"/>
                <w:lang w:val="es-ES"/>
              </w:rPr>
              <w:t xml:space="preserve"> de pesquería</w:t>
            </w:r>
          </w:p>
        </w:tc>
        <w:tc>
          <w:tcPr>
            <w:tcW w:w="703" w:type="pct"/>
          </w:tcPr>
          <w:p w14:paraId="5C080922" w14:textId="5FDF0C4C" w:rsidR="00A374D3" w:rsidRPr="00E21DDA" w:rsidRDefault="00A374D3" w:rsidP="001D46B4">
            <w:pPr>
              <w:rPr>
                <w:b/>
                <w:bCs/>
                <w:sz w:val="18"/>
                <w:szCs w:val="18"/>
                <w:lang w:val="es-ES"/>
              </w:rPr>
            </w:pPr>
            <w:r w:rsidRPr="00E21DDA">
              <w:rPr>
                <w:b/>
                <w:bCs/>
                <w:sz w:val="18"/>
                <w:szCs w:val="18"/>
                <w:lang w:val="es-ES"/>
              </w:rPr>
              <w:t>Tipo Subasta</w:t>
            </w:r>
          </w:p>
        </w:tc>
        <w:tc>
          <w:tcPr>
            <w:tcW w:w="455" w:type="pct"/>
          </w:tcPr>
          <w:p w14:paraId="2DB0DA10" w14:textId="20E61080" w:rsidR="00A374D3" w:rsidRPr="00E21DDA" w:rsidRDefault="00A374D3" w:rsidP="001D46B4">
            <w:pPr>
              <w:rPr>
                <w:i/>
                <w:iCs/>
                <w:sz w:val="18"/>
                <w:szCs w:val="18"/>
                <w:u w:val="single"/>
                <w:lang w:val="es-ES"/>
              </w:rPr>
            </w:pPr>
            <w:r w:rsidRPr="00E21DDA">
              <w:rPr>
                <w:b/>
                <w:bCs/>
                <w:sz w:val="18"/>
                <w:szCs w:val="18"/>
                <w:lang w:val="es-ES"/>
              </w:rPr>
              <w:t xml:space="preserve">Años </w:t>
            </w:r>
            <w:r w:rsidR="001D46B4" w:rsidRPr="00E21DDA">
              <w:rPr>
                <w:b/>
                <w:bCs/>
                <w:sz w:val="18"/>
                <w:szCs w:val="18"/>
                <w:lang w:val="es-ES"/>
              </w:rPr>
              <w:t>en estudio</w:t>
            </w:r>
            <w:r w:rsidR="00194D10" w:rsidRPr="00E21DDA">
              <w:rPr>
                <w:rStyle w:val="FootnoteReference"/>
                <w:b/>
                <w:bCs/>
                <w:sz w:val="18"/>
                <w:szCs w:val="18"/>
                <w:lang w:val="es-ES"/>
              </w:rPr>
              <w:footnoteReference w:id="13"/>
            </w:r>
          </w:p>
        </w:tc>
        <w:tc>
          <w:tcPr>
            <w:tcW w:w="1426" w:type="pct"/>
          </w:tcPr>
          <w:p w14:paraId="74AA58C6" w14:textId="27174373" w:rsidR="00A374D3" w:rsidRPr="00E21DDA" w:rsidRDefault="00A374D3" w:rsidP="001D46B4">
            <w:pPr>
              <w:rPr>
                <w:i/>
                <w:iCs/>
                <w:sz w:val="18"/>
                <w:szCs w:val="18"/>
                <w:u w:val="single"/>
                <w:lang w:val="es-ES"/>
              </w:rPr>
            </w:pPr>
            <w:r w:rsidRPr="00E21DDA">
              <w:rPr>
                <w:b/>
                <w:bCs/>
                <w:sz w:val="18"/>
                <w:szCs w:val="18"/>
                <w:lang w:val="es-ES"/>
              </w:rPr>
              <w:t>Diseño</w:t>
            </w:r>
          </w:p>
        </w:tc>
        <w:tc>
          <w:tcPr>
            <w:tcW w:w="1046" w:type="pct"/>
          </w:tcPr>
          <w:p w14:paraId="2FCFA431" w14:textId="233242C1" w:rsidR="00A374D3" w:rsidRPr="00E21DDA" w:rsidRDefault="00A374D3" w:rsidP="001D46B4">
            <w:pPr>
              <w:rPr>
                <w:b/>
                <w:bCs/>
                <w:sz w:val="18"/>
                <w:szCs w:val="18"/>
                <w:lang w:val="es-ES"/>
              </w:rPr>
            </w:pPr>
            <w:r w:rsidRPr="00E21DDA">
              <w:rPr>
                <w:b/>
                <w:bCs/>
                <w:sz w:val="18"/>
                <w:szCs w:val="18"/>
                <w:lang w:val="es-ES"/>
              </w:rPr>
              <w:t>Dificultades</w:t>
            </w:r>
          </w:p>
        </w:tc>
        <w:tc>
          <w:tcPr>
            <w:tcW w:w="648" w:type="pct"/>
          </w:tcPr>
          <w:p w14:paraId="079D5384" w14:textId="2935E2E9" w:rsidR="00A374D3" w:rsidRPr="00E21DDA" w:rsidRDefault="00A374D3" w:rsidP="001D46B4">
            <w:pPr>
              <w:rPr>
                <w:b/>
                <w:bCs/>
                <w:sz w:val="18"/>
                <w:szCs w:val="18"/>
                <w:lang w:val="es-ES"/>
              </w:rPr>
            </w:pPr>
            <w:r w:rsidRPr="00E21DDA">
              <w:rPr>
                <w:b/>
                <w:bCs/>
                <w:sz w:val="18"/>
                <w:szCs w:val="18"/>
                <w:lang w:val="es-ES"/>
              </w:rPr>
              <w:t>Cuota EMT</w:t>
            </w:r>
          </w:p>
        </w:tc>
      </w:tr>
      <w:tr w:rsidR="004F5C12" w:rsidRPr="00E21DDA" w14:paraId="7F1E0DCB" w14:textId="39999C23" w:rsidTr="283FE59D">
        <w:trPr>
          <w:trHeight w:val="1177"/>
        </w:trPr>
        <w:tc>
          <w:tcPr>
            <w:tcW w:w="722" w:type="pct"/>
          </w:tcPr>
          <w:p w14:paraId="0BABF572" w14:textId="77777777" w:rsidR="004F5C12" w:rsidRPr="00E21DDA" w:rsidRDefault="004F5C12" w:rsidP="00F32B1A">
            <w:pPr>
              <w:rPr>
                <w:sz w:val="18"/>
                <w:szCs w:val="18"/>
                <w:lang w:val="es-ES"/>
              </w:rPr>
            </w:pPr>
            <w:bookmarkStart w:id="15" w:name="_Hlk111046106"/>
            <w:r w:rsidRPr="00E21DDA">
              <w:rPr>
                <w:sz w:val="18"/>
                <w:szCs w:val="18"/>
                <w:lang w:val="es-ES"/>
              </w:rPr>
              <w:t xml:space="preserve">Bacalao de Profundidad </w:t>
            </w:r>
          </w:p>
          <w:p w14:paraId="5319AC27" w14:textId="62B9C448" w:rsidR="004F5C12" w:rsidRPr="00E21DDA" w:rsidRDefault="004F5C12" w:rsidP="00F32B1A">
            <w:pPr>
              <w:rPr>
                <w:sz w:val="18"/>
                <w:szCs w:val="18"/>
                <w:lang w:val="es-ES"/>
              </w:rPr>
            </w:pPr>
            <w:r w:rsidRPr="00E21DDA">
              <w:rPr>
                <w:sz w:val="18"/>
                <w:szCs w:val="18"/>
                <w:lang w:val="es-ES"/>
              </w:rPr>
              <w:t>(Sur)</w:t>
            </w:r>
          </w:p>
        </w:tc>
        <w:tc>
          <w:tcPr>
            <w:tcW w:w="703" w:type="pct"/>
            <w:vMerge w:val="restart"/>
          </w:tcPr>
          <w:p w14:paraId="69B65F6D" w14:textId="77777777" w:rsidR="004F5C12" w:rsidRPr="00E21DDA" w:rsidRDefault="004F5C12" w:rsidP="00F32B1A">
            <w:pPr>
              <w:rPr>
                <w:sz w:val="18"/>
                <w:szCs w:val="18"/>
                <w:lang w:val="es-ES"/>
              </w:rPr>
            </w:pPr>
            <w:r w:rsidRPr="00E21DDA">
              <w:rPr>
                <w:sz w:val="18"/>
                <w:szCs w:val="18"/>
                <w:lang w:val="es-ES"/>
              </w:rPr>
              <w:t>Ascendente (inglesa)</w:t>
            </w:r>
          </w:p>
          <w:p w14:paraId="15831FD9" w14:textId="77777777" w:rsidR="004F5C12" w:rsidRPr="00E21DDA" w:rsidRDefault="004F5C12" w:rsidP="00F32B1A">
            <w:pPr>
              <w:rPr>
                <w:sz w:val="18"/>
                <w:szCs w:val="18"/>
                <w:lang w:val="es-ES"/>
              </w:rPr>
            </w:pPr>
          </w:p>
          <w:p w14:paraId="638EBAC1" w14:textId="77777777" w:rsidR="004F5C12" w:rsidRPr="00E21DDA" w:rsidRDefault="004F5C12" w:rsidP="00AA6465">
            <w:pPr>
              <w:rPr>
                <w:sz w:val="18"/>
                <w:szCs w:val="18"/>
                <w:lang w:val="es-ES"/>
              </w:rPr>
            </w:pPr>
            <w:r w:rsidRPr="00E21DDA">
              <w:rPr>
                <w:sz w:val="18"/>
                <w:szCs w:val="18"/>
                <w:lang w:val="es-ES"/>
              </w:rPr>
              <w:t>Descendente</w:t>
            </w:r>
          </w:p>
          <w:p w14:paraId="77F6CA71" w14:textId="759F5ADF" w:rsidR="004F5C12" w:rsidRPr="00E21DDA" w:rsidRDefault="004F5C12" w:rsidP="00AA6465">
            <w:pPr>
              <w:rPr>
                <w:sz w:val="18"/>
                <w:szCs w:val="18"/>
                <w:lang w:val="es-ES"/>
              </w:rPr>
            </w:pPr>
            <w:r w:rsidRPr="00E21DDA">
              <w:rPr>
                <w:sz w:val="18"/>
                <w:szCs w:val="18"/>
                <w:lang w:val="es-ES"/>
              </w:rPr>
              <w:t>(holandesa)</w:t>
            </w:r>
          </w:p>
          <w:p w14:paraId="738D7772" w14:textId="77777777" w:rsidR="004F5C12" w:rsidRPr="00E21DDA" w:rsidRDefault="004F5C12" w:rsidP="00F32B1A">
            <w:pPr>
              <w:rPr>
                <w:sz w:val="18"/>
                <w:szCs w:val="18"/>
                <w:lang w:val="es-ES"/>
              </w:rPr>
            </w:pPr>
          </w:p>
          <w:p w14:paraId="1477D19C" w14:textId="768DE393" w:rsidR="004F5C12" w:rsidRPr="00E21DDA" w:rsidRDefault="004F5C12" w:rsidP="00F32B1A">
            <w:pPr>
              <w:rPr>
                <w:sz w:val="18"/>
                <w:szCs w:val="18"/>
                <w:lang w:val="es-ES"/>
              </w:rPr>
            </w:pPr>
            <w:r w:rsidRPr="00E21DDA">
              <w:rPr>
                <w:sz w:val="18"/>
                <w:szCs w:val="18"/>
                <w:lang w:val="es-ES"/>
              </w:rPr>
              <w:t>Sobre cerrado primer precio</w:t>
            </w:r>
          </w:p>
          <w:p w14:paraId="450CE0FE" w14:textId="77777777" w:rsidR="004F5C12" w:rsidRPr="00E21DDA" w:rsidRDefault="004F5C12" w:rsidP="00F32B1A">
            <w:pPr>
              <w:rPr>
                <w:sz w:val="18"/>
                <w:szCs w:val="18"/>
                <w:lang w:val="es-ES"/>
              </w:rPr>
            </w:pPr>
          </w:p>
          <w:p w14:paraId="63DF0B2C" w14:textId="77777777" w:rsidR="004F5C12" w:rsidRPr="00E21DDA" w:rsidRDefault="004F5C12" w:rsidP="00F32B1A">
            <w:pPr>
              <w:rPr>
                <w:sz w:val="18"/>
                <w:szCs w:val="18"/>
                <w:lang w:val="es-ES"/>
              </w:rPr>
            </w:pPr>
          </w:p>
          <w:p w14:paraId="1EFED7CB" w14:textId="59AA8AEF" w:rsidR="004F5C12" w:rsidRPr="00E21DDA" w:rsidRDefault="004F5C12" w:rsidP="00F32B1A">
            <w:pPr>
              <w:rPr>
                <w:sz w:val="18"/>
                <w:szCs w:val="18"/>
                <w:lang w:val="es-ES"/>
              </w:rPr>
            </w:pPr>
          </w:p>
          <w:p w14:paraId="7EA0E443" w14:textId="77777777" w:rsidR="004F5C12" w:rsidRPr="00E21DDA" w:rsidRDefault="004F5C12" w:rsidP="00F32B1A">
            <w:pPr>
              <w:rPr>
                <w:sz w:val="18"/>
                <w:szCs w:val="18"/>
                <w:lang w:val="es-ES"/>
              </w:rPr>
            </w:pPr>
          </w:p>
          <w:p w14:paraId="4395F51B" w14:textId="77777777" w:rsidR="004F5C12" w:rsidRPr="00E21DDA" w:rsidRDefault="004F5C12" w:rsidP="00F32B1A">
            <w:pPr>
              <w:rPr>
                <w:sz w:val="18"/>
                <w:szCs w:val="18"/>
                <w:lang w:val="es-ES"/>
              </w:rPr>
            </w:pPr>
          </w:p>
          <w:p w14:paraId="01A74DEB" w14:textId="635F8C1A" w:rsidR="004F5C12" w:rsidRPr="00E21DDA" w:rsidRDefault="004F5C12" w:rsidP="00A25D37">
            <w:pPr>
              <w:rPr>
                <w:sz w:val="18"/>
                <w:szCs w:val="18"/>
                <w:lang w:val="es-ES"/>
              </w:rPr>
            </w:pPr>
          </w:p>
        </w:tc>
        <w:tc>
          <w:tcPr>
            <w:tcW w:w="455" w:type="pct"/>
          </w:tcPr>
          <w:p w14:paraId="1AEE2CE3" w14:textId="325BD930" w:rsidR="004F5C12" w:rsidRPr="00E21DDA" w:rsidRDefault="004F5C12" w:rsidP="00A25D37">
            <w:pPr>
              <w:rPr>
                <w:sz w:val="18"/>
                <w:szCs w:val="18"/>
                <w:lang w:val="es-ES"/>
              </w:rPr>
            </w:pPr>
            <w:r w:rsidRPr="00E21DDA">
              <w:rPr>
                <w:sz w:val="18"/>
                <w:szCs w:val="18"/>
                <w:lang w:val="es-ES"/>
              </w:rPr>
              <w:lastRenderedPageBreak/>
              <w:t>1992-2010</w:t>
            </w:r>
          </w:p>
        </w:tc>
        <w:tc>
          <w:tcPr>
            <w:tcW w:w="1426" w:type="pct"/>
            <w:vMerge w:val="restart"/>
          </w:tcPr>
          <w:p w14:paraId="06E9A1D7" w14:textId="4CE4E810" w:rsidR="004F5C12" w:rsidRPr="00E21DDA" w:rsidRDefault="283FE59D" w:rsidP="00BD6C2F">
            <w:pPr>
              <w:jc w:val="both"/>
              <w:rPr>
                <w:b/>
                <w:bCs/>
                <w:sz w:val="18"/>
                <w:szCs w:val="18"/>
                <w:lang w:val="es-ES"/>
              </w:rPr>
            </w:pPr>
            <w:r w:rsidRPr="00E21DDA">
              <w:rPr>
                <w:b/>
                <w:bCs/>
                <w:sz w:val="18"/>
                <w:szCs w:val="18"/>
                <w:lang w:val="es-ES"/>
              </w:rPr>
              <w:t>Unidad de pesquería declaradas en estado de recuperación o desarrollo incipiente</w:t>
            </w:r>
          </w:p>
          <w:p w14:paraId="4BF26955" w14:textId="62A0CFDE" w:rsidR="004F5C12" w:rsidRPr="00E21DDA" w:rsidRDefault="004F5C12" w:rsidP="00BD6C2F">
            <w:pPr>
              <w:jc w:val="both"/>
              <w:rPr>
                <w:sz w:val="18"/>
                <w:szCs w:val="18"/>
                <w:lang w:val="es-ES"/>
              </w:rPr>
            </w:pPr>
            <w:r w:rsidRPr="00E21DDA">
              <w:rPr>
                <w:sz w:val="18"/>
                <w:szCs w:val="18"/>
                <w:lang w:val="es-ES"/>
              </w:rPr>
              <w:t>-Primera subasta corresponde al 100% de la cuota anual de captura.</w:t>
            </w:r>
          </w:p>
          <w:p w14:paraId="2DBFAC82" w14:textId="6C6D6081" w:rsidR="004F5C12" w:rsidRPr="00E21DDA" w:rsidRDefault="004F5C12" w:rsidP="00BD6C2F">
            <w:pPr>
              <w:jc w:val="both"/>
              <w:rPr>
                <w:sz w:val="18"/>
                <w:szCs w:val="18"/>
                <w:lang w:val="es-ES"/>
              </w:rPr>
            </w:pPr>
            <w:r w:rsidRPr="00E21DDA">
              <w:rPr>
                <w:sz w:val="18"/>
                <w:szCs w:val="18"/>
                <w:lang w:val="es-ES"/>
              </w:rPr>
              <w:t xml:space="preserve">-Cuando existen pescadores/armadores con historia en la pesquería previo a la implementación del sistema, la primera subasta se ejecuta sobre el </w:t>
            </w:r>
            <w:r w:rsidRPr="00E21DDA">
              <w:rPr>
                <w:sz w:val="18"/>
                <w:szCs w:val="18"/>
                <w:lang w:val="es-ES"/>
              </w:rPr>
              <w:lastRenderedPageBreak/>
              <w:t>90% de la cuota y 10% por derechos históricos.</w:t>
            </w:r>
          </w:p>
          <w:p w14:paraId="579184FD" w14:textId="3513BA72" w:rsidR="004F5C12" w:rsidRPr="00E21DDA" w:rsidRDefault="004F5C12" w:rsidP="00BD6C2F">
            <w:pPr>
              <w:jc w:val="both"/>
              <w:rPr>
                <w:sz w:val="18"/>
                <w:szCs w:val="18"/>
                <w:lang w:val="es-ES"/>
              </w:rPr>
            </w:pPr>
            <w:r w:rsidRPr="00E21DDA">
              <w:rPr>
                <w:sz w:val="18"/>
                <w:szCs w:val="18"/>
                <w:lang w:val="es-ES"/>
              </w:rPr>
              <w:t xml:space="preserve">-Permisos se deprecian a una tasa de 10% anual, los cuales se vuelven a subastar al año siguiente (para darle continuidad al sistema). </w:t>
            </w:r>
          </w:p>
          <w:p w14:paraId="0367D08B" w14:textId="654B99CE" w:rsidR="004F5C12" w:rsidRPr="00E21DDA" w:rsidRDefault="004F5C12" w:rsidP="00BD6C2F">
            <w:pPr>
              <w:jc w:val="both"/>
              <w:rPr>
                <w:sz w:val="18"/>
                <w:szCs w:val="18"/>
                <w:lang w:val="es-ES"/>
              </w:rPr>
            </w:pPr>
            <w:r w:rsidRPr="00E21DDA">
              <w:rPr>
                <w:sz w:val="18"/>
                <w:szCs w:val="18"/>
                <w:lang w:val="es-ES"/>
              </w:rPr>
              <w:t>-A partir del segundo año se subasta el 10% de la cuota y los lotes se dividen de manera idéntica equivalente a un 1% de la cuota anual del año correspondiente.</w:t>
            </w:r>
          </w:p>
          <w:p w14:paraId="6FD8D002" w14:textId="68B71C92" w:rsidR="004F5C12" w:rsidRPr="00E21DDA" w:rsidRDefault="004F5C12" w:rsidP="00BD6C2F">
            <w:pPr>
              <w:jc w:val="both"/>
              <w:rPr>
                <w:sz w:val="18"/>
                <w:szCs w:val="18"/>
                <w:lang w:val="es-ES"/>
              </w:rPr>
            </w:pPr>
            <w:r w:rsidRPr="00E21DDA">
              <w:rPr>
                <w:sz w:val="18"/>
                <w:szCs w:val="18"/>
                <w:lang w:val="es-ES"/>
              </w:rPr>
              <w:t>-Permisos tienen duración por 10 años.</w:t>
            </w:r>
          </w:p>
          <w:p w14:paraId="6BB0D057" w14:textId="57A09BB6" w:rsidR="004F5C12" w:rsidRPr="00E21DDA" w:rsidRDefault="004F5C12" w:rsidP="00BD6C2F">
            <w:pPr>
              <w:jc w:val="both"/>
              <w:rPr>
                <w:sz w:val="18"/>
                <w:szCs w:val="18"/>
                <w:lang w:val="es-ES"/>
              </w:rPr>
            </w:pPr>
            <w:r w:rsidRPr="00E21DDA">
              <w:rPr>
                <w:sz w:val="18"/>
                <w:szCs w:val="18"/>
                <w:lang w:val="es-ES"/>
              </w:rPr>
              <w:t>-Ninguna persona o empresa puede adjudicarse un porcentaje superior al 50% total a subastar, ya sea directamente o a través de terceros.</w:t>
            </w:r>
          </w:p>
          <w:p w14:paraId="28D4268A" w14:textId="741CB56E" w:rsidR="004F5C12" w:rsidRPr="00E21DDA" w:rsidRDefault="004F5C12" w:rsidP="00BD6C2F">
            <w:pPr>
              <w:jc w:val="both"/>
              <w:rPr>
                <w:sz w:val="18"/>
                <w:szCs w:val="18"/>
                <w:lang w:val="es-ES"/>
              </w:rPr>
            </w:pPr>
            <w:r w:rsidRPr="00E21DDA">
              <w:rPr>
                <w:sz w:val="18"/>
                <w:szCs w:val="18"/>
                <w:lang w:val="es-ES"/>
              </w:rPr>
              <w:t>-Se aceptarán ofertas que sean superiores al precio mínimo determinado por la autoridad.</w:t>
            </w:r>
          </w:p>
          <w:p w14:paraId="70002674" w14:textId="44DC2ADA" w:rsidR="004F5C12" w:rsidRPr="00E21DDA" w:rsidRDefault="004F5C12" w:rsidP="00BD6C2F">
            <w:pPr>
              <w:jc w:val="both"/>
              <w:rPr>
                <w:sz w:val="18"/>
                <w:szCs w:val="18"/>
                <w:lang w:val="es-ES"/>
              </w:rPr>
            </w:pPr>
            <w:r w:rsidRPr="00E21DDA">
              <w:rPr>
                <w:sz w:val="18"/>
                <w:szCs w:val="18"/>
                <w:lang w:val="es-ES"/>
              </w:rPr>
              <w:t>- El precio mínimo sólo fue conocido por los oferentes durante la aplicación de subastas inglesas, posterior a ello el precio mínimo dejó de ser público.</w:t>
            </w:r>
          </w:p>
          <w:p w14:paraId="142D1C0F" w14:textId="4F6B409F" w:rsidR="004F5C12" w:rsidRPr="00E21DDA" w:rsidRDefault="004F5C12" w:rsidP="00BD6C2F">
            <w:pPr>
              <w:jc w:val="both"/>
              <w:rPr>
                <w:sz w:val="18"/>
                <w:szCs w:val="18"/>
                <w:lang w:val="es-ES"/>
              </w:rPr>
            </w:pPr>
            <w:r w:rsidRPr="00E21DDA">
              <w:rPr>
                <w:sz w:val="18"/>
                <w:szCs w:val="18"/>
                <w:lang w:val="es-ES"/>
              </w:rPr>
              <w:t>- Inicialmente podían participar los armadores industriales inscritos en el Registro Pesquero Industrial (RPI) y las demás personas que previamente se hayan inscrito en un Registro Especial de Participantes en la Subastas, diferentes de los ya inscritos en el RPI. Posteriormente, se extendió a todas las personas naturales chilenas con residencia definitiva en el país y las personas jurídicas constituidas legalmente en Chile.</w:t>
            </w:r>
          </w:p>
          <w:p w14:paraId="18BFC34B" w14:textId="77777777" w:rsidR="004F5C12" w:rsidRPr="00E21DDA" w:rsidRDefault="004F5C12" w:rsidP="00BD6C2F">
            <w:pPr>
              <w:jc w:val="both"/>
              <w:rPr>
                <w:sz w:val="18"/>
                <w:szCs w:val="18"/>
                <w:lang w:val="es-ES"/>
              </w:rPr>
            </w:pPr>
          </w:p>
          <w:p w14:paraId="219A2406" w14:textId="77777777" w:rsidR="004F5C12" w:rsidRPr="00E21DDA" w:rsidRDefault="004F5C12" w:rsidP="00BD6C2F">
            <w:pPr>
              <w:jc w:val="both"/>
              <w:rPr>
                <w:b/>
                <w:bCs/>
                <w:sz w:val="18"/>
                <w:szCs w:val="18"/>
                <w:lang w:val="es-ES"/>
              </w:rPr>
            </w:pPr>
            <w:r w:rsidRPr="00E21DDA">
              <w:rPr>
                <w:b/>
                <w:bCs/>
                <w:sz w:val="18"/>
                <w:szCs w:val="18"/>
                <w:lang w:val="es-ES"/>
              </w:rPr>
              <w:t>Otros antecedentes</w:t>
            </w:r>
          </w:p>
          <w:p w14:paraId="7F32EE84" w14:textId="59B76EA8" w:rsidR="004F5C12" w:rsidRPr="00E21DDA" w:rsidRDefault="004F5C12" w:rsidP="00BD6C2F">
            <w:pPr>
              <w:jc w:val="both"/>
              <w:rPr>
                <w:sz w:val="18"/>
                <w:szCs w:val="18"/>
                <w:lang w:val="es-ES"/>
              </w:rPr>
            </w:pPr>
            <w:r w:rsidRPr="00E21DDA">
              <w:rPr>
                <w:sz w:val="18"/>
                <w:szCs w:val="18"/>
                <w:lang w:val="es-ES"/>
              </w:rPr>
              <w:t>-La subasta se efectúa en un solo acto, vendiéndose cada lote en forma secuencial, siguiendo el orden dispuesto ex ante en las bases de cada licitación (Peña-Torres &amp; Fernández, 2010).</w:t>
            </w:r>
          </w:p>
          <w:p w14:paraId="6D1D1332" w14:textId="77777777" w:rsidR="004F5C12" w:rsidRPr="00E21DDA" w:rsidRDefault="004F5C12" w:rsidP="00BD6C2F">
            <w:pPr>
              <w:jc w:val="both"/>
              <w:rPr>
                <w:sz w:val="18"/>
                <w:szCs w:val="18"/>
                <w:lang w:val="es-ES"/>
              </w:rPr>
            </w:pPr>
          </w:p>
          <w:p w14:paraId="5A023B60" w14:textId="3DAA4DB7" w:rsidR="004F5C12" w:rsidRPr="00E21DDA" w:rsidRDefault="004F5C12" w:rsidP="00BD6C2F">
            <w:pPr>
              <w:jc w:val="both"/>
              <w:rPr>
                <w:sz w:val="18"/>
                <w:szCs w:val="18"/>
                <w:lang w:val="es-ES"/>
              </w:rPr>
            </w:pPr>
            <w:r w:rsidRPr="00E21DDA">
              <w:rPr>
                <w:sz w:val="18"/>
                <w:szCs w:val="18"/>
                <w:lang w:val="es-ES"/>
              </w:rPr>
              <w:t>-En la asignación inicial (primera subasta) la restricción individual es mayor, con un techo de 30% de lo subastado (posteriormente se flexibiliza a 50%).</w:t>
            </w:r>
          </w:p>
          <w:p w14:paraId="3E3CB657" w14:textId="1EC3E2B5" w:rsidR="004F5C12" w:rsidRPr="00E21DDA" w:rsidRDefault="004F5C12" w:rsidP="00A374D3">
            <w:pPr>
              <w:jc w:val="both"/>
              <w:rPr>
                <w:sz w:val="18"/>
                <w:szCs w:val="18"/>
                <w:lang w:val="es-ES"/>
              </w:rPr>
            </w:pPr>
          </w:p>
        </w:tc>
        <w:tc>
          <w:tcPr>
            <w:tcW w:w="1046" w:type="pct"/>
            <w:vMerge w:val="restart"/>
          </w:tcPr>
          <w:p w14:paraId="42C56F09" w14:textId="2503EC19" w:rsidR="004F5C12" w:rsidRPr="00E21DDA" w:rsidRDefault="004F5C12" w:rsidP="00024159">
            <w:pPr>
              <w:jc w:val="both"/>
              <w:rPr>
                <w:sz w:val="18"/>
                <w:szCs w:val="18"/>
                <w:lang w:val="es-ES"/>
              </w:rPr>
            </w:pPr>
            <w:r w:rsidRPr="00E21DDA">
              <w:rPr>
                <w:sz w:val="18"/>
                <w:szCs w:val="18"/>
                <w:lang w:val="es-ES"/>
              </w:rPr>
              <w:lastRenderedPageBreak/>
              <w:t xml:space="preserve">-Todos los actores conocen ex ante las condiciones clave de la subasta, como, por ejemplo, el tamaño y número de lotes a subastar, así como el precio mínimo de las subastas (este último conocido con semanas de </w:t>
            </w:r>
            <w:r w:rsidRPr="00E21DDA">
              <w:rPr>
                <w:sz w:val="18"/>
                <w:szCs w:val="18"/>
                <w:lang w:val="es-ES"/>
              </w:rPr>
              <w:lastRenderedPageBreak/>
              <w:t>anticipación) (Peña-Torres et al., 2022). Esto ha entregado suficiente información para que:</w:t>
            </w:r>
          </w:p>
          <w:p w14:paraId="5AB36C40" w14:textId="228536A7" w:rsidR="004F5C12" w:rsidRPr="00E21DDA" w:rsidRDefault="004F5C12" w:rsidP="00024159">
            <w:pPr>
              <w:jc w:val="both"/>
              <w:rPr>
                <w:sz w:val="18"/>
                <w:szCs w:val="18"/>
                <w:lang w:val="es-ES"/>
              </w:rPr>
            </w:pPr>
            <w:r w:rsidRPr="00E21DDA">
              <w:rPr>
                <w:sz w:val="18"/>
                <w:szCs w:val="18"/>
                <w:lang w:val="es-ES"/>
              </w:rPr>
              <w:t xml:space="preserve">a) Surgieran “guerras de precios” por parte de los incumbentes para disuadir la entrada de nuevos entrantes (Peña-Torres et. al, 2022). </w:t>
            </w:r>
          </w:p>
          <w:p w14:paraId="11C14DCE" w14:textId="6B8E67A7" w:rsidR="004F5C12" w:rsidRPr="00E21DDA" w:rsidRDefault="004F5C12" w:rsidP="00024159">
            <w:pPr>
              <w:jc w:val="both"/>
              <w:rPr>
                <w:sz w:val="18"/>
                <w:szCs w:val="18"/>
                <w:lang w:val="es-ES"/>
              </w:rPr>
            </w:pPr>
            <w:r w:rsidRPr="00E21DDA">
              <w:rPr>
                <w:sz w:val="18"/>
                <w:szCs w:val="18"/>
                <w:lang w:val="es-ES"/>
              </w:rPr>
              <w:t xml:space="preserve">b) Cuando no existieron nuevos entrantes, el precio de adjudicación fue cercano al mínimo (Peña-Torres et. al, 2022). </w:t>
            </w:r>
          </w:p>
          <w:p w14:paraId="63BA92BA" w14:textId="03719719" w:rsidR="004F5C12" w:rsidRPr="00E21DDA" w:rsidRDefault="004F5C12" w:rsidP="00024159">
            <w:pPr>
              <w:jc w:val="both"/>
              <w:rPr>
                <w:sz w:val="18"/>
                <w:szCs w:val="18"/>
                <w:lang w:val="es-ES"/>
              </w:rPr>
            </w:pPr>
            <w:r w:rsidRPr="00E21DDA">
              <w:rPr>
                <w:sz w:val="18"/>
                <w:szCs w:val="18"/>
                <w:lang w:val="es-ES"/>
              </w:rPr>
              <w:t>c) Ambas acciones se generaron bajo una estructura de subastas repetitivas, entregando evidencia de comportamiento coordinado (colusión) entre los participantes (Peña-Torres et. al, 2022).</w:t>
            </w:r>
          </w:p>
          <w:p w14:paraId="0A2BC811" w14:textId="60B11BF8" w:rsidR="004F5C12" w:rsidRPr="00E21DDA" w:rsidRDefault="004F5C12" w:rsidP="00024159">
            <w:pPr>
              <w:jc w:val="both"/>
              <w:rPr>
                <w:sz w:val="18"/>
                <w:szCs w:val="18"/>
                <w:lang w:val="es-ES"/>
              </w:rPr>
            </w:pPr>
            <w:r w:rsidRPr="00E21DDA">
              <w:rPr>
                <w:sz w:val="18"/>
                <w:szCs w:val="18"/>
                <w:lang w:val="es-ES"/>
              </w:rPr>
              <w:t>d) Se generaron soluciones sub-óptimas en términos de la eficiencia económica debido a los bajos precios de asignación de los lotes.</w:t>
            </w:r>
          </w:p>
          <w:p w14:paraId="38E9AFD2" w14:textId="5DF12033" w:rsidR="004F5C12" w:rsidRPr="00E21DDA" w:rsidRDefault="004F5C12" w:rsidP="00024159">
            <w:pPr>
              <w:jc w:val="both"/>
              <w:rPr>
                <w:sz w:val="18"/>
                <w:szCs w:val="18"/>
                <w:lang w:val="es-ES"/>
              </w:rPr>
            </w:pPr>
            <w:r w:rsidRPr="00E21DDA">
              <w:rPr>
                <w:sz w:val="18"/>
                <w:szCs w:val="18"/>
                <w:lang w:val="es-ES"/>
              </w:rPr>
              <w:t>-Las subastas en general tuvieron un bajo número participantes, con unas pocas empresas concentrando un gran porcentaje de la cuota (&gt;90%) posterior a cada subasta (Cerda &amp; Urbina, 2000).</w:t>
            </w:r>
          </w:p>
          <w:p w14:paraId="2C206760" w14:textId="4D75B113" w:rsidR="004F5C12" w:rsidRPr="00E21DDA" w:rsidRDefault="004F5C12" w:rsidP="00024159">
            <w:pPr>
              <w:jc w:val="both"/>
              <w:rPr>
                <w:sz w:val="18"/>
                <w:szCs w:val="18"/>
                <w:lang w:val="es-ES"/>
              </w:rPr>
            </w:pPr>
            <w:r w:rsidRPr="00E21DDA">
              <w:rPr>
                <w:sz w:val="18"/>
                <w:szCs w:val="18"/>
                <w:lang w:val="es-ES"/>
              </w:rPr>
              <w:t xml:space="preserve">-A pesar del límite de concentración del 50% de lo subastado de la </w:t>
            </w:r>
            <w:r w:rsidR="00433734" w:rsidRPr="00E21DDA">
              <w:rPr>
                <w:sz w:val="18"/>
                <w:szCs w:val="18"/>
                <w:lang w:val="es-ES"/>
              </w:rPr>
              <w:t>cuota global de la pesquería</w:t>
            </w:r>
            <w:r w:rsidRPr="00E21DDA">
              <w:rPr>
                <w:sz w:val="18"/>
                <w:szCs w:val="18"/>
                <w:lang w:val="es-ES"/>
              </w:rPr>
              <w:t xml:space="preserve">, no existieron apropiados mecanismos que impidan la creación de un poder </w:t>
            </w:r>
            <w:r w:rsidRPr="00E21DDA">
              <w:rPr>
                <w:sz w:val="18"/>
                <w:szCs w:val="18"/>
                <w:lang w:val="es-ES"/>
              </w:rPr>
              <w:lastRenderedPageBreak/>
              <w:t>monopólico a través de la adquisición de más permisos desde las subastas especiales o transacciones de los mismos (González et. al, 2001).  En la práctica no existió un chequeo riguroso en las conexiones de propiedad entre oferentes (Peña-Torres et al., 2022).</w:t>
            </w:r>
          </w:p>
          <w:p w14:paraId="0FA164C2" w14:textId="77777777" w:rsidR="004F5C12" w:rsidRPr="00E21DDA" w:rsidRDefault="004F5C12" w:rsidP="009B41A2">
            <w:pPr>
              <w:jc w:val="both"/>
              <w:rPr>
                <w:sz w:val="18"/>
                <w:szCs w:val="18"/>
                <w:lang w:val="es-ES"/>
              </w:rPr>
            </w:pPr>
            <w:r w:rsidRPr="00E21DDA">
              <w:rPr>
                <w:sz w:val="18"/>
                <w:szCs w:val="18"/>
                <w:lang w:val="es-ES"/>
              </w:rPr>
              <w:t>-La mantención del 10% de la cuota para aquellas empresas que ya tenían permisos antes de la implementación del sistema de subastas generó la sensación de injusticia, ya que algunos pagaban por obtener el recurso y otros no (González et. al, 2001).</w:t>
            </w:r>
          </w:p>
          <w:p w14:paraId="2144C89E" w14:textId="69D3EE44" w:rsidR="004F5C12" w:rsidRPr="00E21DDA" w:rsidRDefault="004F5C12" w:rsidP="009B41A2">
            <w:pPr>
              <w:jc w:val="both"/>
              <w:rPr>
                <w:sz w:val="18"/>
                <w:szCs w:val="18"/>
                <w:lang w:val="es-ES"/>
              </w:rPr>
            </w:pPr>
            <w:r w:rsidRPr="00E21DDA">
              <w:rPr>
                <w:sz w:val="18"/>
                <w:szCs w:val="18"/>
                <w:lang w:val="es-ES"/>
              </w:rPr>
              <w:t xml:space="preserve">- Si los oferentes ganadores no pagaban alguna de las anualidades asociadas a la cuota obtenida por subasta, la única consecuencia era </w:t>
            </w:r>
            <w:bookmarkStart w:id="16" w:name="_Hlk112915543"/>
            <w:r w:rsidRPr="00E21DDA">
              <w:rPr>
                <w:sz w:val="18"/>
                <w:szCs w:val="18"/>
                <w:lang w:val="es-ES"/>
              </w:rPr>
              <w:t>la pérdida del derecho de pesca correspondiente</w:t>
            </w:r>
            <w:bookmarkEnd w:id="16"/>
            <w:r w:rsidRPr="00E21DDA">
              <w:rPr>
                <w:sz w:val="18"/>
                <w:szCs w:val="18"/>
                <w:lang w:val="es-ES"/>
              </w:rPr>
              <w:t>. (Peña-Torres et al., 2022).</w:t>
            </w:r>
          </w:p>
        </w:tc>
        <w:tc>
          <w:tcPr>
            <w:tcW w:w="648" w:type="pct"/>
            <w:vMerge w:val="restart"/>
          </w:tcPr>
          <w:p w14:paraId="029153F3" w14:textId="725F10EC" w:rsidR="004F5C12" w:rsidRPr="00E21DDA" w:rsidRDefault="004F5C12" w:rsidP="00024159">
            <w:pPr>
              <w:jc w:val="both"/>
              <w:rPr>
                <w:sz w:val="18"/>
                <w:szCs w:val="18"/>
                <w:lang w:val="es-ES"/>
              </w:rPr>
            </w:pPr>
            <w:r w:rsidRPr="00E21DDA">
              <w:rPr>
                <w:sz w:val="18"/>
                <w:szCs w:val="18"/>
                <w:lang w:val="es-ES"/>
              </w:rPr>
              <w:lastRenderedPageBreak/>
              <w:t xml:space="preserve">-Existieron lotes pequeños de 2% de la cuota anual a subastar con el propósito de que pescadores pequeños y </w:t>
            </w:r>
            <w:r w:rsidRPr="00E21DDA">
              <w:rPr>
                <w:sz w:val="18"/>
                <w:szCs w:val="18"/>
                <w:lang w:val="es-ES"/>
              </w:rPr>
              <w:lastRenderedPageBreak/>
              <w:t xml:space="preserve">medianos tuvieran acceso a la subasta. </w:t>
            </w:r>
          </w:p>
          <w:p w14:paraId="5507B27F" w14:textId="3FB3D1FA" w:rsidR="004F5C12" w:rsidRPr="00E21DDA" w:rsidRDefault="004F5C12" w:rsidP="00024159">
            <w:pPr>
              <w:jc w:val="both"/>
              <w:rPr>
                <w:sz w:val="18"/>
                <w:szCs w:val="18"/>
                <w:lang w:val="es-ES"/>
              </w:rPr>
            </w:pPr>
            <w:r w:rsidRPr="00E21DDA">
              <w:rPr>
                <w:sz w:val="18"/>
                <w:szCs w:val="18"/>
                <w:lang w:val="es-ES"/>
              </w:rPr>
              <w:t>-A partir del segundo año de subastas (10% de la cuota anual) la división fue en lotes idénticos que representaron el 1% de la cuota anual bajo el mismo propósito de incorporar a las empresas de menor tamaño (EMT).</w:t>
            </w:r>
          </w:p>
        </w:tc>
      </w:tr>
      <w:bookmarkEnd w:id="15"/>
      <w:tr w:rsidR="004F5C12" w:rsidRPr="00E21DDA" w14:paraId="10721629" w14:textId="77777777" w:rsidTr="283FE59D">
        <w:tc>
          <w:tcPr>
            <w:tcW w:w="722" w:type="pct"/>
          </w:tcPr>
          <w:p w14:paraId="7188A8BB" w14:textId="77777777" w:rsidR="004F5C12" w:rsidRPr="00E21DDA" w:rsidRDefault="004F5C12" w:rsidP="00F32B1A">
            <w:pPr>
              <w:rPr>
                <w:sz w:val="18"/>
                <w:szCs w:val="18"/>
                <w:lang w:val="es-ES"/>
              </w:rPr>
            </w:pPr>
          </w:p>
          <w:p w14:paraId="7BD9E2DD" w14:textId="77777777" w:rsidR="004F5C12" w:rsidRPr="00E21DDA" w:rsidRDefault="004F5C12" w:rsidP="00F32B1A">
            <w:pPr>
              <w:rPr>
                <w:sz w:val="18"/>
                <w:szCs w:val="18"/>
                <w:lang w:val="es-ES"/>
              </w:rPr>
            </w:pPr>
          </w:p>
          <w:p w14:paraId="5E91FF5D" w14:textId="77777777" w:rsidR="004F5C12" w:rsidRPr="00E21DDA" w:rsidRDefault="004F5C12" w:rsidP="00F32B1A">
            <w:pPr>
              <w:rPr>
                <w:sz w:val="18"/>
                <w:szCs w:val="18"/>
                <w:lang w:val="es-ES"/>
              </w:rPr>
            </w:pPr>
          </w:p>
          <w:p w14:paraId="10336467" w14:textId="77777777" w:rsidR="004F5C12" w:rsidRPr="00E21DDA" w:rsidRDefault="004F5C12" w:rsidP="00F32B1A">
            <w:pPr>
              <w:rPr>
                <w:sz w:val="18"/>
                <w:szCs w:val="18"/>
                <w:lang w:val="es-ES"/>
              </w:rPr>
            </w:pPr>
          </w:p>
          <w:p w14:paraId="6B221723" w14:textId="77777777" w:rsidR="004F5C12" w:rsidRPr="00E21DDA" w:rsidRDefault="004F5C12" w:rsidP="00F32B1A">
            <w:pPr>
              <w:rPr>
                <w:sz w:val="18"/>
                <w:szCs w:val="18"/>
                <w:lang w:val="es-ES"/>
              </w:rPr>
            </w:pPr>
          </w:p>
          <w:p w14:paraId="78964CFA" w14:textId="7AB0C929" w:rsidR="004F5C12" w:rsidRPr="00E21DDA" w:rsidRDefault="004F5C12" w:rsidP="00F32B1A">
            <w:pPr>
              <w:rPr>
                <w:sz w:val="18"/>
                <w:szCs w:val="18"/>
                <w:lang w:val="es-ES"/>
              </w:rPr>
            </w:pPr>
            <w:r w:rsidRPr="00E21DDA">
              <w:rPr>
                <w:sz w:val="18"/>
                <w:szCs w:val="18"/>
                <w:lang w:val="es-ES"/>
              </w:rPr>
              <w:lastRenderedPageBreak/>
              <w:t>Langostino Amarillo (Centro-Sur)</w:t>
            </w:r>
          </w:p>
          <w:p w14:paraId="55710C9F" w14:textId="77777777" w:rsidR="004F5C12" w:rsidRPr="00E21DDA" w:rsidRDefault="004F5C12" w:rsidP="00F32B1A">
            <w:pPr>
              <w:rPr>
                <w:sz w:val="18"/>
                <w:szCs w:val="18"/>
                <w:lang w:val="es-ES"/>
              </w:rPr>
            </w:pPr>
          </w:p>
          <w:p w14:paraId="49DB6AF9" w14:textId="77777777" w:rsidR="004F5C12" w:rsidRPr="00E21DDA" w:rsidRDefault="004F5C12" w:rsidP="00F32B1A">
            <w:pPr>
              <w:rPr>
                <w:sz w:val="18"/>
                <w:szCs w:val="18"/>
                <w:lang w:val="es-ES"/>
              </w:rPr>
            </w:pPr>
          </w:p>
          <w:p w14:paraId="5783ACDD" w14:textId="77777777" w:rsidR="004F5C12" w:rsidRPr="00E21DDA" w:rsidRDefault="004F5C12" w:rsidP="00F32B1A">
            <w:pPr>
              <w:rPr>
                <w:sz w:val="18"/>
                <w:szCs w:val="18"/>
                <w:lang w:val="es-ES"/>
              </w:rPr>
            </w:pPr>
          </w:p>
          <w:p w14:paraId="508E8162" w14:textId="77777777" w:rsidR="004F5C12" w:rsidRPr="00E21DDA" w:rsidRDefault="004F5C12" w:rsidP="00F32B1A">
            <w:pPr>
              <w:rPr>
                <w:sz w:val="18"/>
                <w:szCs w:val="18"/>
                <w:lang w:val="es-ES"/>
              </w:rPr>
            </w:pPr>
          </w:p>
          <w:p w14:paraId="00470D55" w14:textId="77777777" w:rsidR="004F5C12" w:rsidRPr="00E21DDA" w:rsidRDefault="004F5C12" w:rsidP="00F32B1A">
            <w:pPr>
              <w:rPr>
                <w:sz w:val="18"/>
                <w:szCs w:val="18"/>
                <w:lang w:val="es-ES"/>
              </w:rPr>
            </w:pPr>
          </w:p>
          <w:p w14:paraId="03B9D20B" w14:textId="77777777" w:rsidR="004F5C12" w:rsidRPr="00E21DDA" w:rsidRDefault="004F5C12" w:rsidP="00F32B1A">
            <w:pPr>
              <w:rPr>
                <w:sz w:val="18"/>
                <w:szCs w:val="18"/>
                <w:lang w:val="es-ES"/>
              </w:rPr>
            </w:pPr>
          </w:p>
          <w:p w14:paraId="25E3E7F3" w14:textId="1154F7F9" w:rsidR="004F5C12" w:rsidRPr="00E21DDA" w:rsidRDefault="004F5C12" w:rsidP="00F32B1A">
            <w:pPr>
              <w:rPr>
                <w:sz w:val="18"/>
                <w:szCs w:val="18"/>
                <w:lang w:val="es-ES"/>
              </w:rPr>
            </w:pPr>
          </w:p>
        </w:tc>
        <w:tc>
          <w:tcPr>
            <w:tcW w:w="703" w:type="pct"/>
            <w:vMerge/>
          </w:tcPr>
          <w:p w14:paraId="5A8BB8C1" w14:textId="65D0A1AF" w:rsidR="004F5C12" w:rsidRPr="00E21DDA" w:rsidRDefault="004F5C12" w:rsidP="00F32B1A">
            <w:pPr>
              <w:rPr>
                <w:sz w:val="18"/>
                <w:szCs w:val="18"/>
                <w:lang w:val="es-ES"/>
              </w:rPr>
            </w:pPr>
          </w:p>
        </w:tc>
        <w:tc>
          <w:tcPr>
            <w:tcW w:w="455" w:type="pct"/>
          </w:tcPr>
          <w:p w14:paraId="334619C3" w14:textId="5FF95EAD" w:rsidR="004F5C12" w:rsidRPr="00E21DDA" w:rsidRDefault="004F5C12" w:rsidP="00F32B1A">
            <w:pPr>
              <w:rPr>
                <w:sz w:val="18"/>
                <w:szCs w:val="18"/>
                <w:lang w:val="es-ES"/>
              </w:rPr>
            </w:pPr>
            <w:r w:rsidRPr="00E21DDA">
              <w:rPr>
                <w:sz w:val="18"/>
                <w:szCs w:val="18"/>
                <w:lang w:val="es-ES"/>
              </w:rPr>
              <w:t>1997</w:t>
            </w:r>
          </w:p>
        </w:tc>
        <w:tc>
          <w:tcPr>
            <w:tcW w:w="1426" w:type="pct"/>
            <w:vMerge/>
          </w:tcPr>
          <w:p w14:paraId="2357286E" w14:textId="77777777" w:rsidR="004F5C12" w:rsidRPr="00E21DDA" w:rsidRDefault="004F5C12" w:rsidP="00F32B1A">
            <w:pPr>
              <w:rPr>
                <w:sz w:val="18"/>
                <w:szCs w:val="18"/>
                <w:lang w:val="es-ES"/>
              </w:rPr>
            </w:pPr>
          </w:p>
        </w:tc>
        <w:tc>
          <w:tcPr>
            <w:tcW w:w="1046" w:type="pct"/>
            <w:vMerge/>
          </w:tcPr>
          <w:p w14:paraId="1B461407" w14:textId="77777777" w:rsidR="004F5C12" w:rsidRPr="00E21DDA" w:rsidRDefault="004F5C12" w:rsidP="00F32B1A">
            <w:pPr>
              <w:rPr>
                <w:sz w:val="18"/>
                <w:szCs w:val="18"/>
                <w:lang w:val="es-ES"/>
              </w:rPr>
            </w:pPr>
          </w:p>
        </w:tc>
        <w:tc>
          <w:tcPr>
            <w:tcW w:w="648" w:type="pct"/>
            <w:vMerge/>
          </w:tcPr>
          <w:p w14:paraId="6A7B1F71" w14:textId="77777777" w:rsidR="004F5C12" w:rsidRPr="00E21DDA" w:rsidRDefault="004F5C12" w:rsidP="00F32B1A">
            <w:pPr>
              <w:rPr>
                <w:sz w:val="18"/>
                <w:szCs w:val="18"/>
                <w:lang w:val="es-ES"/>
              </w:rPr>
            </w:pPr>
          </w:p>
        </w:tc>
      </w:tr>
      <w:tr w:rsidR="004F5C12" w:rsidRPr="00E21DDA" w14:paraId="3D86A8AE" w14:textId="23578C6D" w:rsidTr="283FE59D">
        <w:trPr>
          <w:trHeight w:val="8097"/>
        </w:trPr>
        <w:tc>
          <w:tcPr>
            <w:tcW w:w="722" w:type="pct"/>
          </w:tcPr>
          <w:p w14:paraId="5A7F7261" w14:textId="77777777" w:rsidR="004F5C12" w:rsidRPr="00E21DDA" w:rsidRDefault="004F5C12" w:rsidP="00F32B1A">
            <w:pPr>
              <w:rPr>
                <w:sz w:val="18"/>
                <w:szCs w:val="18"/>
                <w:lang w:val="es-ES"/>
              </w:rPr>
            </w:pPr>
          </w:p>
          <w:p w14:paraId="51BE8A02" w14:textId="64A64A5B" w:rsidR="004F5C12" w:rsidRPr="00E21DDA" w:rsidRDefault="004F5C12" w:rsidP="00F32B1A">
            <w:pPr>
              <w:rPr>
                <w:sz w:val="18"/>
                <w:szCs w:val="18"/>
                <w:lang w:val="es-ES"/>
              </w:rPr>
            </w:pPr>
            <w:r w:rsidRPr="00E21DDA">
              <w:rPr>
                <w:sz w:val="18"/>
                <w:szCs w:val="18"/>
                <w:lang w:val="es-ES"/>
              </w:rPr>
              <w:t xml:space="preserve">Langostino Colorado </w:t>
            </w:r>
          </w:p>
          <w:p w14:paraId="1B49E434" w14:textId="29516A65" w:rsidR="004F5C12" w:rsidRPr="00E21DDA" w:rsidRDefault="004F5C12" w:rsidP="00F32B1A">
            <w:pPr>
              <w:rPr>
                <w:sz w:val="18"/>
                <w:szCs w:val="18"/>
                <w:lang w:val="es-ES"/>
              </w:rPr>
            </w:pPr>
            <w:r w:rsidRPr="00E21DDA">
              <w:rPr>
                <w:sz w:val="18"/>
                <w:szCs w:val="18"/>
                <w:lang w:val="es-ES"/>
              </w:rPr>
              <w:t>(Centro-Sur)</w:t>
            </w:r>
          </w:p>
        </w:tc>
        <w:tc>
          <w:tcPr>
            <w:tcW w:w="703" w:type="pct"/>
            <w:vMerge/>
          </w:tcPr>
          <w:p w14:paraId="36CC314F" w14:textId="0FD79968" w:rsidR="004F5C12" w:rsidRPr="00E21DDA" w:rsidRDefault="004F5C12" w:rsidP="00F32B1A">
            <w:pPr>
              <w:rPr>
                <w:sz w:val="18"/>
                <w:szCs w:val="18"/>
                <w:lang w:val="es-ES"/>
              </w:rPr>
            </w:pPr>
          </w:p>
        </w:tc>
        <w:tc>
          <w:tcPr>
            <w:tcW w:w="455" w:type="pct"/>
          </w:tcPr>
          <w:p w14:paraId="7CC44F97" w14:textId="39167AC0" w:rsidR="004F5C12" w:rsidRPr="00E21DDA" w:rsidRDefault="004F5C12" w:rsidP="00F32B1A">
            <w:pPr>
              <w:rPr>
                <w:sz w:val="18"/>
                <w:szCs w:val="18"/>
                <w:lang w:val="es-ES"/>
              </w:rPr>
            </w:pPr>
            <w:r w:rsidRPr="00E21DDA">
              <w:rPr>
                <w:sz w:val="18"/>
                <w:szCs w:val="18"/>
                <w:lang w:val="es-ES"/>
              </w:rPr>
              <w:t>1992-2000</w:t>
            </w:r>
          </w:p>
        </w:tc>
        <w:tc>
          <w:tcPr>
            <w:tcW w:w="1426" w:type="pct"/>
            <w:vMerge/>
          </w:tcPr>
          <w:p w14:paraId="122E569C" w14:textId="77777777" w:rsidR="004F5C12" w:rsidRPr="00E21DDA" w:rsidRDefault="004F5C12" w:rsidP="00F32B1A">
            <w:pPr>
              <w:rPr>
                <w:sz w:val="18"/>
                <w:szCs w:val="18"/>
                <w:lang w:val="es-ES"/>
              </w:rPr>
            </w:pPr>
          </w:p>
        </w:tc>
        <w:tc>
          <w:tcPr>
            <w:tcW w:w="1046" w:type="pct"/>
            <w:vMerge/>
          </w:tcPr>
          <w:p w14:paraId="7DB2BB02" w14:textId="77777777" w:rsidR="004F5C12" w:rsidRPr="00E21DDA" w:rsidRDefault="004F5C12" w:rsidP="00F32B1A">
            <w:pPr>
              <w:rPr>
                <w:sz w:val="18"/>
                <w:szCs w:val="18"/>
                <w:lang w:val="es-ES"/>
              </w:rPr>
            </w:pPr>
          </w:p>
        </w:tc>
        <w:tc>
          <w:tcPr>
            <w:tcW w:w="648" w:type="pct"/>
            <w:vMerge/>
          </w:tcPr>
          <w:p w14:paraId="70B306B7" w14:textId="77777777" w:rsidR="004F5C12" w:rsidRPr="00E21DDA" w:rsidRDefault="004F5C12" w:rsidP="00F32B1A">
            <w:pPr>
              <w:rPr>
                <w:sz w:val="18"/>
                <w:szCs w:val="18"/>
                <w:lang w:val="es-ES"/>
              </w:rPr>
            </w:pPr>
          </w:p>
        </w:tc>
      </w:tr>
      <w:tr w:rsidR="004F5C12" w:rsidRPr="00E21DDA" w14:paraId="36FD664F" w14:textId="77777777" w:rsidTr="283FE59D">
        <w:trPr>
          <w:trHeight w:val="8097"/>
        </w:trPr>
        <w:tc>
          <w:tcPr>
            <w:tcW w:w="722" w:type="pct"/>
          </w:tcPr>
          <w:p w14:paraId="00C57D2B" w14:textId="04A3E232" w:rsidR="004F5C12" w:rsidRPr="00E21DDA" w:rsidRDefault="004F5C12" w:rsidP="00F32B1A">
            <w:pPr>
              <w:rPr>
                <w:sz w:val="18"/>
                <w:szCs w:val="18"/>
                <w:lang w:val="es-ES"/>
              </w:rPr>
            </w:pPr>
            <w:r w:rsidRPr="00E21DDA">
              <w:rPr>
                <w:sz w:val="18"/>
                <w:szCs w:val="18"/>
                <w:lang w:val="es-ES"/>
              </w:rPr>
              <w:lastRenderedPageBreak/>
              <w:t>Orange Roughy (Nacional)</w:t>
            </w:r>
          </w:p>
        </w:tc>
        <w:tc>
          <w:tcPr>
            <w:tcW w:w="703" w:type="pct"/>
            <w:vMerge/>
          </w:tcPr>
          <w:p w14:paraId="335F791E" w14:textId="77777777" w:rsidR="004F5C12" w:rsidRPr="00E21DDA" w:rsidRDefault="004F5C12" w:rsidP="00F32B1A">
            <w:pPr>
              <w:rPr>
                <w:sz w:val="18"/>
                <w:szCs w:val="18"/>
                <w:lang w:val="es-ES"/>
              </w:rPr>
            </w:pPr>
          </w:p>
        </w:tc>
        <w:tc>
          <w:tcPr>
            <w:tcW w:w="455" w:type="pct"/>
          </w:tcPr>
          <w:p w14:paraId="70B64AF7" w14:textId="1BBB91FD" w:rsidR="004F5C12" w:rsidRPr="00E21DDA" w:rsidRDefault="00EA6E2F" w:rsidP="00F32B1A">
            <w:pPr>
              <w:rPr>
                <w:sz w:val="18"/>
                <w:szCs w:val="18"/>
                <w:lang w:val="es-ES"/>
              </w:rPr>
            </w:pPr>
            <w:r w:rsidRPr="00E21DDA">
              <w:rPr>
                <w:sz w:val="18"/>
                <w:szCs w:val="18"/>
                <w:lang w:val="es-ES"/>
              </w:rPr>
              <w:t>1997</w:t>
            </w:r>
          </w:p>
        </w:tc>
        <w:tc>
          <w:tcPr>
            <w:tcW w:w="1426" w:type="pct"/>
            <w:vMerge/>
          </w:tcPr>
          <w:p w14:paraId="1C66CD9F" w14:textId="77777777" w:rsidR="004F5C12" w:rsidRPr="00E21DDA" w:rsidRDefault="004F5C12" w:rsidP="00F32B1A">
            <w:pPr>
              <w:rPr>
                <w:sz w:val="18"/>
                <w:szCs w:val="18"/>
                <w:lang w:val="es-ES"/>
              </w:rPr>
            </w:pPr>
          </w:p>
        </w:tc>
        <w:tc>
          <w:tcPr>
            <w:tcW w:w="1046" w:type="pct"/>
            <w:vMerge/>
          </w:tcPr>
          <w:p w14:paraId="2EEB0D93" w14:textId="77777777" w:rsidR="004F5C12" w:rsidRPr="00E21DDA" w:rsidRDefault="004F5C12" w:rsidP="00F32B1A">
            <w:pPr>
              <w:rPr>
                <w:sz w:val="18"/>
                <w:szCs w:val="18"/>
                <w:lang w:val="es-ES"/>
              </w:rPr>
            </w:pPr>
          </w:p>
        </w:tc>
        <w:tc>
          <w:tcPr>
            <w:tcW w:w="648" w:type="pct"/>
            <w:vMerge/>
          </w:tcPr>
          <w:p w14:paraId="0A749ED1" w14:textId="77777777" w:rsidR="004F5C12" w:rsidRPr="00E21DDA" w:rsidRDefault="004F5C12" w:rsidP="00F32B1A">
            <w:pPr>
              <w:rPr>
                <w:sz w:val="18"/>
                <w:szCs w:val="18"/>
                <w:lang w:val="es-ES"/>
              </w:rPr>
            </w:pPr>
          </w:p>
        </w:tc>
      </w:tr>
    </w:tbl>
    <w:p w14:paraId="5360EFED" w14:textId="50F13D12" w:rsidR="0044443B" w:rsidRPr="00E21DDA" w:rsidRDefault="00A374D3" w:rsidP="004253A9">
      <w:pPr>
        <w:rPr>
          <w:sz w:val="18"/>
          <w:szCs w:val="18"/>
          <w:lang w:val="es-ES"/>
        </w:rPr>
      </w:pPr>
      <w:r w:rsidRPr="00E21DDA">
        <w:rPr>
          <w:sz w:val="18"/>
          <w:szCs w:val="18"/>
          <w:lang w:val="es-ES"/>
        </w:rPr>
        <w:t>Fuente: Elaboración Propia.</w:t>
      </w:r>
    </w:p>
    <w:p w14:paraId="48E12AA4" w14:textId="60276492" w:rsidR="0044443B" w:rsidRPr="00E21DDA" w:rsidRDefault="00213586" w:rsidP="000970CC">
      <w:pPr>
        <w:pStyle w:val="ListParagraph"/>
        <w:numPr>
          <w:ilvl w:val="2"/>
          <w:numId w:val="46"/>
        </w:numPr>
        <w:rPr>
          <w:b/>
          <w:bCs/>
          <w:lang w:val="es-ES"/>
        </w:rPr>
      </w:pPr>
      <w:r w:rsidRPr="00E21DDA">
        <w:rPr>
          <w:b/>
          <w:bCs/>
          <w:lang w:val="es-ES"/>
        </w:rPr>
        <w:t>Subastas</w:t>
      </w:r>
      <w:r w:rsidR="00BC0337" w:rsidRPr="00E21DDA">
        <w:rPr>
          <w:b/>
          <w:bCs/>
          <w:lang w:val="es-ES"/>
        </w:rPr>
        <w:t xml:space="preserve"> sobre</w:t>
      </w:r>
      <w:r w:rsidRPr="00E21DDA">
        <w:rPr>
          <w:b/>
          <w:bCs/>
          <w:lang w:val="es-ES"/>
        </w:rPr>
        <w:t xml:space="preserve"> Licencias Transables de Pesca Clase B</w:t>
      </w:r>
      <w:r w:rsidR="00496199" w:rsidRPr="00E21DDA">
        <w:rPr>
          <w:b/>
          <w:bCs/>
          <w:lang w:val="es-ES"/>
        </w:rPr>
        <w:t xml:space="preserve"> </w:t>
      </w:r>
      <w:r w:rsidRPr="00E21DDA">
        <w:rPr>
          <w:b/>
          <w:bCs/>
          <w:lang w:val="es-ES"/>
        </w:rPr>
        <w:t xml:space="preserve">- LTP B </w:t>
      </w:r>
      <w:r w:rsidR="00EC0C2E" w:rsidRPr="00E21DDA">
        <w:rPr>
          <w:b/>
          <w:bCs/>
          <w:lang w:val="es-ES"/>
        </w:rPr>
        <w:t>(2015 a la fecha)</w:t>
      </w:r>
    </w:p>
    <w:p w14:paraId="6A81D19C" w14:textId="61A99F6F" w:rsidR="00937E93" w:rsidRPr="00E21DDA" w:rsidRDefault="00937E93" w:rsidP="00937E93">
      <w:pPr>
        <w:spacing w:after="0"/>
        <w:jc w:val="center"/>
        <w:rPr>
          <w:b/>
          <w:bCs/>
          <w:lang w:val="es-ES"/>
        </w:rPr>
      </w:pPr>
      <w:commentRangeStart w:id="17"/>
      <w:r w:rsidRPr="00E21DDA">
        <w:rPr>
          <w:b/>
          <w:bCs/>
          <w:lang w:val="es-ES"/>
        </w:rPr>
        <w:t>Tabla</w:t>
      </w:r>
      <w:commentRangeEnd w:id="17"/>
      <w:r w:rsidR="00957237">
        <w:rPr>
          <w:rStyle w:val="CommentReference"/>
        </w:rPr>
        <w:commentReference w:id="17"/>
      </w:r>
      <w:r w:rsidR="00B175DC" w:rsidRPr="00E21DDA">
        <w:rPr>
          <w:b/>
          <w:bCs/>
          <w:lang w:val="es-ES"/>
        </w:rPr>
        <w:t xml:space="preserve"> 6</w:t>
      </w:r>
      <w:r w:rsidRPr="00E21DDA">
        <w:rPr>
          <w:b/>
          <w:bCs/>
          <w:lang w:val="es-ES"/>
        </w:rPr>
        <w:t>:</w:t>
      </w:r>
      <w:r w:rsidRPr="00E21DDA">
        <w:rPr>
          <w:lang w:val="es-ES"/>
        </w:rPr>
        <w:t xml:space="preserve"> Características subastas </w:t>
      </w:r>
      <w:r w:rsidR="0003582C" w:rsidRPr="00E21DDA">
        <w:rPr>
          <w:lang w:val="es-ES"/>
        </w:rPr>
        <w:t>LTP B</w:t>
      </w:r>
    </w:p>
    <w:tbl>
      <w:tblPr>
        <w:tblStyle w:val="TableGrid"/>
        <w:tblW w:w="5000" w:type="pct"/>
        <w:tblLayout w:type="fixed"/>
        <w:tblLook w:val="04A0" w:firstRow="1" w:lastRow="0" w:firstColumn="1" w:lastColumn="0" w:noHBand="0" w:noVBand="1"/>
      </w:tblPr>
      <w:tblGrid>
        <w:gridCol w:w="2122"/>
        <w:gridCol w:w="1273"/>
        <w:gridCol w:w="711"/>
        <w:gridCol w:w="2125"/>
        <w:gridCol w:w="2552"/>
        <w:gridCol w:w="1287"/>
      </w:tblGrid>
      <w:tr w:rsidR="001850C1" w:rsidRPr="00E21DDA" w14:paraId="57BC518F" w14:textId="77777777" w:rsidTr="283FE59D">
        <w:tc>
          <w:tcPr>
            <w:tcW w:w="1054" w:type="pct"/>
          </w:tcPr>
          <w:p w14:paraId="71C7EA24" w14:textId="6DA8E506" w:rsidR="00415E09" w:rsidRPr="00E21DDA" w:rsidRDefault="283FE59D" w:rsidP="00415E09">
            <w:pPr>
              <w:rPr>
                <w:lang w:val="es-ES"/>
              </w:rPr>
            </w:pPr>
            <w:r w:rsidRPr="00E21DDA">
              <w:rPr>
                <w:b/>
                <w:bCs/>
                <w:sz w:val="18"/>
                <w:szCs w:val="18"/>
                <w:lang w:val="es-ES"/>
              </w:rPr>
              <w:t>Unidades de pesquería</w:t>
            </w:r>
          </w:p>
        </w:tc>
        <w:tc>
          <w:tcPr>
            <w:tcW w:w="632" w:type="pct"/>
          </w:tcPr>
          <w:p w14:paraId="1D6E6CE7" w14:textId="450C29D8" w:rsidR="00415E09" w:rsidRPr="00E21DDA" w:rsidRDefault="00415E09" w:rsidP="00415E09">
            <w:pPr>
              <w:rPr>
                <w:lang w:val="es-ES"/>
              </w:rPr>
            </w:pPr>
            <w:r w:rsidRPr="00E21DDA">
              <w:rPr>
                <w:b/>
                <w:bCs/>
                <w:sz w:val="18"/>
                <w:szCs w:val="18"/>
                <w:lang w:val="es-ES"/>
              </w:rPr>
              <w:t>Tipo Subasta</w:t>
            </w:r>
          </w:p>
        </w:tc>
        <w:tc>
          <w:tcPr>
            <w:tcW w:w="353" w:type="pct"/>
          </w:tcPr>
          <w:p w14:paraId="30549D48" w14:textId="5C6FF851" w:rsidR="00415E09" w:rsidRPr="00E21DDA" w:rsidRDefault="00415E09" w:rsidP="00415E09">
            <w:pPr>
              <w:rPr>
                <w:lang w:val="es-ES"/>
              </w:rPr>
            </w:pPr>
            <w:r w:rsidRPr="00E21DDA">
              <w:rPr>
                <w:b/>
                <w:bCs/>
                <w:sz w:val="18"/>
                <w:szCs w:val="18"/>
                <w:lang w:val="es-ES"/>
              </w:rPr>
              <w:t xml:space="preserve">Años </w:t>
            </w:r>
          </w:p>
        </w:tc>
        <w:tc>
          <w:tcPr>
            <w:tcW w:w="1055" w:type="pct"/>
          </w:tcPr>
          <w:p w14:paraId="392291F2" w14:textId="7690896C" w:rsidR="00415E09" w:rsidRPr="00E21DDA" w:rsidRDefault="00415E09" w:rsidP="00415E09">
            <w:pPr>
              <w:rPr>
                <w:lang w:val="es-ES"/>
              </w:rPr>
            </w:pPr>
            <w:r w:rsidRPr="00E21DDA">
              <w:rPr>
                <w:b/>
                <w:bCs/>
                <w:sz w:val="18"/>
                <w:szCs w:val="18"/>
                <w:lang w:val="es-ES"/>
              </w:rPr>
              <w:t>Diseño</w:t>
            </w:r>
          </w:p>
        </w:tc>
        <w:tc>
          <w:tcPr>
            <w:tcW w:w="1267" w:type="pct"/>
          </w:tcPr>
          <w:p w14:paraId="36AD4855" w14:textId="21F4F33D" w:rsidR="00415E09" w:rsidRPr="00E21DDA" w:rsidRDefault="00415E09" w:rsidP="00415E09">
            <w:pPr>
              <w:rPr>
                <w:lang w:val="es-ES"/>
              </w:rPr>
            </w:pPr>
            <w:r w:rsidRPr="00E21DDA">
              <w:rPr>
                <w:b/>
                <w:bCs/>
                <w:sz w:val="18"/>
                <w:szCs w:val="18"/>
                <w:lang w:val="es-ES"/>
              </w:rPr>
              <w:t>Dificultades</w:t>
            </w:r>
          </w:p>
        </w:tc>
        <w:tc>
          <w:tcPr>
            <w:tcW w:w="639" w:type="pct"/>
          </w:tcPr>
          <w:p w14:paraId="7E45D2FE" w14:textId="4D244081" w:rsidR="00415E09" w:rsidRPr="00E21DDA" w:rsidRDefault="00415E09" w:rsidP="00415E09">
            <w:pPr>
              <w:rPr>
                <w:lang w:val="es-ES"/>
              </w:rPr>
            </w:pPr>
            <w:r w:rsidRPr="00E21DDA">
              <w:rPr>
                <w:b/>
                <w:bCs/>
                <w:sz w:val="18"/>
                <w:szCs w:val="18"/>
                <w:lang w:val="es-ES"/>
              </w:rPr>
              <w:t>Cuota EMT</w:t>
            </w:r>
          </w:p>
        </w:tc>
      </w:tr>
      <w:tr w:rsidR="004736C2" w:rsidRPr="00E21DDA" w14:paraId="50160C00" w14:textId="77777777" w:rsidTr="283FE59D">
        <w:tc>
          <w:tcPr>
            <w:tcW w:w="1054" w:type="pct"/>
          </w:tcPr>
          <w:p w14:paraId="30CF761C" w14:textId="7ABC76AA" w:rsidR="000756D2" w:rsidRPr="00E21DDA" w:rsidRDefault="000756D2" w:rsidP="00415E09">
            <w:pPr>
              <w:rPr>
                <w:sz w:val="18"/>
                <w:szCs w:val="18"/>
                <w:lang w:val="es-ES"/>
              </w:rPr>
            </w:pPr>
            <w:r w:rsidRPr="00E21DDA">
              <w:rPr>
                <w:sz w:val="18"/>
                <w:szCs w:val="18"/>
                <w:lang w:val="es-ES"/>
              </w:rPr>
              <w:t>Sardina Común V-X</w:t>
            </w:r>
          </w:p>
          <w:p w14:paraId="5822917F" w14:textId="36D405BC" w:rsidR="000756D2" w:rsidRPr="00E21DDA" w:rsidRDefault="000756D2" w:rsidP="00415E09">
            <w:pPr>
              <w:rPr>
                <w:sz w:val="18"/>
                <w:szCs w:val="18"/>
                <w:lang w:val="es-ES"/>
              </w:rPr>
            </w:pPr>
            <w:r w:rsidRPr="00E21DDA">
              <w:rPr>
                <w:sz w:val="18"/>
                <w:szCs w:val="18"/>
                <w:lang w:val="es-ES"/>
              </w:rPr>
              <w:t>Camarón Nailon II-VIII</w:t>
            </w:r>
          </w:p>
          <w:p w14:paraId="72067463" w14:textId="605C3BFF" w:rsidR="000756D2" w:rsidRPr="00E21DDA" w:rsidRDefault="000756D2" w:rsidP="00415E09">
            <w:pPr>
              <w:rPr>
                <w:sz w:val="18"/>
                <w:szCs w:val="18"/>
                <w:lang w:val="es-ES"/>
              </w:rPr>
            </w:pPr>
            <w:r w:rsidRPr="00E21DDA">
              <w:rPr>
                <w:sz w:val="18"/>
                <w:szCs w:val="18"/>
                <w:lang w:val="es-ES"/>
              </w:rPr>
              <w:t>Langostino Amarillo III-IV</w:t>
            </w:r>
          </w:p>
          <w:p w14:paraId="6E91BB61" w14:textId="5735EF48" w:rsidR="000756D2" w:rsidRPr="00E21DDA" w:rsidRDefault="000756D2" w:rsidP="00415E09">
            <w:pPr>
              <w:rPr>
                <w:sz w:val="18"/>
                <w:szCs w:val="18"/>
                <w:lang w:val="es-ES"/>
              </w:rPr>
            </w:pPr>
            <w:r w:rsidRPr="00E21DDA">
              <w:rPr>
                <w:sz w:val="18"/>
                <w:szCs w:val="18"/>
                <w:lang w:val="es-ES"/>
              </w:rPr>
              <w:t>Langostino Colorado XV-IV</w:t>
            </w:r>
          </w:p>
        </w:tc>
        <w:tc>
          <w:tcPr>
            <w:tcW w:w="632" w:type="pct"/>
            <w:vMerge w:val="restart"/>
          </w:tcPr>
          <w:p w14:paraId="67CE6FAC" w14:textId="47AFAF8E" w:rsidR="000756D2" w:rsidRPr="00E21DDA" w:rsidRDefault="000756D2" w:rsidP="003A2356">
            <w:pPr>
              <w:jc w:val="both"/>
              <w:rPr>
                <w:sz w:val="18"/>
                <w:szCs w:val="18"/>
                <w:lang w:val="es-ES"/>
              </w:rPr>
            </w:pPr>
            <w:r w:rsidRPr="00E21DDA">
              <w:rPr>
                <w:sz w:val="18"/>
                <w:szCs w:val="18"/>
                <w:lang w:val="es-ES"/>
              </w:rPr>
              <w:t xml:space="preserve">Sobre </w:t>
            </w:r>
            <w:r w:rsidR="00AB4134" w:rsidRPr="00E21DDA">
              <w:rPr>
                <w:sz w:val="18"/>
                <w:szCs w:val="18"/>
                <w:lang w:val="es-ES"/>
              </w:rPr>
              <w:t>c</w:t>
            </w:r>
            <w:r w:rsidRPr="00E21DDA">
              <w:rPr>
                <w:sz w:val="18"/>
                <w:szCs w:val="18"/>
                <w:lang w:val="es-ES"/>
              </w:rPr>
              <w:t xml:space="preserve">errado </w:t>
            </w:r>
            <w:r w:rsidR="00AB4134" w:rsidRPr="00E21DDA">
              <w:rPr>
                <w:sz w:val="18"/>
                <w:szCs w:val="18"/>
                <w:lang w:val="es-ES"/>
              </w:rPr>
              <w:t>p</w:t>
            </w:r>
            <w:r w:rsidRPr="00E21DDA">
              <w:rPr>
                <w:sz w:val="18"/>
                <w:szCs w:val="18"/>
                <w:lang w:val="es-ES"/>
              </w:rPr>
              <w:t xml:space="preserve">rimer </w:t>
            </w:r>
            <w:r w:rsidR="00AB4134" w:rsidRPr="00E21DDA">
              <w:rPr>
                <w:sz w:val="18"/>
                <w:szCs w:val="18"/>
                <w:lang w:val="es-ES"/>
              </w:rPr>
              <w:t>p</w:t>
            </w:r>
            <w:r w:rsidRPr="00E21DDA">
              <w:rPr>
                <w:sz w:val="18"/>
                <w:szCs w:val="18"/>
                <w:lang w:val="es-ES"/>
              </w:rPr>
              <w:t>recio</w:t>
            </w:r>
          </w:p>
        </w:tc>
        <w:tc>
          <w:tcPr>
            <w:tcW w:w="353" w:type="pct"/>
          </w:tcPr>
          <w:p w14:paraId="759F0800" w14:textId="0219D7E3" w:rsidR="000756D2" w:rsidRPr="00E21DDA" w:rsidRDefault="000756D2" w:rsidP="00415E09">
            <w:pPr>
              <w:rPr>
                <w:sz w:val="18"/>
                <w:szCs w:val="18"/>
                <w:lang w:val="es-ES"/>
              </w:rPr>
            </w:pPr>
            <w:r w:rsidRPr="00E21DDA">
              <w:rPr>
                <w:sz w:val="18"/>
                <w:szCs w:val="18"/>
                <w:lang w:val="es-ES"/>
              </w:rPr>
              <w:t>2015</w:t>
            </w:r>
          </w:p>
        </w:tc>
        <w:tc>
          <w:tcPr>
            <w:tcW w:w="1055" w:type="pct"/>
            <w:vMerge w:val="restart"/>
          </w:tcPr>
          <w:p w14:paraId="37688A8A" w14:textId="6A370DB9" w:rsidR="001850C1" w:rsidRPr="00E21DDA" w:rsidRDefault="001850C1" w:rsidP="001850C1">
            <w:pPr>
              <w:jc w:val="both"/>
              <w:rPr>
                <w:sz w:val="18"/>
                <w:szCs w:val="18"/>
                <w:u w:val="single"/>
                <w:lang w:val="es-ES"/>
              </w:rPr>
            </w:pPr>
            <w:r w:rsidRPr="00E21DDA">
              <w:rPr>
                <w:sz w:val="18"/>
                <w:szCs w:val="18"/>
                <w:u w:val="single"/>
                <w:lang w:val="es-ES"/>
              </w:rPr>
              <w:t xml:space="preserve">Subastas licencias transables clase B </w:t>
            </w:r>
          </w:p>
          <w:p w14:paraId="47B5D761" w14:textId="2D1928D4" w:rsidR="001850C1" w:rsidRPr="00E21DDA" w:rsidRDefault="001850C1" w:rsidP="001850C1">
            <w:pPr>
              <w:jc w:val="both"/>
              <w:rPr>
                <w:sz w:val="18"/>
                <w:szCs w:val="18"/>
                <w:u w:val="single"/>
                <w:lang w:val="es-ES"/>
              </w:rPr>
            </w:pPr>
            <w:r w:rsidRPr="00E21DDA">
              <w:rPr>
                <w:sz w:val="18"/>
                <w:szCs w:val="18"/>
                <w:lang w:val="es-ES"/>
              </w:rPr>
              <w:t xml:space="preserve">-Provienen del excedente de la fracción industrial: Se subasta </w:t>
            </w:r>
            <w:r w:rsidR="002536F5" w:rsidRPr="00E21DDA">
              <w:rPr>
                <w:sz w:val="18"/>
                <w:szCs w:val="18"/>
                <w:lang w:val="es-ES"/>
              </w:rPr>
              <w:t xml:space="preserve">un </w:t>
            </w:r>
            <w:r w:rsidRPr="00E21DDA">
              <w:rPr>
                <w:sz w:val="18"/>
                <w:szCs w:val="18"/>
                <w:lang w:val="es-ES"/>
              </w:rPr>
              <w:t>monto desde el 15% bajo el RMS hasta dicho umbral.</w:t>
            </w:r>
          </w:p>
          <w:p w14:paraId="523AA161" w14:textId="524CAAB5" w:rsidR="000756D2" w:rsidRPr="00E21DDA" w:rsidRDefault="001850C1" w:rsidP="001850C1">
            <w:pPr>
              <w:jc w:val="both"/>
              <w:rPr>
                <w:sz w:val="18"/>
                <w:szCs w:val="18"/>
                <w:lang w:val="es-ES"/>
              </w:rPr>
            </w:pPr>
            <w:r w:rsidRPr="00E21DDA">
              <w:rPr>
                <w:sz w:val="18"/>
                <w:szCs w:val="18"/>
                <w:lang w:val="es-ES"/>
              </w:rPr>
              <w:t>-Ninguna empresa o persona puede adjudicarse un porcentaje superior al 40% total a subastar, ya sea directamente o a través de terceros.</w:t>
            </w:r>
          </w:p>
          <w:p w14:paraId="623DCC13" w14:textId="39EEA4FE" w:rsidR="00213586" w:rsidRPr="00E21DDA" w:rsidRDefault="00213586" w:rsidP="001850C1">
            <w:pPr>
              <w:jc w:val="both"/>
              <w:rPr>
                <w:sz w:val="18"/>
                <w:szCs w:val="18"/>
                <w:lang w:val="es-ES"/>
              </w:rPr>
            </w:pPr>
            <w:r w:rsidRPr="00E21DDA">
              <w:rPr>
                <w:sz w:val="18"/>
                <w:szCs w:val="18"/>
                <w:lang w:val="es-ES"/>
              </w:rPr>
              <w:lastRenderedPageBreak/>
              <w:t>-Precio mínimo conocido por el oferente.</w:t>
            </w:r>
          </w:p>
          <w:p w14:paraId="4A74D50D" w14:textId="530FCB1C" w:rsidR="001B34E9" w:rsidRPr="00E21DDA" w:rsidRDefault="001B34E9" w:rsidP="001850C1">
            <w:pPr>
              <w:jc w:val="both"/>
              <w:rPr>
                <w:sz w:val="18"/>
                <w:szCs w:val="18"/>
                <w:lang w:val="es-ES"/>
              </w:rPr>
            </w:pPr>
            <w:r w:rsidRPr="00E21DDA">
              <w:rPr>
                <w:sz w:val="18"/>
                <w:szCs w:val="18"/>
                <w:lang w:val="es-ES"/>
              </w:rPr>
              <w:t>-Primero se subastan los lotes/toneladas reservados a empresas de menor tamaño, luego se subasta</w:t>
            </w:r>
            <w:r w:rsidR="00686A6F" w:rsidRPr="00E21DDA">
              <w:rPr>
                <w:sz w:val="18"/>
                <w:szCs w:val="18"/>
                <w:lang w:val="es-ES"/>
              </w:rPr>
              <w:t>n</w:t>
            </w:r>
            <w:r w:rsidRPr="00E21DDA">
              <w:rPr>
                <w:sz w:val="18"/>
                <w:szCs w:val="18"/>
                <w:lang w:val="es-ES"/>
              </w:rPr>
              <w:t xml:space="preserve"> el resto de los lotes a todo oferente. </w:t>
            </w:r>
          </w:p>
          <w:p w14:paraId="1FEFDFEB" w14:textId="34BAFF4D" w:rsidR="00F323CD" w:rsidRPr="00E21DDA" w:rsidRDefault="00F323CD" w:rsidP="001850C1">
            <w:pPr>
              <w:jc w:val="both"/>
              <w:rPr>
                <w:sz w:val="18"/>
                <w:szCs w:val="18"/>
                <w:lang w:val="es-ES"/>
              </w:rPr>
            </w:pPr>
            <w:r w:rsidRPr="00E21DDA">
              <w:rPr>
                <w:sz w:val="18"/>
                <w:szCs w:val="18"/>
                <w:lang w:val="es-ES"/>
              </w:rPr>
              <w:t>- En ciertos años se han subastado los lotes más grandes y posteriormente los más pequeños con el propósito de aprovechar al máximo la cuota disponible</w:t>
            </w:r>
            <w:r w:rsidR="00620679" w:rsidRPr="00E21DDA">
              <w:rPr>
                <w:sz w:val="18"/>
                <w:szCs w:val="18"/>
                <w:lang w:val="es-ES"/>
              </w:rPr>
              <w:t xml:space="preserve">. Se busca </w:t>
            </w:r>
            <w:r w:rsidR="00FB432B" w:rsidRPr="00E21DDA">
              <w:rPr>
                <w:sz w:val="18"/>
                <w:szCs w:val="18"/>
                <w:lang w:val="es-ES"/>
              </w:rPr>
              <w:t>que no queden lotes sin asignar.</w:t>
            </w:r>
          </w:p>
          <w:p w14:paraId="771CF7A6" w14:textId="133C65EA" w:rsidR="00A028BF" w:rsidRPr="00E21DDA" w:rsidRDefault="00A028BF" w:rsidP="001850C1">
            <w:pPr>
              <w:jc w:val="both"/>
              <w:rPr>
                <w:sz w:val="18"/>
                <w:szCs w:val="18"/>
                <w:lang w:val="es-ES"/>
              </w:rPr>
            </w:pPr>
            <w:r w:rsidRPr="00E21DDA">
              <w:rPr>
                <w:sz w:val="18"/>
                <w:szCs w:val="18"/>
                <w:lang w:val="es-ES"/>
              </w:rPr>
              <w:t xml:space="preserve">-Las </w:t>
            </w:r>
            <w:r w:rsidR="00F343F8" w:rsidRPr="00E21DDA">
              <w:rPr>
                <w:sz w:val="18"/>
                <w:szCs w:val="18"/>
                <w:lang w:val="es-ES"/>
              </w:rPr>
              <w:t xml:space="preserve">cuotas individuales </w:t>
            </w:r>
            <w:r w:rsidRPr="00E21DDA">
              <w:rPr>
                <w:sz w:val="18"/>
                <w:szCs w:val="18"/>
                <w:lang w:val="es-ES"/>
              </w:rPr>
              <w:t xml:space="preserve">de pesca adquiridas mediante subastas </w:t>
            </w:r>
            <w:r w:rsidR="00F343F8" w:rsidRPr="00E21DDA">
              <w:rPr>
                <w:sz w:val="18"/>
                <w:szCs w:val="18"/>
                <w:lang w:val="es-ES"/>
              </w:rPr>
              <w:t>tienen misma vigencia que cuotas adquiridas por derechos históricos (</w:t>
            </w:r>
            <w:r w:rsidR="00E0237F" w:rsidRPr="00E21DDA">
              <w:rPr>
                <w:sz w:val="18"/>
                <w:szCs w:val="18"/>
                <w:lang w:val="es-ES"/>
              </w:rPr>
              <w:t xml:space="preserve">20 años </w:t>
            </w:r>
            <w:r w:rsidR="00F343F8" w:rsidRPr="00E21DDA">
              <w:rPr>
                <w:sz w:val="18"/>
                <w:szCs w:val="18"/>
                <w:lang w:val="es-ES"/>
              </w:rPr>
              <w:t>hasta 2032).</w:t>
            </w:r>
          </w:p>
          <w:p w14:paraId="7102E521" w14:textId="4E51C4B3" w:rsidR="008C5AFB" w:rsidRPr="00E21DDA" w:rsidRDefault="008C5AFB" w:rsidP="001850C1">
            <w:pPr>
              <w:jc w:val="both"/>
              <w:rPr>
                <w:sz w:val="18"/>
                <w:szCs w:val="18"/>
                <w:lang w:val="es-ES"/>
              </w:rPr>
            </w:pPr>
            <w:r w:rsidRPr="00E21DDA">
              <w:rPr>
                <w:sz w:val="18"/>
                <w:szCs w:val="18"/>
                <w:lang w:val="es-ES"/>
              </w:rPr>
              <w:t>- Se exige un monto de la garantía de seriedad respecto de cada lote a subastar.</w:t>
            </w:r>
          </w:p>
        </w:tc>
        <w:tc>
          <w:tcPr>
            <w:tcW w:w="1267" w:type="pct"/>
            <w:vMerge w:val="restart"/>
          </w:tcPr>
          <w:p w14:paraId="63F3219E" w14:textId="0AAD2A20" w:rsidR="00016DC2" w:rsidRPr="00E21DDA" w:rsidRDefault="000756D2" w:rsidP="000756D2">
            <w:pPr>
              <w:jc w:val="both"/>
              <w:rPr>
                <w:sz w:val="18"/>
                <w:szCs w:val="18"/>
                <w:lang w:val="es-ES"/>
              </w:rPr>
            </w:pPr>
            <w:r w:rsidRPr="00E21DDA">
              <w:rPr>
                <w:sz w:val="18"/>
                <w:szCs w:val="18"/>
                <w:lang w:val="es-ES"/>
              </w:rPr>
              <w:lastRenderedPageBreak/>
              <w:t>-</w:t>
            </w:r>
            <w:r w:rsidR="00FB432B" w:rsidRPr="00E21DDA">
              <w:rPr>
                <w:sz w:val="18"/>
                <w:szCs w:val="18"/>
                <w:lang w:val="es-ES"/>
              </w:rPr>
              <w:t xml:space="preserve">La autoridad </w:t>
            </w:r>
            <w:r w:rsidRPr="00E21DDA">
              <w:rPr>
                <w:sz w:val="18"/>
                <w:szCs w:val="18"/>
                <w:lang w:val="es-ES"/>
              </w:rPr>
              <w:t>aplicó diferenciación arbitraria a lotes que son idénticos, lo que hace difícil resolver el problema que enfrentan los participantes y conduce a potenciales inequidades</w:t>
            </w:r>
            <w:r w:rsidR="00FB432B" w:rsidRPr="00E21DDA">
              <w:rPr>
                <w:sz w:val="18"/>
                <w:szCs w:val="18"/>
                <w:lang w:val="es-ES"/>
              </w:rPr>
              <w:t xml:space="preserve"> (Escobar et al</w:t>
            </w:r>
            <w:r w:rsidR="00D87221" w:rsidRPr="00E21DDA">
              <w:rPr>
                <w:sz w:val="18"/>
                <w:szCs w:val="18"/>
                <w:lang w:val="es-ES"/>
              </w:rPr>
              <w:t>.</w:t>
            </w:r>
            <w:r w:rsidR="00FB432B" w:rsidRPr="00E21DDA">
              <w:rPr>
                <w:sz w:val="18"/>
                <w:szCs w:val="18"/>
                <w:lang w:val="es-ES"/>
              </w:rPr>
              <w:t>, 2016)</w:t>
            </w:r>
            <w:r w:rsidRPr="00E21DDA">
              <w:rPr>
                <w:sz w:val="18"/>
                <w:szCs w:val="18"/>
                <w:lang w:val="es-ES"/>
              </w:rPr>
              <w:t xml:space="preserve">. </w:t>
            </w:r>
          </w:p>
          <w:p w14:paraId="3F3FAF1A" w14:textId="5271E9B2" w:rsidR="000756D2" w:rsidRPr="00E21DDA" w:rsidRDefault="00016DC2" w:rsidP="000756D2">
            <w:pPr>
              <w:jc w:val="both"/>
              <w:rPr>
                <w:sz w:val="18"/>
                <w:szCs w:val="18"/>
                <w:lang w:val="es-ES"/>
              </w:rPr>
            </w:pPr>
            <w:r w:rsidRPr="00E21DDA">
              <w:rPr>
                <w:sz w:val="18"/>
                <w:szCs w:val="18"/>
                <w:lang w:val="es-ES"/>
              </w:rPr>
              <w:t>-En concreto, l</w:t>
            </w:r>
            <w:r w:rsidR="000756D2" w:rsidRPr="00E21DDA">
              <w:rPr>
                <w:sz w:val="18"/>
                <w:szCs w:val="18"/>
                <w:lang w:val="es-ES"/>
              </w:rPr>
              <w:t xml:space="preserve">as empresas debieron enfocar su decisión sobre qué lote adquirir (cuales lotes tendrían más o menos demanda-interés) en vez decidir cuánto ofrecer en un lote </w:t>
            </w:r>
            <w:r w:rsidR="000756D2" w:rsidRPr="00E21DDA">
              <w:rPr>
                <w:sz w:val="18"/>
                <w:szCs w:val="18"/>
                <w:lang w:val="es-ES"/>
              </w:rPr>
              <w:lastRenderedPageBreak/>
              <w:t>determinado</w:t>
            </w:r>
            <w:r w:rsidR="00EF7E6E" w:rsidRPr="00E21DDA">
              <w:rPr>
                <w:sz w:val="18"/>
                <w:szCs w:val="18"/>
                <w:lang w:val="es-ES"/>
              </w:rPr>
              <w:t xml:space="preserve"> (Escobar et al</w:t>
            </w:r>
            <w:r w:rsidR="00D87221" w:rsidRPr="00E21DDA">
              <w:rPr>
                <w:sz w:val="18"/>
                <w:szCs w:val="18"/>
                <w:lang w:val="es-ES"/>
              </w:rPr>
              <w:t>.</w:t>
            </w:r>
            <w:r w:rsidR="00EF7E6E" w:rsidRPr="00E21DDA">
              <w:rPr>
                <w:sz w:val="18"/>
                <w:szCs w:val="18"/>
                <w:lang w:val="es-ES"/>
              </w:rPr>
              <w:t>, 2016)</w:t>
            </w:r>
            <w:r w:rsidR="000756D2" w:rsidRPr="00E21DDA">
              <w:rPr>
                <w:sz w:val="18"/>
                <w:szCs w:val="18"/>
                <w:lang w:val="es-ES"/>
              </w:rPr>
              <w:t>.</w:t>
            </w:r>
          </w:p>
          <w:p w14:paraId="1D75FD7A" w14:textId="6FC663B1" w:rsidR="000756D2" w:rsidRPr="00E21DDA" w:rsidRDefault="000756D2" w:rsidP="000756D2">
            <w:pPr>
              <w:jc w:val="both"/>
              <w:rPr>
                <w:sz w:val="18"/>
                <w:szCs w:val="18"/>
                <w:lang w:val="es-ES"/>
              </w:rPr>
            </w:pPr>
            <w:r w:rsidRPr="00E21DDA">
              <w:rPr>
                <w:sz w:val="18"/>
                <w:szCs w:val="18"/>
                <w:lang w:val="es-ES"/>
              </w:rPr>
              <w:t xml:space="preserve">-Imposibilidad de expresar economías a escala, ya que no permite que la empresa que tenga mayor valoración del recurso pague más por un mayor número de lotes, lo que hace que las empresas sean cautelosas al realizar ofertas, realizando </w:t>
            </w:r>
            <w:r w:rsidR="006B0C19" w:rsidRPr="00E21DDA">
              <w:rPr>
                <w:sz w:val="18"/>
                <w:szCs w:val="18"/>
                <w:lang w:val="es-ES"/>
              </w:rPr>
              <w:t>ofertas pequeñas</w:t>
            </w:r>
            <w:r w:rsidRPr="00E21DDA">
              <w:rPr>
                <w:sz w:val="18"/>
                <w:szCs w:val="18"/>
                <w:lang w:val="es-ES"/>
              </w:rPr>
              <w:t xml:space="preserve"> en varios lotes</w:t>
            </w:r>
            <w:r w:rsidR="00EF7E6E" w:rsidRPr="00E21DDA">
              <w:rPr>
                <w:sz w:val="18"/>
                <w:szCs w:val="18"/>
                <w:lang w:val="es-ES"/>
              </w:rPr>
              <w:t xml:space="preserve"> (Escobar et al, 2016)</w:t>
            </w:r>
            <w:r w:rsidRPr="00E21DDA">
              <w:rPr>
                <w:sz w:val="18"/>
                <w:szCs w:val="18"/>
                <w:lang w:val="es-ES"/>
              </w:rPr>
              <w:t>.</w:t>
            </w:r>
          </w:p>
          <w:p w14:paraId="199D989B" w14:textId="178A4AA0" w:rsidR="00EF7E6E" w:rsidRPr="00E21DDA" w:rsidRDefault="00016DC2" w:rsidP="00EF7E6E">
            <w:pPr>
              <w:jc w:val="both"/>
              <w:rPr>
                <w:sz w:val="18"/>
                <w:szCs w:val="18"/>
                <w:lang w:val="es-ES"/>
              </w:rPr>
            </w:pPr>
            <w:r w:rsidRPr="00E21DDA">
              <w:rPr>
                <w:sz w:val="18"/>
                <w:szCs w:val="18"/>
                <w:lang w:val="es-ES"/>
              </w:rPr>
              <w:t>-</w:t>
            </w:r>
            <w:r w:rsidR="006B0C19" w:rsidRPr="00E21DDA">
              <w:rPr>
                <w:sz w:val="18"/>
                <w:szCs w:val="18"/>
                <w:lang w:val="es-ES"/>
              </w:rPr>
              <w:t>La evidencia</w:t>
            </w:r>
            <w:r w:rsidRPr="00E21DDA">
              <w:rPr>
                <w:sz w:val="18"/>
                <w:szCs w:val="18"/>
                <w:lang w:val="es-ES"/>
              </w:rPr>
              <w:t xml:space="preserve"> registra varias subastas con pocos oferentes, incluso </w:t>
            </w:r>
            <w:r w:rsidR="006B0C19" w:rsidRPr="00E21DDA">
              <w:rPr>
                <w:sz w:val="18"/>
                <w:szCs w:val="18"/>
                <w:lang w:val="es-ES"/>
              </w:rPr>
              <w:t>existen adjudicaciones de ciertos lotes con un solo participante</w:t>
            </w:r>
            <w:r w:rsidR="00FB432B" w:rsidRPr="00E21DDA">
              <w:rPr>
                <w:sz w:val="18"/>
                <w:szCs w:val="18"/>
                <w:lang w:val="es-ES"/>
              </w:rPr>
              <w:t>. En un principio este resultado puede ser</w:t>
            </w:r>
            <w:r w:rsidR="006B0C19" w:rsidRPr="00E21DDA">
              <w:rPr>
                <w:sz w:val="18"/>
                <w:szCs w:val="18"/>
                <w:lang w:val="es-ES"/>
              </w:rPr>
              <w:t xml:space="preserve"> poco competitivo</w:t>
            </w:r>
            <w:r w:rsidR="00EF7E6E" w:rsidRPr="00E21DDA">
              <w:rPr>
                <w:sz w:val="18"/>
                <w:szCs w:val="18"/>
                <w:lang w:val="es-ES"/>
              </w:rPr>
              <w:t>.</w:t>
            </w:r>
            <w:r w:rsidR="00FB432B" w:rsidRPr="00E21DDA">
              <w:rPr>
                <w:sz w:val="18"/>
                <w:szCs w:val="18"/>
                <w:lang w:val="es-ES"/>
              </w:rPr>
              <w:t xml:space="preserve"> No obstante, e</w:t>
            </w:r>
            <w:r w:rsidR="00861FC1" w:rsidRPr="00E21DDA">
              <w:rPr>
                <w:sz w:val="18"/>
                <w:szCs w:val="18"/>
                <w:lang w:val="es-ES"/>
              </w:rPr>
              <w:t xml:space="preserve">l objetivo </w:t>
            </w:r>
            <w:r w:rsidR="00FB432B" w:rsidRPr="00E21DDA">
              <w:rPr>
                <w:sz w:val="18"/>
                <w:szCs w:val="18"/>
                <w:lang w:val="es-ES"/>
              </w:rPr>
              <w:t xml:space="preserve">definido para cada una de las subastas </w:t>
            </w:r>
            <w:r w:rsidR="009A768A" w:rsidRPr="00E21DDA">
              <w:rPr>
                <w:sz w:val="18"/>
                <w:szCs w:val="18"/>
                <w:lang w:val="es-ES"/>
              </w:rPr>
              <w:t xml:space="preserve">puede ser </w:t>
            </w:r>
            <w:r w:rsidR="00FB432B" w:rsidRPr="00E21DDA">
              <w:rPr>
                <w:sz w:val="18"/>
                <w:szCs w:val="18"/>
                <w:lang w:val="es-ES"/>
              </w:rPr>
              <w:t xml:space="preserve">un </w:t>
            </w:r>
            <w:r w:rsidR="009A768A" w:rsidRPr="00E21DDA">
              <w:rPr>
                <w:sz w:val="18"/>
                <w:szCs w:val="18"/>
                <w:lang w:val="es-ES"/>
              </w:rPr>
              <w:t xml:space="preserve">antecedente </w:t>
            </w:r>
            <w:r w:rsidR="00FB432B" w:rsidRPr="00E21DDA">
              <w:rPr>
                <w:sz w:val="18"/>
                <w:szCs w:val="18"/>
                <w:lang w:val="es-ES"/>
              </w:rPr>
              <w:t>relevante</w:t>
            </w:r>
            <w:r w:rsidR="00EF7E6E" w:rsidRPr="00E21DDA">
              <w:rPr>
                <w:sz w:val="18"/>
                <w:szCs w:val="18"/>
                <w:lang w:val="es-ES"/>
              </w:rPr>
              <w:t xml:space="preserve"> para explicar </w:t>
            </w:r>
            <w:r w:rsidR="009A768A" w:rsidRPr="00E21DDA">
              <w:rPr>
                <w:sz w:val="18"/>
                <w:szCs w:val="18"/>
                <w:lang w:val="es-ES"/>
              </w:rPr>
              <w:t>tales</w:t>
            </w:r>
            <w:r w:rsidR="000E1AB3" w:rsidRPr="00E21DDA">
              <w:rPr>
                <w:sz w:val="18"/>
                <w:szCs w:val="18"/>
                <w:lang w:val="es-ES"/>
              </w:rPr>
              <w:t xml:space="preserve"> resultados.</w:t>
            </w:r>
          </w:p>
          <w:p w14:paraId="53A2ADE1" w14:textId="52973EBF" w:rsidR="00016DC2" w:rsidRPr="00E21DDA" w:rsidRDefault="00016DC2" w:rsidP="00EF7E6E">
            <w:pPr>
              <w:jc w:val="both"/>
              <w:rPr>
                <w:sz w:val="18"/>
                <w:szCs w:val="18"/>
                <w:lang w:val="es-ES"/>
              </w:rPr>
            </w:pPr>
            <w:r w:rsidRPr="00E21DDA">
              <w:rPr>
                <w:sz w:val="18"/>
                <w:szCs w:val="18"/>
                <w:lang w:val="es-ES"/>
              </w:rPr>
              <w:t>-</w:t>
            </w:r>
            <w:commentRangeStart w:id="18"/>
            <w:commentRangeStart w:id="19"/>
            <w:r w:rsidR="009A768A" w:rsidRPr="00E21DDA">
              <w:rPr>
                <w:sz w:val="18"/>
                <w:szCs w:val="18"/>
                <w:lang w:val="es-ES"/>
              </w:rPr>
              <w:t>Sin desmedro de lo anterior</w:t>
            </w:r>
            <w:r w:rsidRPr="00E21DDA">
              <w:rPr>
                <w:sz w:val="18"/>
                <w:szCs w:val="18"/>
                <w:lang w:val="es-ES"/>
              </w:rPr>
              <w:t xml:space="preserve">, existe un número considerable de lotes asignados </w:t>
            </w:r>
            <w:r w:rsidR="006B0C19" w:rsidRPr="00E21DDA">
              <w:rPr>
                <w:sz w:val="18"/>
                <w:szCs w:val="18"/>
                <w:lang w:val="es-ES"/>
              </w:rPr>
              <w:t>a</w:t>
            </w:r>
            <w:r w:rsidRPr="00E21DDA">
              <w:rPr>
                <w:sz w:val="18"/>
                <w:szCs w:val="18"/>
                <w:lang w:val="es-ES"/>
              </w:rPr>
              <w:t xml:space="preserve"> un precio marginalmente superior al mínimo </w:t>
            </w:r>
            <w:r w:rsidR="00EF7E6E" w:rsidRPr="00E21DDA">
              <w:rPr>
                <w:sz w:val="18"/>
                <w:szCs w:val="18"/>
                <w:lang w:val="es-ES"/>
              </w:rPr>
              <w:t>exigido por la autoridad</w:t>
            </w:r>
            <w:r w:rsidR="006B0C19" w:rsidRPr="00E21DDA">
              <w:rPr>
                <w:sz w:val="18"/>
                <w:szCs w:val="18"/>
                <w:lang w:val="es-ES"/>
              </w:rPr>
              <w:t>, lo que entregaría indicios de comportamiento coordinado</w:t>
            </w:r>
            <w:r w:rsidR="00187845" w:rsidRPr="00E21DDA">
              <w:rPr>
                <w:sz w:val="18"/>
                <w:szCs w:val="18"/>
                <w:lang w:val="es-ES"/>
              </w:rPr>
              <w:t xml:space="preserve"> entre los oferentes</w:t>
            </w:r>
            <w:commentRangeEnd w:id="18"/>
            <w:r w:rsidR="001323AB">
              <w:rPr>
                <w:rStyle w:val="CommentReference"/>
              </w:rPr>
              <w:commentReference w:id="18"/>
            </w:r>
            <w:commentRangeEnd w:id="19"/>
            <w:r w:rsidR="004D3211">
              <w:rPr>
                <w:rStyle w:val="CommentReference"/>
              </w:rPr>
              <w:commentReference w:id="19"/>
            </w:r>
            <w:r w:rsidR="006B0C19" w:rsidRPr="00E21DDA">
              <w:rPr>
                <w:sz w:val="18"/>
                <w:szCs w:val="18"/>
                <w:lang w:val="es-ES"/>
              </w:rPr>
              <w:t>.</w:t>
            </w:r>
          </w:p>
        </w:tc>
        <w:tc>
          <w:tcPr>
            <w:tcW w:w="639" w:type="pct"/>
            <w:vMerge w:val="restart"/>
          </w:tcPr>
          <w:p w14:paraId="171D0A04" w14:textId="05514B84" w:rsidR="000756D2" w:rsidRPr="00E21DDA" w:rsidRDefault="00BC2AB4" w:rsidP="000756D2">
            <w:pPr>
              <w:jc w:val="both"/>
              <w:rPr>
                <w:sz w:val="18"/>
                <w:szCs w:val="18"/>
                <w:lang w:val="es-ES"/>
              </w:rPr>
            </w:pPr>
            <w:r w:rsidRPr="00E21DDA">
              <w:rPr>
                <w:sz w:val="18"/>
                <w:szCs w:val="18"/>
                <w:lang w:val="es-ES"/>
              </w:rPr>
              <w:lastRenderedPageBreak/>
              <w:t>Dependiendo de la pesquería</w:t>
            </w:r>
            <w:r w:rsidR="002536F5" w:rsidRPr="00E21DDA">
              <w:rPr>
                <w:sz w:val="18"/>
                <w:szCs w:val="18"/>
                <w:lang w:val="es-ES"/>
              </w:rPr>
              <w:t>,</w:t>
            </w:r>
            <w:r w:rsidRPr="00E21DDA">
              <w:rPr>
                <w:sz w:val="18"/>
                <w:szCs w:val="18"/>
                <w:lang w:val="es-ES"/>
              </w:rPr>
              <w:t xml:space="preserve"> se reserva a las EMT e</w:t>
            </w:r>
            <w:r w:rsidR="000756D2" w:rsidRPr="00E21DDA">
              <w:rPr>
                <w:sz w:val="18"/>
                <w:szCs w:val="18"/>
                <w:lang w:val="es-ES"/>
              </w:rPr>
              <w:t xml:space="preserve">ntre </w:t>
            </w:r>
            <w:r w:rsidRPr="00E21DDA">
              <w:rPr>
                <w:sz w:val="18"/>
                <w:szCs w:val="18"/>
                <w:lang w:val="es-ES"/>
              </w:rPr>
              <w:t xml:space="preserve">el </w:t>
            </w:r>
            <w:r w:rsidR="001F44EC" w:rsidRPr="00E21DDA">
              <w:rPr>
                <w:sz w:val="18"/>
                <w:szCs w:val="18"/>
                <w:lang w:val="es-ES"/>
              </w:rPr>
              <w:t>2</w:t>
            </w:r>
            <w:r w:rsidR="000756D2" w:rsidRPr="00E21DDA">
              <w:rPr>
                <w:sz w:val="18"/>
                <w:szCs w:val="18"/>
                <w:lang w:val="es-ES"/>
              </w:rPr>
              <w:t>0</w:t>
            </w:r>
            <w:r w:rsidR="001850C1" w:rsidRPr="00E21DDA">
              <w:rPr>
                <w:sz w:val="18"/>
                <w:szCs w:val="18"/>
                <w:lang w:val="es-ES"/>
              </w:rPr>
              <w:t>%</w:t>
            </w:r>
            <w:r w:rsidR="000756D2" w:rsidRPr="00E21DDA">
              <w:rPr>
                <w:sz w:val="18"/>
                <w:szCs w:val="18"/>
                <w:lang w:val="es-ES"/>
              </w:rPr>
              <w:t xml:space="preserve"> y 60% de la</w:t>
            </w:r>
            <w:r w:rsidR="001850C1" w:rsidRPr="00E21DDA">
              <w:rPr>
                <w:sz w:val="18"/>
                <w:szCs w:val="18"/>
                <w:lang w:val="es-ES"/>
              </w:rPr>
              <w:t xml:space="preserve">s toneladas </w:t>
            </w:r>
            <w:r w:rsidR="000756D2" w:rsidRPr="00E21DDA">
              <w:rPr>
                <w:sz w:val="18"/>
                <w:szCs w:val="18"/>
                <w:lang w:val="es-ES"/>
              </w:rPr>
              <w:t>a subastar</w:t>
            </w:r>
            <w:r w:rsidR="00E11D23" w:rsidRPr="00E21DDA">
              <w:rPr>
                <w:sz w:val="18"/>
                <w:szCs w:val="18"/>
                <w:lang w:val="es-ES"/>
              </w:rPr>
              <w:t xml:space="preserve"> (</w:t>
            </w:r>
            <w:r w:rsidR="00620679" w:rsidRPr="00E21DDA">
              <w:rPr>
                <w:sz w:val="18"/>
                <w:szCs w:val="18"/>
                <w:lang w:val="es-ES"/>
              </w:rPr>
              <w:t xml:space="preserve">por </w:t>
            </w:r>
            <w:r w:rsidR="00E11D23" w:rsidRPr="00E21DDA">
              <w:rPr>
                <w:sz w:val="18"/>
                <w:szCs w:val="18"/>
                <w:lang w:val="es-ES"/>
              </w:rPr>
              <w:t>ley N° 20.416)</w:t>
            </w:r>
            <w:r w:rsidR="001850C1" w:rsidRPr="00E21DDA">
              <w:rPr>
                <w:sz w:val="18"/>
                <w:szCs w:val="18"/>
                <w:lang w:val="es-ES"/>
              </w:rPr>
              <w:t>.</w:t>
            </w:r>
          </w:p>
        </w:tc>
      </w:tr>
      <w:tr w:rsidR="004736C2" w:rsidRPr="00E21DDA" w14:paraId="16C4B383" w14:textId="77777777" w:rsidTr="283FE59D">
        <w:tc>
          <w:tcPr>
            <w:tcW w:w="1054" w:type="pct"/>
          </w:tcPr>
          <w:p w14:paraId="37BB112B" w14:textId="77777777" w:rsidR="000756D2" w:rsidRPr="00E21DDA" w:rsidRDefault="000756D2" w:rsidP="00EC7373">
            <w:pPr>
              <w:rPr>
                <w:sz w:val="18"/>
                <w:szCs w:val="18"/>
                <w:lang w:val="es-ES"/>
              </w:rPr>
            </w:pPr>
            <w:r w:rsidRPr="00E21DDA">
              <w:rPr>
                <w:sz w:val="18"/>
                <w:szCs w:val="18"/>
                <w:lang w:val="es-ES"/>
              </w:rPr>
              <w:t>Anchoveta III-IV</w:t>
            </w:r>
          </w:p>
          <w:p w14:paraId="78D73FF4" w14:textId="3A69AB00" w:rsidR="000756D2" w:rsidRPr="00E21DDA" w:rsidRDefault="000756D2" w:rsidP="00EC7373">
            <w:pPr>
              <w:rPr>
                <w:sz w:val="18"/>
                <w:szCs w:val="18"/>
                <w:lang w:val="es-ES"/>
              </w:rPr>
            </w:pPr>
            <w:r w:rsidRPr="00E21DDA">
              <w:rPr>
                <w:sz w:val="18"/>
                <w:szCs w:val="18"/>
                <w:lang w:val="es-ES"/>
              </w:rPr>
              <w:t>Sardina común V-X</w:t>
            </w:r>
          </w:p>
        </w:tc>
        <w:tc>
          <w:tcPr>
            <w:tcW w:w="632" w:type="pct"/>
            <w:vMerge/>
          </w:tcPr>
          <w:p w14:paraId="74BD5951" w14:textId="77777777" w:rsidR="000756D2" w:rsidRPr="00E21DDA" w:rsidRDefault="000756D2" w:rsidP="00415E09">
            <w:pPr>
              <w:rPr>
                <w:sz w:val="18"/>
                <w:szCs w:val="18"/>
                <w:lang w:val="es-ES"/>
              </w:rPr>
            </w:pPr>
          </w:p>
        </w:tc>
        <w:tc>
          <w:tcPr>
            <w:tcW w:w="353" w:type="pct"/>
          </w:tcPr>
          <w:p w14:paraId="1F186500" w14:textId="650B8CD9" w:rsidR="000756D2" w:rsidRPr="00E21DDA" w:rsidRDefault="000756D2" w:rsidP="00415E09">
            <w:pPr>
              <w:rPr>
                <w:sz w:val="18"/>
                <w:szCs w:val="18"/>
                <w:lang w:val="es-ES"/>
              </w:rPr>
            </w:pPr>
            <w:r w:rsidRPr="00E21DDA">
              <w:rPr>
                <w:sz w:val="18"/>
                <w:szCs w:val="18"/>
                <w:lang w:val="es-ES"/>
              </w:rPr>
              <w:t>2016</w:t>
            </w:r>
          </w:p>
        </w:tc>
        <w:tc>
          <w:tcPr>
            <w:tcW w:w="1055" w:type="pct"/>
            <w:vMerge/>
          </w:tcPr>
          <w:p w14:paraId="05E76C1F" w14:textId="77777777" w:rsidR="000756D2" w:rsidRPr="00E21DDA" w:rsidRDefault="000756D2" w:rsidP="00415E09">
            <w:pPr>
              <w:rPr>
                <w:sz w:val="18"/>
                <w:szCs w:val="18"/>
                <w:lang w:val="es-ES"/>
              </w:rPr>
            </w:pPr>
          </w:p>
        </w:tc>
        <w:tc>
          <w:tcPr>
            <w:tcW w:w="1267" w:type="pct"/>
            <w:vMerge/>
          </w:tcPr>
          <w:p w14:paraId="3AC48FEC" w14:textId="77777777" w:rsidR="000756D2" w:rsidRPr="00E21DDA" w:rsidRDefault="000756D2" w:rsidP="00415E09">
            <w:pPr>
              <w:rPr>
                <w:sz w:val="18"/>
                <w:szCs w:val="18"/>
                <w:lang w:val="es-ES"/>
              </w:rPr>
            </w:pPr>
          </w:p>
        </w:tc>
        <w:tc>
          <w:tcPr>
            <w:tcW w:w="639" w:type="pct"/>
            <w:vMerge/>
          </w:tcPr>
          <w:p w14:paraId="1A2BA0CE" w14:textId="22F56230" w:rsidR="000756D2" w:rsidRPr="00E21DDA" w:rsidRDefault="000756D2" w:rsidP="00415E09">
            <w:pPr>
              <w:rPr>
                <w:sz w:val="18"/>
                <w:szCs w:val="18"/>
                <w:lang w:val="es-ES"/>
              </w:rPr>
            </w:pPr>
          </w:p>
        </w:tc>
      </w:tr>
      <w:tr w:rsidR="004736C2" w:rsidRPr="00E21DDA" w14:paraId="4AC57487" w14:textId="77777777" w:rsidTr="283FE59D">
        <w:tc>
          <w:tcPr>
            <w:tcW w:w="1054" w:type="pct"/>
          </w:tcPr>
          <w:p w14:paraId="11DD9627" w14:textId="77777777" w:rsidR="000756D2" w:rsidRPr="00E21DDA" w:rsidRDefault="000756D2" w:rsidP="00EC7373">
            <w:pPr>
              <w:rPr>
                <w:sz w:val="18"/>
                <w:szCs w:val="18"/>
                <w:lang w:val="es-ES"/>
              </w:rPr>
            </w:pPr>
            <w:r w:rsidRPr="00E21DDA">
              <w:rPr>
                <w:sz w:val="18"/>
                <w:szCs w:val="18"/>
                <w:lang w:val="es-ES"/>
              </w:rPr>
              <w:t>Anchoveta III-IV</w:t>
            </w:r>
          </w:p>
          <w:p w14:paraId="132776AB" w14:textId="7CD622D1" w:rsidR="000756D2" w:rsidRPr="00E21DDA" w:rsidRDefault="000756D2" w:rsidP="00EC7373">
            <w:pPr>
              <w:rPr>
                <w:sz w:val="18"/>
                <w:szCs w:val="18"/>
                <w:lang w:val="es-ES"/>
              </w:rPr>
            </w:pPr>
            <w:r w:rsidRPr="00E21DDA">
              <w:rPr>
                <w:sz w:val="18"/>
                <w:szCs w:val="18"/>
                <w:lang w:val="es-ES"/>
              </w:rPr>
              <w:t>Jurel III-IV, V-IX, XIV-X, XV-II</w:t>
            </w:r>
          </w:p>
        </w:tc>
        <w:tc>
          <w:tcPr>
            <w:tcW w:w="632" w:type="pct"/>
            <w:vMerge/>
          </w:tcPr>
          <w:p w14:paraId="6C003BEF" w14:textId="77777777" w:rsidR="000756D2" w:rsidRPr="00E21DDA" w:rsidRDefault="000756D2" w:rsidP="00EC7373">
            <w:pPr>
              <w:rPr>
                <w:sz w:val="18"/>
                <w:szCs w:val="18"/>
                <w:lang w:val="es-ES"/>
              </w:rPr>
            </w:pPr>
          </w:p>
        </w:tc>
        <w:tc>
          <w:tcPr>
            <w:tcW w:w="353" w:type="pct"/>
          </w:tcPr>
          <w:p w14:paraId="60083A68" w14:textId="112DB822" w:rsidR="000756D2" w:rsidRPr="00E21DDA" w:rsidRDefault="000756D2" w:rsidP="00EC7373">
            <w:pPr>
              <w:rPr>
                <w:sz w:val="18"/>
                <w:szCs w:val="18"/>
                <w:lang w:val="es-ES"/>
              </w:rPr>
            </w:pPr>
            <w:r w:rsidRPr="00E21DDA">
              <w:rPr>
                <w:sz w:val="18"/>
                <w:szCs w:val="18"/>
                <w:lang w:val="es-ES"/>
              </w:rPr>
              <w:t>2017</w:t>
            </w:r>
          </w:p>
        </w:tc>
        <w:tc>
          <w:tcPr>
            <w:tcW w:w="1055" w:type="pct"/>
            <w:vMerge/>
          </w:tcPr>
          <w:p w14:paraId="36B587EA" w14:textId="77777777" w:rsidR="000756D2" w:rsidRPr="00E21DDA" w:rsidRDefault="000756D2" w:rsidP="00EC7373">
            <w:pPr>
              <w:rPr>
                <w:sz w:val="18"/>
                <w:szCs w:val="18"/>
                <w:lang w:val="es-ES"/>
              </w:rPr>
            </w:pPr>
          </w:p>
        </w:tc>
        <w:tc>
          <w:tcPr>
            <w:tcW w:w="1267" w:type="pct"/>
            <w:vMerge/>
          </w:tcPr>
          <w:p w14:paraId="16D4D9C9" w14:textId="77777777" w:rsidR="000756D2" w:rsidRPr="00E21DDA" w:rsidRDefault="000756D2" w:rsidP="00EC7373">
            <w:pPr>
              <w:rPr>
                <w:sz w:val="18"/>
                <w:szCs w:val="18"/>
                <w:lang w:val="es-ES"/>
              </w:rPr>
            </w:pPr>
          </w:p>
        </w:tc>
        <w:tc>
          <w:tcPr>
            <w:tcW w:w="639" w:type="pct"/>
            <w:vMerge/>
          </w:tcPr>
          <w:p w14:paraId="6D2BF791" w14:textId="21D22B53" w:rsidR="000756D2" w:rsidRPr="00E21DDA" w:rsidRDefault="000756D2" w:rsidP="00EC7373">
            <w:pPr>
              <w:rPr>
                <w:sz w:val="18"/>
                <w:szCs w:val="18"/>
                <w:lang w:val="es-ES"/>
              </w:rPr>
            </w:pPr>
          </w:p>
        </w:tc>
      </w:tr>
      <w:tr w:rsidR="004736C2" w:rsidRPr="00E21DDA" w14:paraId="2F3E6445" w14:textId="77777777" w:rsidTr="283FE59D">
        <w:tc>
          <w:tcPr>
            <w:tcW w:w="1054" w:type="pct"/>
          </w:tcPr>
          <w:p w14:paraId="52CFB6EC" w14:textId="77777777" w:rsidR="000756D2" w:rsidRPr="00E21DDA" w:rsidRDefault="000756D2" w:rsidP="00EC7373">
            <w:pPr>
              <w:rPr>
                <w:sz w:val="18"/>
                <w:szCs w:val="18"/>
                <w:lang w:val="es-ES"/>
              </w:rPr>
            </w:pPr>
            <w:r w:rsidRPr="00E21DDA">
              <w:rPr>
                <w:sz w:val="18"/>
                <w:szCs w:val="18"/>
                <w:lang w:val="es-ES"/>
              </w:rPr>
              <w:t>Merluza Común IV- 41°</w:t>
            </w:r>
          </w:p>
          <w:p w14:paraId="05A97007" w14:textId="77777777" w:rsidR="000756D2" w:rsidRPr="00E21DDA" w:rsidRDefault="000756D2" w:rsidP="00EC7373">
            <w:pPr>
              <w:rPr>
                <w:sz w:val="18"/>
                <w:szCs w:val="18"/>
                <w:lang w:val="es-ES"/>
              </w:rPr>
            </w:pPr>
            <w:r w:rsidRPr="00E21DDA">
              <w:rPr>
                <w:sz w:val="18"/>
                <w:szCs w:val="18"/>
                <w:lang w:val="es-ES"/>
              </w:rPr>
              <w:t>Anchoveta XV-II</w:t>
            </w:r>
          </w:p>
          <w:p w14:paraId="503B6C6C" w14:textId="77777777" w:rsidR="000756D2" w:rsidRPr="00E21DDA" w:rsidRDefault="000756D2" w:rsidP="00EC7373">
            <w:pPr>
              <w:rPr>
                <w:sz w:val="18"/>
                <w:szCs w:val="18"/>
                <w:lang w:val="es-ES"/>
              </w:rPr>
            </w:pPr>
            <w:r w:rsidRPr="00E21DDA">
              <w:rPr>
                <w:sz w:val="18"/>
                <w:szCs w:val="18"/>
                <w:lang w:val="es-ES"/>
              </w:rPr>
              <w:t>Congrio Dorado Norte</w:t>
            </w:r>
          </w:p>
          <w:p w14:paraId="12BB47B3" w14:textId="77777777" w:rsidR="000756D2" w:rsidRPr="00E21DDA" w:rsidRDefault="000756D2" w:rsidP="00EC7373">
            <w:pPr>
              <w:rPr>
                <w:sz w:val="18"/>
                <w:szCs w:val="18"/>
                <w:lang w:val="es-ES"/>
              </w:rPr>
            </w:pPr>
            <w:r w:rsidRPr="00E21DDA">
              <w:rPr>
                <w:sz w:val="18"/>
                <w:szCs w:val="18"/>
                <w:lang w:val="es-ES"/>
              </w:rPr>
              <w:t>Congrio Dorado Sur</w:t>
            </w:r>
          </w:p>
          <w:p w14:paraId="35BA570C" w14:textId="77777777" w:rsidR="000756D2" w:rsidRPr="00E21DDA" w:rsidRDefault="000756D2" w:rsidP="00EC7373">
            <w:pPr>
              <w:rPr>
                <w:sz w:val="18"/>
                <w:szCs w:val="18"/>
                <w:lang w:val="es-ES"/>
              </w:rPr>
            </w:pPr>
            <w:r w:rsidRPr="00E21DDA">
              <w:rPr>
                <w:sz w:val="18"/>
                <w:szCs w:val="18"/>
                <w:lang w:val="es-ES"/>
              </w:rPr>
              <w:t>Merluza Tres Aletas</w:t>
            </w:r>
          </w:p>
          <w:p w14:paraId="48AA49F7" w14:textId="77777777" w:rsidR="000756D2" w:rsidRPr="00E21DDA" w:rsidRDefault="000756D2" w:rsidP="00EC7373">
            <w:pPr>
              <w:rPr>
                <w:sz w:val="18"/>
                <w:szCs w:val="18"/>
                <w:lang w:val="es-ES"/>
              </w:rPr>
            </w:pPr>
            <w:r w:rsidRPr="00E21DDA">
              <w:rPr>
                <w:sz w:val="18"/>
                <w:szCs w:val="18"/>
                <w:lang w:val="es-ES"/>
              </w:rPr>
              <w:lastRenderedPageBreak/>
              <w:t>Merluza del Sur UPN</w:t>
            </w:r>
          </w:p>
          <w:p w14:paraId="53103DAA" w14:textId="0F4F0B11" w:rsidR="000756D2" w:rsidRPr="00E21DDA" w:rsidRDefault="000756D2" w:rsidP="00E9077D">
            <w:pPr>
              <w:rPr>
                <w:sz w:val="18"/>
                <w:szCs w:val="18"/>
                <w:lang w:val="es-ES"/>
              </w:rPr>
            </w:pPr>
            <w:r w:rsidRPr="00E21DDA">
              <w:rPr>
                <w:sz w:val="18"/>
                <w:szCs w:val="18"/>
                <w:lang w:val="es-ES"/>
              </w:rPr>
              <w:t xml:space="preserve">Merluza del Sur </w:t>
            </w:r>
            <w:r w:rsidR="00E9077D" w:rsidRPr="00E21DDA">
              <w:rPr>
                <w:sz w:val="18"/>
                <w:szCs w:val="18"/>
                <w:lang w:val="es-ES"/>
              </w:rPr>
              <w:t>UPS</w:t>
            </w:r>
          </w:p>
        </w:tc>
        <w:tc>
          <w:tcPr>
            <w:tcW w:w="632" w:type="pct"/>
            <w:vMerge/>
          </w:tcPr>
          <w:p w14:paraId="311A8E95" w14:textId="77777777" w:rsidR="000756D2" w:rsidRPr="00E21DDA" w:rsidRDefault="000756D2" w:rsidP="00EC7373">
            <w:pPr>
              <w:rPr>
                <w:sz w:val="18"/>
                <w:szCs w:val="18"/>
                <w:lang w:val="es-ES"/>
              </w:rPr>
            </w:pPr>
          </w:p>
        </w:tc>
        <w:tc>
          <w:tcPr>
            <w:tcW w:w="353" w:type="pct"/>
          </w:tcPr>
          <w:p w14:paraId="62DCAC37" w14:textId="57C12986" w:rsidR="000756D2" w:rsidRPr="00E21DDA" w:rsidRDefault="000756D2" w:rsidP="00EC7373">
            <w:pPr>
              <w:rPr>
                <w:sz w:val="18"/>
                <w:szCs w:val="18"/>
                <w:lang w:val="es-ES"/>
              </w:rPr>
            </w:pPr>
            <w:r w:rsidRPr="00E21DDA">
              <w:rPr>
                <w:sz w:val="18"/>
                <w:szCs w:val="18"/>
                <w:lang w:val="es-ES"/>
              </w:rPr>
              <w:t>2018</w:t>
            </w:r>
          </w:p>
        </w:tc>
        <w:tc>
          <w:tcPr>
            <w:tcW w:w="1055" w:type="pct"/>
            <w:vMerge/>
          </w:tcPr>
          <w:p w14:paraId="46C79BC3" w14:textId="77777777" w:rsidR="000756D2" w:rsidRPr="00E21DDA" w:rsidRDefault="000756D2" w:rsidP="00EC7373">
            <w:pPr>
              <w:rPr>
                <w:sz w:val="18"/>
                <w:szCs w:val="18"/>
                <w:lang w:val="es-ES"/>
              </w:rPr>
            </w:pPr>
          </w:p>
        </w:tc>
        <w:tc>
          <w:tcPr>
            <w:tcW w:w="1267" w:type="pct"/>
            <w:vMerge/>
          </w:tcPr>
          <w:p w14:paraId="72AF6340" w14:textId="77777777" w:rsidR="000756D2" w:rsidRPr="00E21DDA" w:rsidRDefault="000756D2" w:rsidP="00EC7373">
            <w:pPr>
              <w:rPr>
                <w:sz w:val="18"/>
                <w:szCs w:val="18"/>
                <w:lang w:val="es-ES"/>
              </w:rPr>
            </w:pPr>
          </w:p>
        </w:tc>
        <w:tc>
          <w:tcPr>
            <w:tcW w:w="639" w:type="pct"/>
            <w:vMerge/>
          </w:tcPr>
          <w:p w14:paraId="4D7F7F2B" w14:textId="77777777" w:rsidR="000756D2" w:rsidRPr="00E21DDA" w:rsidRDefault="000756D2" w:rsidP="00EC7373">
            <w:pPr>
              <w:rPr>
                <w:sz w:val="18"/>
                <w:szCs w:val="18"/>
                <w:lang w:val="es-ES"/>
              </w:rPr>
            </w:pPr>
          </w:p>
        </w:tc>
      </w:tr>
      <w:tr w:rsidR="004736C2" w:rsidRPr="00E21DDA" w14:paraId="10E3C53A" w14:textId="77777777" w:rsidTr="283FE59D">
        <w:tc>
          <w:tcPr>
            <w:tcW w:w="1054" w:type="pct"/>
          </w:tcPr>
          <w:p w14:paraId="4E447A18" w14:textId="77777777" w:rsidR="000756D2" w:rsidRPr="00E21DDA" w:rsidRDefault="000756D2" w:rsidP="00EC7373">
            <w:pPr>
              <w:rPr>
                <w:sz w:val="18"/>
                <w:szCs w:val="18"/>
                <w:lang w:val="es-ES"/>
              </w:rPr>
            </w:pPr>
            <w:r w:rsidRPr="00E21DDA">
              <w:rPr>
                <w:sz w:val="18"/>
                <w:szCs w:val="18"/>
                <w:lang w:val="es-ES"/>
              </w:rPr>
              <w:t>Congrio Dorado Norte</w:t>
            </w:r>
          </w:p>
          <w:p w14:paraId="340CCAED" w14:textId="77777777" w:rsidR="000756D2" w:rsidRPr="00E21DDA" w:rsidRDefault="000756D2" w:rsidP="00EC7373">
            <w:pPr>
              <w:rPr>
                <w:sz w:val="18"/>
                <w:szCs w:val="18"/>
                <w:lang w:val="es-ES"/>
              </w:rPr>
            </w:pPr>
            <w:r w:rsidRPr="00E21DDA">
              <w:rPr>
                <w:sz w:val="18"/>
                <w:szCs w:val="18"/>
                <w:lang w:val="es-ES"/>
              </w:rPr>
              <w:t>Anchoveta III-IV</w:t>
            </w:r>
          </w:p>
          <w:p w14:paraId="69D1C8A0" w14:textId="77777777" w:rsidR="000756D2" w:rsidRPr="00E21DDA" w:rsidRDefault="000756D2" w:rsidP="00EC7373">
            <w:pPr>
              <w:rPr>
                <w:sz w:val="18"/>
                <w:szCs w:val="18"/>
                <w:lang w:val="es-ES"/>
              </w:rPr>
            </w:pPr>
            <w:r w:rsidRPr="00E21DDA">
              <w:rPr>
                <w:sz w:val="18"/>
                <w:szCs w:val="18"/>
                <w:lang w:val="es-ES"/>
              </w:rPr>
              <w:t>Merluza del Sur UPS</w:t>
            </w:r>
          </w:p>
          <w:p w14:paraId="300A9CDC" w14:textId="77777777" w:rsidR="000756D2" w:rsidRPr="00E21DDA" w:rsidRDefault="000756D2" w:rsidP="00EC7373">
            <w:pPr>
              <w:rPr>
                <w:sz w:val="18"/>
                <w:szCs w:val="18"/>
                <w:lang w:val="es-ES"/>
              </w:rPr>
            </w:pPr>
            <w:r w:rsidRPr="00E21DDA">
              <w:rPr>
                <w:sz w:val="18"/>
                <w:szCs w:val="18"/>
                <w:lang w:val="es-ES"/>
              </w:rPr>
              <w:t>Merluza del Sur UPN</w:t>
            </w:r>
          </w:p>
          <w:p w14:paraId="22306BA1" w14:textId="77777777" w:rsidR="000756D2" w:rsidRPr="00E21DDA" w:rsidRDefault="000756D2" w:rsidP="00EC7373">
            <w:pPr>
              <w:rPr>
                <w:sz w:val="18"/>
                <w:szCs w:val="18"/>
                <w:lang w:val="es-ES"/>
              </w:rPr>
            </w:pPr>
            <w:r w:rsidRPr="00E21DDA">
              <w:rPr>
                <w:sz w:val="18"/>
                <w:szCs w:val="18"/>
                <w:lang w:val="es-ES"/>
              </w:rPr>
              <w:t>Merluza Tres Aletas</w:t>
            </w:r>
          </w:p>
          <w:p w14:paraId="369DD2CF" w14:textId="77777777" w:rsidR="000756D2" w:rsidRPr="00E21DDA" w:rsidRDefault="000756D2" w:rsidP="00EC7373">
            <w:pPr>
              <w:rPr>
                <w:sz w:val="18"/>
                <w:szCs w:val="18"/>
                <w:lang w:val="es-ES"/>
              </w:rPr>
            </w:pPr>
            <w:r w:rsidRPr="00E21DDA">
              <w:rPr>
                <w:sz w:val="18"/>
                <w:szCs w:val="18"/>
                <w:lang w:val="es-ES"/>
              </w:rPr>
              <w:t>Congrio Dorado Sur</w:t>
            </w:r>
          </w:p>
          <w:p w14:paraId="7ACD0BCE" w14:textId="5FAD2870" w:rsidR="000756D2" w:rsidRPr="00E21DDA" w:rsidRDefault="000756D2" w:rsidP="00EC7373">
            <w:pPr>
              <w:rPr>
                <w:sz w:val="18"/>
                <w:szCs w:val="18"/>
                <w:lang w:val="es-ES"/>
              </w:rPr>
            </w:pPr>
            <w:r w:rsidRPr="00E21DDA">
              <w:rPr>
                <w:sz w:val="18"/>
                <w:szCs w:val="18"/>
                <w:lang w:val="es-ES"/>
              </w:rPr>
              <w:t>Anchoveta V-X</w:t>
            </w:r>
          </w:p>
        </w:tc>
        <w:tc>
          <w:tcPr>
            <w:tcW w:w="632" w:type="pct"/>
            <w:vMerge/>
          </w:tcPr>
          <w:p w14:paraId="274AC610" w14:textId="77777777" w:rsidR="000756D2" w:rsidRPr="00E21DDA" w:rsidRDefault="000756D2" w:rsidP="00EC7373">
            <w:pPr>
              <w:rPr>
                <w:sz w:val="18"/>
                <w:szCs w:val="18"/>
                <w:lang w:val="es-ES"/>
              </w:rPr>
            </w:pPr>
          </w:p>
        </w:tc>
        <w:tc>
          <w:tcPr>
            <w:tcW w:w="353" w:type="pct"/>
          </w:tcPr>
          <w:p w14:paraId="7A9D20C3" w14:textId="25389093" w:rsidR="000756D2" w:rsidRPr="00E21DDA" w:rsidRDefault="000756D2" w:rsidP="00EC7373">
            <w:pPr>
              <w:rPr>
                <w:sz w:val="18"/>
                <w:szCs w:val="18"/>
                <w:lang w:val="es-ES"/>
              </w:rPr>
            </w:pPr>
            <w:r w:rsidRPr="00E21DDA">
              <w:rPr>
                <w:sz w:val="18"/>
                <w:szCs w:val="18"/>
                <w:lang w:val="es-ES"/>
              </w:rPr>
              <w:t>2019</w:t>
            </w:r>
          </w:p>
        </w:tc>
        <w:tc>
          <w:tcPr>
            <w:tcW w:w="1055" w:type="pct"/>
            <w:vMerge/>
          </w:tcPr>
          <w:p w14:paraId="78FEC795" w14:textId="77777777" w:rsidR="000756D2" w:rsidRPr="00E21DDA" w:rsidRDefault="000756D2" w:rsidP="00EC7373">
            <w:pPr>
              <w:rPr>
                <w:sz w:val="18"/>
                <w:szCs w:val="18"/>
                <w:lang w:val="es-ES"/>
              </w:rPr>
            </w:pPr>
          </w:p>
        </w:tc>
        <w:tc>
          <w:tcPr>
            <w:tcW w:w="1267" w:type="pct"/>
            <w:vMerge/>
          </w:tcPr>
          <w:p w14:paraId="613B8AF3" w14:textId="77777777" w:rsidR="000756D2" w:rsidRPr="00E21DDA" w:rsidRDefault="000756D2" w:rsidP="00EC7373">
            <w:pPr>
              <w:rPr>
                <w:sz w:val="18"/>
                <w:szCs w:val="18"/>
                <w:lang w:val="es-ES"/>
              </w:rPr>
            </w:pPr>
          </w:p>
        </w:tc>
        <w:tc>
          <w:tcPr>
            <w:tcW w:w="639" w:type="pct"/>
            <w:vMerge/>
          </w:tcPr>
          <w:p w14:paraId="444E74CD" w14:textId="77777777" w:rsidR="000756D2" w:rsidRPr="00E21DDA" w:rsidRDefault="000756D2" w:rsidP="00EC7373">
            <w:pPr>
              <w:rPr>
                <w:sz w:val="18"/>
                <w:szCs w:val="18"/>
                <w:lang w:val="es-ES"/>
              </w:rPr>
            </w:pPr>
          </w:p>
        </w:tc>
      </w:tr>
      <w:tr w:rsidR="004736C2" w:rsidRPr="00E21DDA" w14:paraId="43D5F8CA" w14:textId="77777777" w:rsidTr="283FE59D">
        <w:tc>
          <w:tcPr>
            <w:tcW w:w="1054" w:type="pct"/>
          </w:tcPr>
          <w:p w14:paraId="42F2D60A" w14:textId="77777777" w:rsidR="000756D2" w:rsidRPr="00E21DDA" w:rsidRDefault="000756D2" w:rsidP="00EC7373">
            <w:pPr>
              <w:rPr>
                <w:sz w:val="18"/>
                <w:szCs w:val="18"/>
                <w:lang w:val="es-ES"/>
              </w:rPr>
            </w:pPr>
            <w:r w:rsidRPr="00E21DDA">
              <w:rPr>
                <w:sz w:val="18"/>
                <w:szCs w:val="18"/>
                <w:lang w:val="es-ES"/>
              </w:rPr>
              <w:t>Merluza Común IV- 41°</w:t>
            </w:r>
          </w:p>
          <w:p w14:paraId="790A14FF" w14:textId="77777777" w:rsidR="000756D2" w:rsidRPr="00E21DDA" w:rsidRDefault="000756D2" w:rsidP="00EC7373">
            <w:pPr>
              <w:rPr>
                <w:sz w:val="18"/>
                <w:szCs w:val="18"/>
                <w:lang w:val="es-ES"/>
              </w:rPr>
            </w:pPr>
            <w:r w:rsidRPr="00E21DDA">
              <w:rPr>
                <w:sz w:val="18"/>
                <w:szCs w:val="18"/>
                <w:lang w:val="es-ES"/>
              </w:rPr>
              <w:t>Anchoveta XV-II</w:t>
            </w:r>
          </w:p>
          <w:p w14:paraId="12D472E6" w14:textId="77777777" w:rsidR="000756D2" w:rsidRPr="00E21DDA" w:rsidRDefault="000756D2" w:rsidP="00EC7373">
            <w:pPr>
              <w:rPr>
                <w:sz w:val="18"/>
                <w:szCs w:val="18"/>
                <w:lang w:val="es-ES"/>
              </w:rPr>
            </w:pPr>
            <w:r w:rsidRPr="00E21DDA">
              <w:rPr>
                <w:sz w:val="18"/>
                <w:szCs w:val="18"/>
                <w:lang w:val="es-ES"/>
              </w:rPr>
              <w:t>Anchoveta V-X</w:t>
            </w:r>
          </w:p>
          <w:p w14:paraId="7B48A98F" w14:textId="77777777" w:rsidR="000756D2" w:rsidRPr="00E21DDA" w:rsidRDefault="000756D2" w:rsidP="00EC7373">
            <w:pPr>
              <w:rPr>
                <w:sz w:val="18"/>
                <w:szCs w:val="18"/>
                <w:lang w:val="es-ES"/>
              </w:rPr>
            </w:pPr>
            <w:r w:rsidRPr="00E21DDA">
              <w:rPr>
                <w:sz w:val="18"/>
                <w:szCs w:val="18"/>
                <w:lang w:val="es-ES"/>
              </w:rPr>
              <w:t>Congrio Dorado Norte</w:t>
            </w:r>
          </w:p>
          <w:p w14:paraId="2D9DC225" w14:textId="77777777" w:rsidR="000756D2" w:rsidRPr="00E21DDA" w:rsidRDefault="000756D2" w:rsidP="00EC7373">
            <w:pPr>
              <w:rPr>
                <w:sz w:val="18"/>
                <w:szCs w:val="18"/>
                <w:lang w:val="es-ES"/>
              </w:rPr>
            </w:pPr>
            <w:r w:rsidRPr="00E21DDA">
              <w:rPr>
                <w:sz w:val="18"/>
                <w:szCs w:val="18"/>
                <w:lang w:val="es-ES"/>
              </w:rPr>
              <w:t>Congrio Dorado Sur</w:t>
            </w:r>
          </w:p>
          <w:p w14:paraId="182DCE33" w14:textId="77777777" w:rsidR="000756D2" w:rsidRPr="00E21DDA" w:rsidRDefault="000756D2" w:rsidP="00EC7373">
            <w:pPr>
              <w:rPr>
                <w:sz w:val="18"/>
                <w:szCs w:val="18"/>
                <w:lang w:val="es-ES"/>
              </w:rPr>
            </w:pPr>
            <w:r w:rsidRPr="00E21DDA">
              <w:rPr>
                <w:sz w:val="18"/>
                <w:szCs w:val="18"/>
                <w:lang w:val="es-ES"/>
              </w:rPr>
              <w:t>Merluza Tres Aletas</w:t>
            </w:r>
          </w:p>
          <w:p w14:paraId="304C3C51" w14:textId="77777777" w:rsidR="000756D2" w:rsidRPr="00E21DDA" w:rsidRDefault="000756D2" w:rsidP="00EC7373">
            <w:pPr>
              <w:rPr>
                <w:sz w:val="18"/>
                <w:szCs w:val="18"/>
                <w:lang w:val="es-ES"/>
              </w:rPr>
            </w:pPr>
            <w:r w:rsidRPr="00E21DDA">
              <w:rPr>
                <w:sz w:val="18"/>
                <w:szCs w:val="18"/>
                <w:lang w:val="es-ES"/>
              </w:rPr>
              <w:t>Merluza del Sur UPN</w:t>
            </w:r>
          </w:p>
          <w:p w14:paraId="534A9DBB" w14:textId="77B2B555" w:rsidR="000756D2" w:rsidRPr="00E21DDA" w:rsidRDefault="000756D2" w:rsidP="00EC7373">
            <w:pPr>
              <w:rPr>
                <w:sz w:val="18"/>
                <w:szCs w:val="18"/>
                <w:lang w:val="es-ES"/>
              </w:rPr>
            </w:pPr>
            <w:r w:rsidRPr="00E21DDA">
              <w:rPr>
                <w:sz w:val="18"/>
                <w:szCs w:val="18"/>
                <w:lang w:val="es-ES"/>
              </w:rPr>
              <w:t>Merluza del Sur UPS</w:t>
            </w:r>
          </w:p>
        </w:tc>
        <w:tc>
          <w:tcPr>
            <w:tcW w:w="632" w:type="pct"/>
            <w:vMerge/>
          </w:tcPr>
          <w:p w14:paraId="7091FA01" w14:textId="77777777" w:rsidR="000756D2" w:rsidRPr="00E21DDA" w:rsidRDefault="000756D2" w:rsidP="00EC7373">
            <w:pPr>
              <w:rPr>
                <w:sz w:val="18"/>
                <w:szCs w:val="18"/>
                <w:lang w:val="es-ES"/>
              </w:rPr>
            </w:pPr>
          </w:p>
        </w:tc>
        <w:tc>
          <w:tcPr>
            <w:tcW w:w="353" w:type="pct"/>
          </w:tcPr>
          <w:p w14:paraId="2B30E7DC" w14:textId="4E15C2EF" w:rsidR="000756D2" w:rsidRPr="00E21DDA" w:rsidRDefault="000756D2" w:rsidP="00EC7373">
            <w:pPr>
              <w:rPr>
                <w:sz w:val="18"/>
                <w:szCs w:val="18"/>
                <w:lang w:val="es-ES"/>
              </w:rPr>
            </w:pPr>
            <w:r w:rsidRPr="00E21DDA">
              <w:rPr>
                <w:sz w:val="18"/>
                <w:szCs w:val="18"/>
                <w:lang w:val="es-ES"/>
              </w:rPr>
              <w:t>2020</w:t>
            </w:r>
          </w:p>
        </w:tc>
        <w:tc>
          <w:tcPr>
            <w:tcW w:w="1055" w:type="pct"/>
            <w:vMerge/>
          </w:tcPr>
          <w:p w14:paraId="0E3BA131" w14:textId="77777777" w:rsidR="000756D2" w:rsidRPr="00E21DDA" w:rsidRDefault="000756D2" w:rsidP="00EC7373">
            <w:pPr>
              <w:rPr>
                <w:sz w:val="18"/>
                <w:szCs w:val="18"/>
                <w:lang w:val="es-ES"/>
              </w:rPr>
            </w:pPr>
          </w:p>
        </w:tc>
        <w:tc>
          <w:tcPr>
            <w:tcW w:w="1267" w:type="pct"/>
            <w:vMerge/>
          </w:tcPr>
          <w:p w14:paraId="20A3861B" w14:textId="77777777" w:rsidR="000756D2" w:rsidRPr="00E21DDA" w:rsidRDefault="000756D2" w:rsidP="00EC7373">
            <w:pPr>
              <w:rPr>
                <w:sz w:val="18"/>
                <w:szCs w:val="18"/>
                <w:lang w:val="es-ES"/>
              </w:rPr>
            </w:pPr>
          </w:p>
        </w:tc>
        <w:tc>
          <w:tcPr>
            <w:tcW w:w="639" w:type="pct"/>
            <w:vMerge/>
          </w:tcPr>
          <w:p w14:paraId="3C5C8137" w14:textId="77777777" w:rsidR="000756D2" w:rsidRPr="00E21DDA" w:rsidRDefault="000756D2" w:rsidP="00EC7373">
            <w:pPr>
              <w:rPr>
                <w:sz w:val="18"/>
                <w:szCs w:val="18"/>
                <w:lang w:val="es-ES"/>
              </w:rPr>
            </w:pPr>
          </w:p>
        </w:tc>
      </w:tr>
      <w:tr w:rsidR="004736C2" w:rsidRPr="00E21DDA" w14:paraId="740D2402" w14:textId="77777777" w:rsidTr="283FE59D">
        <w:tc>
          <w:tcPr>
            <w:tcW w:w="1054" w:type="pct"/>
          </w:tcPr>
          <w:p w14:paraId="00746714" w14:textId="7FA8F3FD" w:rsidR="000756D2" w:rsidRPr="00E21DDA" w:rsidRDefault="000756D2" w:rsidP="00EC7373">
            <w:pPr>
              <w:rPr>
                <w:sz w:val="18"/>
                <w:szCs w:val="18"/>
                <w:lang w:val="es-ES"/>
              </w:rPr>
            </w:pPr>
            <w:r w:rsidRPr="00E21DDA">
              <w:rPr>
                <w:sz w:val="18"/>
                <w:szCs w:val="18"/>
                <w:lang w:val="es-ES"/>
              </w:rPr>
              <w:t>Anchoveta V-X</w:t>
            </w:r>
          </w:p>
        </w:tc>
        <w:tc>
          <w:tcPr>
            <w:tcW w:w="632" w:type="pct"/>
            <w:vMerge/>
          </w:tcPr>
          <w:p w14:paraId="0CA30F5C" w14:textId="77777777" w:rsidR="000756D2" w:rsidRPr="00E21DDA" w:rsidRDefault="000756D2" w:rsidP="00EC7373">
            <w:pPr>
              <w:rPr>
                <w:sz w:val="18"/>
                <w:szCs w:val="18"/>
                <w:lang w:val="es-ES"/>
              </w:rPr>
            </w:pPr>
          </w:p>
        </w:tc>
        <w:tc>
          <w:tcPr>
            <w:tcW w:w="353" w:type="pct"/>
          </w:tcPr>
          <w:p w14:paraId="6690EC86" w14:textId="078F9669" w:rsidR="000756D2" w:rsidRPr="00E21DDA" w:rsidRDefault="000756D2" w:rsidP="00EC7373">
            <w:pPr>
              <w:rPr>
                <w:sz w:val="18"/>
                <w:szCs w:val="18"/>
                <w:lang w:val="es-ES"/>
              </w:rPr>
            </w:pPr>
            <w:r w:rsidRPr="00E21DDA">
              <w:rPr>
                <w:sz w:val="18"/>
                <w:szCs w:val="18"/>
                <w:lang w:val="es-ES"/>
              </w:rPr>
              <w:t>2021</w:t>
            </w:r>
          </w:p>
        </w:tc>
        <w:tc>
          <w:tcPr>
            <w:tcW w:w="1055" w:type="pct"/>
            <w:vMerge/>
          </w:tcPr>
          <w:p w14:paraId="60CECD8C" w14:textId="77777777" w:rsidR="000756D2" w:rsidRPr="00E21DDA" w:rsidRDefault="000756D2" w:rsidP="00EC7373">
            <w:pPr>
              <w:rPr>
                <w:sz w:val="18"/>
                <w:szCs w:val="18"/>
                <w:lang w:val="es-ES"/>
              </w:rPr>
            </w:pPr>
          </w:p>
        </w:tc>
        <w:tc>
          <w:tcPr>
            <w:tcW w:w="1267" w:type="pct"/>
            <w:vMerge/>
          </w:tcPr>
          <w:p w14:paraId="78B05590" w14:textId="77777777" w:rsidR="000756D2" w:rsidRPr="00E21DDA" w:rsidRDefault="000756D2" w:rsidP="00EC7373">
            <w:pPr>
              <w:rPr>
                <w:sz w:val="18"/>
                <w:szCs w:val="18"/>
                <w:lang w:val="es-ES"/>
              </w:rPr>
            </w:pPr>
          </w:p>
        </w:tc>
        <w:tc>
          <w:tcPr>
            <w:tcW w:w="639" w:type="pct"/>
            <w:vMerge/>
          </w:tcPr>
          <w:p w14:paraId="1FCF701F" w14:textId="77777777" w:rsidR="000756D2" w:rsidRPr="00E21DDA" w:rsidRDefault="000756D2" w:rsidP="00EC7373">
            <w:pPr>
              <w:rPr>
                <w:sz w:val="18"/>
                <w:szCs w:val="18"/>
                <w:lang w:val="es-ES"/>
              </w:rPr>
            </w:pPr>
          </w:p>
        </w:tc>
      </w:tr>
    </w:tbl>
    <w:p w14:paraId="243DB34C" w14:textId="77777777" w:rsidR="00580A54" w:rsidRPr="00E21DDA" w:rsidRDefault="00580A54" w:rsidP="00580A54">
      <w:pPr>
        <w:rPr>
          <w:sz w:val="18"/>
          <w:szCs w:val="18"/>
          <w:lang w:val="es-ES"/>
        </w:rPr>
      </w:pPr>
      <w:r w:rsidRPr="00E21DDA">
        <w:rPr>
          <w:sz w:val="18"/>
          <w:szCs w:val="18"/>
          <w:lang w:val="es-ES"/>
        </w:rPr>
        <w:t>Fuente: Elaboración Propia.</w:t>
      </w:r>
    </w:p>
    <w:p w14:paraId="1723B9C7" w14:textId="6668514F" w:rsidR="004E35AA" w:rsidRPr="00E21DDA" w:rsidRDefault="00BC0337" w:rsidP="000970CC">
      <w:pPr>
        <w:pStyle w:val="ListParagraph"/>
        <w:numPr>
          <w:ilvl w:val="2"/>
          <w:numId w:val="46"/>
        </w:numPr>
        <w:rPr>
          <w:b/>
          <w:bCs/>
          <w:lang w:val="es-ES"/>
        </w:rPr>
      </w:pPr>
      <w:r w:rsidRPr="00E21DDA">
        <w:rPr>
          <w:b/>
          <w:bCs/>
          <w:lang w:val="es-ES"/>
        </w:rPr>
        <w:t>Subastas</w:t>
      </w:r>
      <w:r w:rsidR="009C74C2" w:rsidRPr="00E21DDA">
        <w:rPr>
          <w:b/>
          <w:bCs/>
          <w:lang w:val="es-ES"/>
        </w:rPr>
        <w:t xml:space="preserve"> de cuota</w:t>
      </w:r>
      <w:r w:rsidRPr="00E21DDA">
        <w:rPr>
          <w:b/>
          <w:bCs/>
          <w:lang w:val="es-ES"/>
        </w:rPr>
        <w:t xml:space="preserve"> para </w:t>
      </w:r>
      <w:r w:rsidR="004E35AA" w:rsidRPr="00E21DDA">
        <w:rPr>
          <w:b/>
          <w:bCs/>
          <w:lang w:val="es-ES"/>
        </w:rPr>
        <w:t>consumo humano (</w:t>
      </w:r>
      <w:r w:rsidR="007D1175" w:rsidRPr="00E21DDA">
        <w:rPr>
          <w:b/>
          <w:bCs/>
          <w:lang w:val="es-ES"/>
        </w:rPr>
        <w:t xml:space="preserve">2013 </w:t>
      </w:r>
      <w:r w:rsidR="004E35AA" w:rsidRPr="00E21DDA">
        <w:rPr>
          <w:b/>
          <w:bCs/>
          <w:lang w:val="es-ES"/>
        </w:rPr>
        <w:t>a la fecha)</w:t>
      </w:r>
    </w:p>
    <w:p w14:paraId="7C28B806" w14:textId="51005DA2" w:rsidR="00B175DC" w:rsidRPr="00E21DDA" w:rsidRDefault="00B175DC" w:rsidP="0020382B">
      <w:pPr>
        <w:pStyle w:val="ListParagraph"/>
        <w:spacing w:after="0"/>
        <w:ind w:left="360"/>
        <w:jc w:val="center"/>
        <w:rPr>
          <w:b/>
          <w:bCs/>
          <w:lang w:val="es-ES"/>
        </w:rPr>
      </w:pPr>
      <w:r w:rsidRPr="00E21DDA">
        <w:rPr>
          <w:b/>
          <w:bCs/>
          <w:lang w:val="es-ES"/>
        </w:rPr>
        <w:t>Tabla 7:</w:t>
      </w:r>
      <w:r w:rsidRPr="00E21DDA">
        <w:rPr>
          <w:lang w:val="es-ES"/>
        </w:rPr>
        <w:t xml:space="preserve"> Características subastas para consumo humano</w:t>
      </w:r>
    </w:p>
    <w:tbl>
      <w:tblPr>
        <w:tblStyle w:val="TableGrid"/>
        <w:tblW w:w="5000" w:type="pct"/>
        <w:tblLayout w:type="fixed"/>
        <w:tblLook w:val="04A0" w:firstRow="1" w:lastRow="0" w:firstColumn="1" w:lastColumn="0" w:noHBand="0" w:noVBand="1"/>
      </w:tblPr>
      <w:tblGrid>
        <w:gridCol w:w="1554"/>
        <w:gridCol w:w="1277"/>
        <w:gridCol w:w="709"/>
        <w:gridCol w:w="2695"/>
        <w:gridCol w:w="2550"/>
        <w:gridCol w:w="1285"/>
      </w:tblGrid>
      <w:tr w:rsidR="004E35AA" w:rsidRPr="00E21DDA" w14:paraId="7BCEBB4F" w14:textId="77777777" w:rsidTr="283FE59D">
        <w:tc>
          <w:tcPr>
            <w:tcW w:w="772" w:type="pct"/>
          </w:tcPr>
          <w:p w14:paraId="59EFE18F" w14:textId="08B1BA38" w:rsidR="004E35AA" w:rsidRPr="00E21DDA" w:rsidRDefault="283FE59D" w:rsidP="00A25D37">
            <w:pPr>
              <w:rPr>
                <w:lang w:val="es-ES"/>
              </w:rPr>
            </w:pPr>
            <w:r w:rsidRPr="00E21DDA">
              <w:rPr>
                <w:b/>
                <w:bCs/>
                <w:sz w:val="18"/>
                <w:szCs w:val="18"/>
                <w:lang w:val="es-ES"/>
              </w:rPr>
              <w:t>Unidades de pesquería</w:t>
            </w:r>
          </w:p>
        </w:tc>
        <w:tc>
          <w:tcPr>
            <w:tcW w:w="634" w:type="pct"/>
          </w:tcPr>
          <w:p w14:paraId="62AD1891" w14:textId="77777777" w:rsidR="004E35AA" w:rsidRPr="00E21DDA" w:rsidRDefault="004E35AA" w:rsidP="00A25D37">
            <w:pPr>
              <w:rPr>
                <w:lang w:val="es-ES"/>
              </w:rPr>
            </w:pPr>
            <w:r w:rsidRPr="00E21DDA">
              <w:rPr>
                <w:b/>
                <w:bCs/>
                <w:sz w:val="18"/>
                <w:szCs w:val="18"/>
                <w:lang w:val="es-ES"/>
              </w:rPr>
              <w:t>Tipo Subasta</w:t>
            </w:r>
          </w:p>
        </w:tc>
        <w:tc>
          <w:tcPr>
            <w:tcW w:w="352" w:type="pct"/>
          </w:tcPr>
          <w:p w14:paraId="259468EA" w14:textId="77777777" w:rsidR="004E35AA" w:rsidRPr="00E21DDA" w:rsidRDefault="004E35AA" w:rsidP="00A25D37">
            <w:pPr>
              <w:rPr>
                <w:lang w:val="es-ES"/>
              </w:rPr>
            </w:pPr>
            <w:r w:rsidRPr="00E21DDA">
              <w:rPr>
                <w:b/>
                <w:bCs/>
                <w:sz w:val="18"/>
                <w:szCs w:val="18"/>
                <w:lang w:val="es-ES"/>
              </w:rPr>
              <w:t xml:space="preserve">Años </w:t>
            </w:r>
          </w:p>
        </w:tc>
        <w:tc>
          <w:tcPr>
            <w:tcW w:w="1338" w:type="pct"/>
          </w:tcPr>
          <w:p w14:paraId="4989A49C" w14:textId="77777777" w:rsidR="004E35AA" w:rsidRPr="00E21DDA" w:rsidRDefault="004E35AA" w:rsidP="00A25D37">
            <w:pPr>
              <w:rPr>
                <w:lang w:val="es-ES"/>
              </w:rPr>
            </w:pPr>
            <w:r w:rsidRPr="00E21DDA">
              <w:rPr>
                <w:b/>
                <w:bCs/>
                <w:sz w:val="18"/>
                <w:szCs w:val="18"/>
                <w:lang w:val="es-ES"/>
              </w:rPr>
              <w:t>Diseño</w:t>
            </w:r>
          </w:p>
        </w:tc>
        <w:tc>
          <w:tcPr>
            <w:tcW w:w="1266" w:type="pct"/>
          </w:tcPr>
          <w:p w14:paraId="407CD913" w14:textId="77777777" w:rsidR="004E35AA" w:rsidRPr="00E21DDA" w:rsidRDefault="004E35AA" w:rsidP="00A25D37">
            <w:pPr>
              <w:rPr>
                <w:lang w:val="es-ES"/>
              </w:rPr>
            </w:pPr>
            <w:r w:rsidRPr="00E21DDA">
              <w:rPr>
                <w:b/>
                <w:bCs/>
                <w:sz w:val="18"/>
                <w:szCs w:val="18"/>
                <w:lang w:val="es-ES"/>
              </w:rPr>
              <w:t>Dificultades</w:t>
            </w:r>
          </w:p>
        </w:tc>
        <w:tc>
          <w:tcPr>
            <w:tcW w:w="639" w:type="pct"/>
          </w:tcPr>
          <w:p w14:paraId="10A09708" w14:textId="77777777" w:rsidR="004E35AA" w:rsidRPr="00E21DDA" w:rsidRDefault="004E35AA" w:rsidP="00A25D37">
            <w:pPr>
              <w:rPr>
                <w:lang w:val="es-ES"/>
              </w:rPr>
            </w:pPr>
            <w:r w:rsidRPr="00E21DDA">
              <w:rPr>
                <w:b/>
                <w:bCs/>
                <w:sz w:val="18"/>
                <w:szCs w:val="18"/>
                <w:lang w:val="es-ES"/>
              </w:rPr>
              <w:t>Cuota EMT</w:t>
            </w:r>
          </w:p>
        </w:tc>
      </w:tr>
      <w:tr w:rsidR="004E35AA" w:rsidRPr="00E21DDA" w14:paraId="23AD9937" w14:textId="77777777" w:rsidTr="283FE59D">
        <w:tc>
          <w:tcPr>
            <w:tcW w:w="772" w:type="pct"/>
          </w:tcPr>
          <w:p w14:paraId="766E1DD7" w14:textId="3444AE32" w:rsidR="004E35AA" w:rsidRPr="00E21DDA" w:rsidRDefault="00F35307" w:rsidP="00A25D37">
            <w:pPr>
              <w:rPr>
                <w:sz w:val="18"/>
                <w:szCs w:val="18"/>
                <w:lang w:val="es-ES"/>
              </w:rPr>
            </w:pPr>
            <w:r w:rsidRPr="00E21DDA">
              <w:rPr>
                <w:sz w:val="18"/>
                <w:szCs w:val="18"/>
                <w:lang w:val="es-ES"/>
              </w:rPr>
              <w:t>Jurel</w:t>
            </w:r>
            <w:r w:rsidR="00367B84" w:rsidRPr="00E21DDA">
              <w:rPr>
                <w:sz w:val="18"/>
                <w:szCs w:val="18"/>
                <w:lang w:val="es-ES"/>
              </w:rPr>
              <w:t xml:space="preserve"> </w:t>
            </w:r>
          </w:p>
          <w:p w14:paraId="62B66A1D" w14:textId="77777777" w:rsidR="00367B84" w:rsidRPr="00E21DDA" w:rsidRDefault="00F35307" w:rsidP="00A25D37">
            <w:pPr>
              <w:rPr>
                <w:sz w:val="18"/>
                <w:szCs w:val="18"/>
                <w:lang w:val="es-ES"/>
              </w:rPr>
            </w:pPr>
            <w:r w:rsidRPr="00E21DDA">
              <w:rPr>
                <w:sz w:val="18"/>
                <w:szCs w:val="18"/>
                <w:lang w:val="es-ES"/>
              </w:rPr>
              <w:t xml:space="preserve">Sardina </w:t>
            </w:r>
            <w:r w:rsidR="00367B84" w:rsidRPr="00E21DDA">
              <w:rPr>
                <w:sz w:val="18"/>
                <w:szCs w:val="18"/>
                <w:lang w:val="es-ES"/>
              </w:rPr>
              <w:t>V-X</w:t>
            </w:r>
          </w:p>
          <w:p w14:paraId="3B03D495" w14:textId="1BDC04F2" w:rsidR="00F35307" w:rsidRPr="00E21DDA" w:rsidRDefault="00F35307" w:rsidP="00A25D37">
            <w:pPr>
              <w:rPr>
                <w:sz w:val="18"/>
                <w:szCs w:val="18"/>
                <w:lang w:val="es-ES"/>
              </w:rPr>
            </w:pPr>
            <w:r w:rsidRPr="00E21DDA">
              <w:rPr>
                <w:sz w:val="18"/>
                <w:szCs w:val="18"/>
                <w:lang w:val="es-ES"/>
              </w:rPr>
              <w:t>Anchoveta V-X</w:t>
            </w:r>
          </w:p>
        </w:tc>
        <w:tc>
          <w:tcPr>
            <w:tcW w:w="634" w:type="pct"/>
          </w:tcPr>
          <w:p w14:paraId="1D732662" w14:textId="77777777" w:rsidR="00C85D46" w:rsidRPr="00E21DDA" w:rsidRDefault="002430F6" w:rsidP="00A25D37">
            <w:pPr>
              <w:rPr>
                <w:sz w:val="18"/>
                <w:szCs w:val="18"/>
                <w:lang w:val="es-ES"/>
              </w:rPr>
            </w:pPr>
            <w:r w:rsidRPr="00E21DDA">
              <w:rPr>
                <w:b/>
                <w:bCs/>
                <w:sz w:val="18"/>
                <w:szCs w:val="18"/>
                <w:u w:val="single"/>
                <w:lang w:val="es-ES"/>
              </w:rPr>
              <w:t>Presencial</w:t>
            </w:r>
            <w:r w:rsidR="0087500D" w:rsidRPr="00E21DDA">
              <w:rPr>
                <w:sz w:val="18"/>
                <w:szCs w:val="18"/>
                <w:lang w:val="es-ES"/>
              </w:rPr>
              <w:t xml:space="preserve"> Ascendente </w:t>
            </w:r>
          </w:p>
          <w:p w14:paraId="218FCBD6" w14:textId="326D12B3" w:rsidR="00A1794D" w:rsidRPr="00E21DDA" w:rsidRDefault="0087500D" w:rsidP="00A25D37">
            <w:pPr>
              <w:rPr>
                <w:b/>
                <w:bCs/>
                <w:sz w:val="18"/>
                <w:szCs w:val="18"/>
                <w:u w:val="single"/>
                <w:lang w:val="es-ES"/>
              </w:rPr>
            </w:pPr>
            <w:r w:rsidRPr="00E21DDA">
              <w:rPr>
                <w:sz w:val="18"/>
                <w:szCs w:val="18"/>
                <w:lang w:val="es-ES"/>
              </w:rPr>
              <w:t>(i</w:t>
            </w:r>
            <w:r w:rsidR="00A1794D" w:rsidRPr="00E21DDA">
              <w:rPr>
                <w:sz w:val="18"/>
                <w:szCs w:val="18"/>
                <w:lang w:val="es-ES"/>
              </w:rPr>
              <w:t>nglesa</w:t>
            </w:r>
            <w:r w:rsidRPr="00E21DDA">
              <w:rPr>
                <w:sz w:val="18"/>
                <w:szCs w:val="18"/>
                <w:lang w:val="es-ES"/>
              </w:rPr>
              <w:t>)</w:t>
            </w:r>
          </w:p>
          <w:p w14:paraId="5610AD21" w14:textId="77777777" w:rsidR="00C85D46" w:rsidRPr="00E21DDA" w:rsidRDefault="00C85D46" w:rsidP="00A25D37">
            <w:pPr>
              <w:rPr>
                <w:sz w:val="18"/>
                <w:szCs w:val="18"/>
                <w:lang w:val="es-ES"/>
              </w:rPr>
            </w:pPr>
          </w:p>
          <w:p w14:paraId="7E9AB6AF" w14:textId="5C5C2552" w:rsidR="00A1794D" w:rsidRPr="00E21DDA" w:rsidRDefault="0087500D" w:rsidP="00A25D37">
            <w:pPr>
              <w:rPr>
                <w:sz w:val="18"/>
                <w:szCs w:val="18"/>
                <w:lang w:val="es-ES"/>
              </w:rPr>
            </w:pPr>
            <w:r w:rsidRPr="00E21DDA">
              <w:rPr>
                <w:sz w:val="18"/>
                <w:szCs w:val="18"/>
                <w:lang w:val="es-ES"/>
              </w:rPr>
              <w:t xml:space="preserve">Descendente </w:t>
            </w:r>
            <w:r w:rsidR="00C85D46" w:rsidRPr="00E21DDA">
              <w:rPr>
                <w:sz w:val="18"/>
                <w:szCs w:val="18"/>
                <w:lang w:val="es-ES"/>
              </w:rPr>
              <w:t>(</w:t>
            </w:r>
            <w:r w:rsidRPr="00E21DDA">
              <w:rPr>
                <w:sz w:val="18"/>
                <w:szCs w:val="18"/>
                <w:lang w:val="es-ES"/>
              </w:rPr>
              <w:t>h</w:t>
            </w:r>
            <w:r w:rsidR="00A1794D" w:rsidRPr="00E21DDA">
              <w:rPr>
                <w:sz w:val="18"/>
                <w:szCs w:val="18"/>
                <w:lang w:val="es-ES"/>
              </w:rPr>
              <w:t>olandesa</w:t>
            </w:r>
            <w:r w:rsidRPr="00E21DDA">
              <w:rPr>
                <w:sz w:val="18"/>
                <w:szCs w:val="18"/>
                <w:lang w:val="es-ES"/>
              </w:rPr>
              <w:t>)</w:t>
            </w:r>
          </w:p>
          <w:p w14:paraId="72985EE9" w14:textId="77777777" w:rsidR="00C85D46" w:rsidRPr="00E21DDA" w:rsidRDefault="00C85D46" w:rsidP="00A25D37">
            <w:pPr>
              <w:rPr>
                <w:sz w:val="18"/>
                <w:szCs w:val="18"/>
                <w:lang w:val="es-ES"/>
              </w:rPr>
            </w:pPr>
          </w:p>
          <w:p w14:paraId="329279B9" w14:textId="08C67C0F" w:rsidR="002430F6" w:rsidRPr="00E21DDA" w:rsidRDefault="002430F6" w:rsidP="00A25D37">
            <w:pPr>
              <w:rPr>
                <w:b/>
                <w:bCs/>
                <w:sz w:val="18"/>
                <w:szCs w:val="18"/>
                <w:u w:val="single"/>
                <w:lang w:val="es-ES"/>
              </w:rPr>
            </w:pPr>
            <w:r w:rsidRPr="00E21DDA">
              <w:rPr>
                <w:b/>
                <w:bCs/>
                <w:sz w:val="18"/>
                <w:szCs w:val="18"/>
                <w:u w:val="single"/>
                <w:lang w:val="es-ES"/>
              </w:rPr>
              <w:t>No presencial</w:t>
            </w:r>
          </w:p>
          <w:p w14:paraId="1CFF1D97" w14:textId="15CF072E" w:rsidR="00A1794D" w:rsidRPr="00E21DDA" w:rsidRDefault="00A1794D" w:rsidP="00A25D37">
            <w:pPr>
              <w:rPr>
                <w:b/>
                <w:bCs/>
                <w:sz w:val="18"/>
                <w:szCs w:val="18"/>
                <w:lang w:val="es-ES"/>
              </w:rPr>
            </w:pPr>
            <w:r w:rsidRPr="00E21DDA">
              <w:rPr>
                <w:sz w:val="18"/>
                <w:szCs w:val="18"/>
                <w:lang w:val="es-ES"/>
              </w:rPr>
              <w:t>-</w:t>
            </w:r>
            <w:r w:rsidR="00780C78" w:rsidRPr="00E21DDA">
              <w:rPr>
                <w:sz w:val="18"/>
                <w:szCs w:val="18"/>
                <w:lang w:val="es-ES"/>
              </w:rPr>
              <w:t xml:space="preserve"> Sobre </w:t>
            </w:r>
            <w:r w:rsidR="00AB4134" w:rsidRPr="00E21DDA">
              <w:rPr>
                <w:sz w:val="18"/>
                <w:szCs w:val="18"/>
                <w:lang w:val="es-ES"/>
              </w:rPr>
              <w:t>c</w:t>
            </w:r>
            <w:r w:rsidR="00780C78" w:rsidRPr="00E21DDA">
              <w:rPr>
                <w:sz w:val="18"/>
                <w:szCs w:val="18"/>
                <w:lang w:val="es-ES"/>
              </w:rPr>
              <w:t xml:space="preserve">errado </w:t>
            </w:r>
            <w:r w:rsidR="00AB4134" w:rsidRPr="00E21DDA">
              <w:rPr>
                <w:sz w:val="18"/>
                <w:szCs w:val="18"/>
                <w:lang w:val="es-ES"/>
              </w:rPr>
              <w:t>p</w:t>
            </w:r>
            <w:r w:rsidR="00780C78" w:rsidRPr="00E21DDA">
              <w:rPr>
                <w:sz w:val="18"/>
                <w:szCs w:val="18"/>
                <w:lang w:val="es-ES"/>
              </w:rPr>
              <w:t xml:space="preserve">rimer precio </w:t>
            </w:r>
          </w:p>
        </w:tc>
        <w:tc>
          <w:tcPr>
            <w:tcW w:w="352" w:type="pct"/>
          </w:tcPr>
          <w:p w14:paraId="021EEBF2" w14:textId="2665193D" w:rsidR="004E35AA" w:rsidRPr="00E21DDA" w:rsidRDefault="0087500D" w:rsidP="00A25D37">
            <w:pPr>
              <w:rPr>
                <w:sz w:val="18"/>
                <w:szCs w:val="18"/>
                <w:lang w:val="es-ES"/>
              </w:rPr>
            </w:pPr>
            <w:r w:rsidRPr="00E21DDA">
              <w:rPr>
                <w:sz w:val="18"/>
                <w:szCs w:val="18"/>
                <w:lang w:val="es-ES"/>
              </w:rPr>
              <w:t>2014</w:t>
            </w:r>
          </w:p>
        </w:tc>
        <w:tc>
          <w:tcPr>
            <w:tcW w:w="1338" w:type="pct"/>
          </w:tcPr>
          <w:p w14:paraId="40B473FF" w14:textId="679C8012" w:rsidR="008C5AFB" w:rsidRPr="00E21DDA" w:rsidRDefault="006231B7" w:rsidP="008C5AFB">
            <w:pPr>
              <w:jc w:val="both"/>
              <w:rPr>
                <w:b/>
                <w:bCs/>
                <w:sz w:val="18"/>
                <w:szCs w:val="18"/>
                <w:u w:val="single"/>
                <w:lang w:val="es-ES"/>
              </w:rPr>
            </w:pPr>
            <w:r w:rsidRPr="00E21DDA">
              <w:rPr>
                <w:b/>
                <w:bCs/>
                <w:sz w:val="18"/>
                <w:szCs w:val="18"/>
                <w:u w:val="single"/>
                <w:lang w:val="es-ES"/>
              </w:rPr>
              <w:t>Presencial</w:t>
            </w:r>
          </w:p>
          <w:p w14:paraId="36931E44" w14:textId="002064E2" w:rsidR="004E35AA" w:rsidRPr="00E21DDA" w:rsidRDefault="0087500D" w:rsidP="0020382B">
            <w:pPr>
              <w:jc w:val="both"/>
              <w:rPr>
                <w:sz w:val="18"/>
                <w:szCs w:val="18"/>
                <w:lang w:val="es-ES"/>
              </w:rPr>
            </w:pPr>
            <w:r w:rsidRPr="00E21DDA">
              <w:rPr>
                <w:sz w:val="18"/>
                <w:szCs w:val="18"/>
                <w:lang w:val="es-ES"/>
              </w:rPr>
              <w:t>-P</w:t>
            </w:r>
            <w:r w:rsidR="00C85D46" w:rsidRPr="00E21DDA">
              <w:rPr>
                <w:sz w:val="18"/>
                <w:szCs w:val="18"/>
                <w:lang w:val="es-ES"/>
              </w:rPr>
              <w:t xml:space="preserve">ueden </w:t>
            </w:r>
            <w:r w:rsidRPr="00E21DDA">
              <w:rPr>
                <w:sz w:val="18"/>
                <w:szCs w:val="18"/>
                <w:lang w:val="es-ES"/>
              </w:rPr>
              <w:t>participar los titulares de plantas de proceso que se encuentren inscritas en el registro que lleva SERNAPESCA y que califiquen como empresas de menor tamaño según ley N° 20.416.</w:t>
            </w:r>
          </w:p>
          <w:p w14:paraId="5261FA09" w14:textId="4C515EA9" w:rsidR="007D4E94" w:rsidRPr="00E21DDA" w:rsidRDefault="007D4E94" w:rsidP="008C5AFB">
            <w:pPr>
              <w:jc w:val="both"/>
              <w:rPr>
                <w:sz w:val="18"/>
                <w:szCs w:val="18"/>
                <w:lang w:val="es-ES"/>
              </w:rPr>
            </w:pPr>
            <w:r w:rsidRPr="00E21DDA">
              <w:rPr>
                <w:sz w:val="18"/>
                <w:szCs w:val="18"/>
                <w:lang w:val="es-ES"/>
              </w:rPr>
              <w:t>-Subasta puede ser inglesa o holandesa.</w:t>
            </w:r>
          </w:p>
          <w:p w14:paraId="62D37E46" w14:textId="3C59321A" w:rsidR="00A95355" w:rsidRPr="00E21DDA" w:rsidRDefault="006231B7" w:rsidP="00A95355">
            <w:pPr>
              <w:jc w:val="both"/>
              <w:rPr>
                <w:b/>
                <w:bCs/>
                <w:sz w:val="18"/>
                <w:szCs w:val="18"/>
                <w:u w:val="single"/>
                <w:lang w:val="es-ES"/>
              </w:rPr>
            </w:pPr>
            <w:r w:rsidRPr="00E21DDA">
              <w:rPr>
                <w:b/>
                <w:bCs/>
                <w:sz w:val="18"/>
                <w:szCs w:val="18"/>
                <w:u w:val="single"/>
                <w:lang w:val="es-ES"/>
              </w:rPr>
              <w:t>No prese</w:t>
            </w:r>
            <w:r w:rsidR="00A95355" w:rsidRPr="00E21DDA">
              <w:rPr>
                <w:b/>
                <w:bCs/>
                <w:sz w:val="18"/>
                <w:szCs w:val="18"/>
                <w:u w:val="single"/>
                <w:lang w:val="es-ES"/>
              </w:rPr>
              <w:t>ncial</w:t>
            </w:r>
          </w:p>
          <w:p w14:paraId="44E3DE32" w14:textId="7314C951" w:rsidR="00A95355" w:rsidRPr="00E21DDA" w:rsidRDefault="00A95355" w:rsidP="00A95355">
            <w:pPr>
              <w:jc w:val="both"/>
              <w:rPr>
                <w:sz w:val="18"/>
                <w:szCs w:val="18"/>
                <w:lang w:val="es-ES"/>
              </w:rPr>
            </w:pPr>
            <w:r w:rsidRPr="00E21DDA">
              <w:rPr>
                <w:sz w:val="18"/>
                <w:szCs w:val="18"/>
                <w:lang w:val="es-ES"/>
              </w:rPr>
              <w:t>-</w:t>
            </w:r>
            <w:r w:rsidRPr="00E21DDA">
              <w:rPr>
                <w:b/>
                <w:bCs/>
                <w:sz w:val="18"/>
                <w:szCs w:val="18"/>
                <w:lang w:val="es-ES"/>
              </w:rPr>
              <w:t>Modalidad subastas sobre cerrado</w:t>
            </w:r>
            <w:r w:rsidRPr="00E21DDA">
              <w:rPr>
                <w:sz w:val="18"/>
                <w:szCs w:val="18"/>
                <w:lang w:val="es-ES"/>
              </w:rPr>
              <w:t xml:space="preserve">: Aperturas de sobres </w:t>
            </w:r>
            <w:r w:rsidR="00CC03DB" w:rsidRPr="00E21DDA">
              <w:rPr>
                <w:sz w:val="18"/>
                <w:szCs w:val="18"/>
                <w:lang w:val="es-ES"/>
              </w:rPr>
              <w:t>antecedentes administrativos</w:t>
            </w:r>
            <w:r w:rsidRPr="00E21DDA">
              <w:rPr>
                <w:sz w:val="18"/>
                <w:szCs w:val="18"/>
                <w:lang w:val="es-ES"/>
              </w:rPr>
              <w:t xml:space="preserve"> y sobres de ofertas económic</w:t>
            </w:r>
            <w:r w:rsidR="00CC03DB" w:rsidRPr="00E21DDA">
              <w:rPr>
                <w:sz w:val="18"/>
                <w:szCs w:val="18"/>
                <w:lang w:val="es-ES"/>
              </w:rPr>
              <w:t>as</w:t>
            </w:r>
            <w:r w:rsidRPr="00E21DDA">
              <w:rPr>
                <w:sz w:val="18"/>
                <w:szCs w:val="18"/>
                <w:lang w:val="es-ES"/>
              </w:rPr>
              <w:t xml:space="preserve"> se </w:t>
            </w:r>
            <w:r w:rsidR="00007031" w:rsidRPr="00E21DDA">
              <w:rPr>
                <w:sz w:val="18"/>
                <w:szCs w:val="18"/>
                <w:lang w:val="es-ES"/>
              </w:rPr>
              <w:t xml:space="preserve">realizan </w:t>
            </w:r>
            <w:r w:rsidRPr="00E21DDA">
              <w:rPr>
                <w:sz w:val="18"/>
                <w:szCs w:val="18"/>
                <w:lang w:val="es-ES"/>
              </w:rPr>
              <w:t>en distintos días.</w:t>
            </w:r>
          </w:p>
          <w:p w14:paraId="48FAABA0" w14:textId="67D0D84D" w:rsidR="00CC03DB" w:rsidRPr="00E21DDA" w:rsidRDefault="00CC03DB" w:rsidP="00A95355">
            <w:pPr>
              <w:jc w:val="both"/>
              <w:rPr>
                <w:sz w:val="18"/>
                <w:szCs w:val="18"/>
                <w:lang w:val="es-ES"/>
              </w:rPr>
            </w:pPr>
            <w:r w:rsidRPr="00E21DDA">
              <w:rPr>
                <w:sz w:val="18"/>
                <w:szCs w:val="18"/>
                <w:lang w:val="es-ES"/>
              </w:rPr>
              <w:t>-</w:t>
            </w:r>
            <w:r w:rsidRPr="00E21DDA">
              <w:rPr>
                <w:b/>
                <w:bCs/>
                <w:sz w:val="18"/>
                <w:szCs w:val="18"/>
                <w:lang w:val="es-ES"/>
              </w:rPr>
              <w:t>Modalidad subasta electrónica</w:t>
            </w:r>
            <w:r w:rsidRPr="00E21DDA">
              <w:rPr>
                <w:sz w:val="18"/>
                <w:szCs w:val="18"/>
                <w:lang w:val="es-ES"/>
              </w:rPr>
              <w:t xml:space="preserve">: Se presentan </w:t>
            </w:r>
            <w:r w:rsidR="00167C6F" w:rsidRPr="00E21DDA">
              <w:rPr>
                <w:sz w:val="18"/>
                <w:szCs w:val="18"/>
                <w:lang w:val="es-ES"/>
              </w:rPr>
              <w:t>las</w:t>
            </w:r>
            <w:r w:rsidR="001B238B" w:rsidRPr="00E21DDA">
              <w:rPr>
                <w:sz w:val="18"/>
                <w:szCs w:val="18"/>
                <w:lang w:val="es-ES"/>
              </w:rPr>
              <w:t xml:space="preserve"> </w:t>
            </w:r>
            <w:r w:rsidRPr="00E21DDA">
              <w:rPr>
                <w:sz w:val="18"/>
                <w:szCs w:val="18"/>
                <w:lang w:val="es-ES"/>
              </w:rPr>
              <w:t>ofertas económicas.</w:t>
            </w:r>
          </w:p>
          <w:p w14:paraId="61D7004E" w14:textId="009A411B" w:rsidR="009934C9" w:rsidRPr="00E21DDA" w:rsidRDefault="001B238B" w:rsidP="00457A6D">
            <w:pPr>
              <w:jc w:val="both"/>
              <w:rPr>
                <w:b/>
                <w:bCs/>
                <w:sz w:val="18"/>
                <w:szCs w:val="18"/>
                <w:u w:val="single"/>
                <w:lang w:val="es-ES"/>
              </w:rPr>
            </w:pPr>
            <w:r w:rsidRPr="00E21DDA">
              <w:rPr>
                <w:b/>
                <w:bCs/>
                <w:sz w:val="18"/>
                <w:szCs w:val="18"/>
                <w:u w:val="single"/>
                <w:lang w:val="es-ES"/>
              </w:rPr>
              <w:t>Presencial y No Presencial</w:t>
            </w:r>
          </w:p>
          <w:p w14:paraId="69CAC452" w14:textId="77777777" w:rsidR="008D08F5" w:rsidRPr="00E21DDA" w:rsidRDefault="008D08F5" w:rsidP="008D08F5">
            <w:pPr>
              <w:jc w:val="both"/>
              <w:rPr>
                <w:sz w:val="18"/>
                <w:szCs w:val="18"/>
                <w:lang w:val="es-ES"/>
              </w:rPr>
            </w:pPr>
            <w:r w:rsidRPr="00E21DDA">
              <w:rPr>
                <w:sz w:val="18"/>
                <w:szCs w:val="18"/>
                <w:lang w:val="es-ES"/>
              </w:rPr>
              <w:lastRenderedPageBreak/>
              <w:t>-Deben existir al menos tres lotes que en total no superen el 20% de la cuota a subastar.</w:t>
            </w:r>
          </w:p>
          <w:p w14:paraId="71C60074" w14:textId="77777777" w:rsidR="009934C9" w:rsidRPr="00E21DDA" w:rsidRDefault="009934C9" w:rsidP="009934C9">
            <w:pPr>
              <w:jc w:val="both"/>
              <w:rPr>
                <w:sz w:val="18"/>
                <w:szCs w:val="18"/>
                <w:lang w:val="es-ES"/>
              </w:rPr>
            </w:pPr>
            <w:r w:rsidRPr="00E21DDA">
              <w:rPr>
                <w:sz w:val="18"/>
                <w:szCs w:val="18"/>
                <w:lang w:val="es-ES"/>
              </w:rPr>
              <w:t>- Se exige un monto de la garantía de seriedad respecto de cada lote a subastar.</w:t>
            </w:r>
          </w:p>
          <w:p w14:paraId="276A816A" w14:textId="71CCA8F9" w:rsidR="00457A6D" w:rsidRPr="00E21DDA" w:rsidRDefault="00457A6D" w:rsidP="00A95355">
            <w:pPr>
              <w:jc w:val="both"/>
              <w:rPr>
                <w:sz w:val="18"/>
                <w:szCs w:val="18"/>
                <w:lang w:val="es-ES"/>
              </w:rPr>
            </w:pPr>
            <w:r w:rsidRPr="00E21DDA">
              <w:rPr>
                <w:sz w:val="18"/>
                <w:szCs w:val="18"/>
                <w:lang w:val="es-ES"/>
              </w:rPr>
              <w:t xml:space="preserve">-Precio mínimo no es conocido por los </w:t>
            </w:r>
            <w:r w:rsidR="00007031" w:rsidRPr="00E21DDA">
              <w:rPr>
                <w:sz w:val="18"/>
                <w:szCs w:val="18"/>
                <w:lang w:val="es-ES"/>
              </w:rPr>
              <w:t>oferente</w:t>
            </w:r>
            <w:r w:rsidR="00167C6F" w:rsidRPr="00E21DDA">
              <w:rPr>
                <w:sz w:val="18"/>
                <w:szCs w:val="18"/>
                <w:lang w:val="es-ES"/>
              </w:rPr>
              <w:t>s</w:t>
            </w:r>
            <w:r w:rsidRPr="00E21DDA">
              <w:rPr>
                <w:sz w:val="18"/>
                <w:szCs w:val="18"/>
                <w:lang w:val="es-ES"/>
              </w:rPr>
              <w:t xml:space="preserve">, sólo por la </w:t>
            </w:r>
            <w:r w:rsidR="007E5374" w:rsidRPr="00E21DDA">
              <w:rPr>
                <w:sz w:val="18"/>
                <w:szCs w:val="18"/>
                <w:lang w:val="es-ES"/>
              </w:rPr>
              <w:t xml:space="preserve">autoridad, </w:t>
            </w:r>
            <w:r w:rsidR="00433734" w:rsidRPr="00E21DDA">
              <w:rPr>
                <w:sz w:val="18"/>
                <w:szCs w:val="18"/>
                <w:lang w:val="es-ES"/>
              </w:rPr>
              <w:t xml:space="preserve">el </w:t>
            </w:r>
            <w:r w:rsidR="007E5374" w:rsidRPr="00E21DDA">
              <w:rPr>
                <w:sz w:val="18"/>
                <w:szCs w:val="18"/>
                <w:lang w:val="es-ES"/>
              </w:rPr>
              <w:t>martillero</w:t>
            </w:r>
            <w:r w:rsidR="001B238B" w:rsidRPr="00E21DDA">
              <w:rPr>
                <w:sz w:val="18"/>
                <w:szCs w:val="18"/>
                <w:lang w:val="es-ES"/>
              </w:rPr>
              <w:t xml:space="preserve"> </w:t>
            </w:r>
            <w:r w:rsidR="00F775CD" w:rsidRPr="00E21DDA">
              <w:rPr>
                <w:sz w:val="18"/>
                <w:szCs w:val="18"/>
                <w:lang w:val="es-ES"/>
              </w:rPr>
              <w:t xml:space="preserve">público </w:t>
            </w:r>
            <w:r w:rsidR="001B238B" w:rsidRPr="00E21DDA">
              <w:rPr>
                <w:sz w:val="18"/>
                <w:szCs w:val="18"/>
                <w:lang w:val="es-ES"/>
              </w:rPr>
              <w:t>y</w:t>
            </w:r>
            <w:r w:rsidR="00433734" w:rsidRPr="00E21DDA">
              <w:rPr>
                <w:sz w:val="18"/>
                <w:szCs w:val="18"/>
                <w:lang w:val="es-ES"/>
              </w:rPr>
              <w:t xml:space="preserve"> los</w:t>
            </w:r>
            <w:r w:rsidR="001B238B" w:rsidRPr="00E21DDA">
              <w:rPr>
                <w:sz w:val="18"/>
                <w:szCs w:val="18"/>
                <w:lang w:val="es-ES"/>
              </w:rPr>
              <w:t xml:space="preserve"> funcionarios</w:t>
            </w:r>
            <w:r w:rsidR="00433734" w:rsidRPr="00E21DDA">
              <w:rPr>
                <w:sz w:val="18"/>
                <w:szCs w:val="18"/>
                <w:lang w:val="es-ES"/>
              </w:rPr>
              <w:t xml:space="preserve"> que participan de la subasta</w:t>
            </w:r>
            <w:r w:rsidR="001B238B" w:rsidRPr="00E21DDA">
              <w:rPr>
                <w:sz w:val="18"/>
                <w:szCs w:val="18"/>
                <w:lang w:val="es-ES"/>
              </w:rPr>
              <w:t xml:space="preserve"> (estos </w:t>
            </w:r>
            <w:r w:rsidR="00167C6F" w:rsidRPr="00E21DDA">
              <w:rPr>
                <w:sz w:val="18"/>
                <w:szCs w:val="18"/>
                <w:lang w:val="es-ES"/>
              </w:rPr>
              <w:t xml:space="preserve">dos </w:t>
            </w:r>
            <w:r w:rsidR="001B238B" w:rsidRPr="00E21DDA">
              <w:rPr>
                <w:sz w:val="18"/>
                <w:szCs w:val="18"/>
                <w:lang w:val="es-ES"/>
              </w:rPr>
              <w:t>últimos 10 min</w:t>
            </w:r>
            <w:r w:rsidR="00F775CD" w:rsidRPr="00E21DDA">
              <w:rPr>
                <w:sz w:val="18"/>
                <w:szCs w:val="18"/>
                <w:lang w:val="es-ES"/>
              </w:rPr>
              <w:t>utos</w:t>
            </w:r>
            <w:r w:rsidR="001B238B" w:rsidRPr="00E21DDA">
              <w:rPr>
                <w:sz w:val="18"/>
                <w:szCs w:val="18"/>
                <w:lang w:val="es-ES"/>
              </w:rPr>
              <w:t xml:space="preserve"> antes de que comience la subasta)</w:t>
            </w:r>
            <w:r w:rsidRPr="00E21DDA">
              <w:rPr>
                <w:sz w:val="18"/>
                <w:szCs w:val="18"/>
                <w:lang w:val="es-ES"/>
              </w:rPr>
              <w:t>.</w:t>
            </w:r>
          </w:p>
          <w:p w14:paraId="370E94BF" w14:textId="229E8FF4" w:rsidR="00457A6D" w:rsidRPr="00E21DDA" w:rsidRDefault="00457A6D" w:rsidP="00A95355">
            <w:pPr>
              <w:jc w:val="both"/>
              <w:rPr>
                <w:sz w:val="18"/>
                <w:szCs w:val="18"/>
                <w:lang w:val="es-ES"/>
              </w:rPr>
            </w:pPr>
            <w:r w:rsidRPr="00E21DDA">
              <w:rPr>
                <w:sz w:val="18"/>
                <w:szCs w:val="18"/>
                <w:lang w:val="es-ES"/>
              </w:rPr>
              <w:t>-El precio mínimo no debe ser superior al precio mínimo de las subastas ejecutadas sobre la fracción industrial de la cuota global de captura.</w:t>
            </w:r>
          </w:p>
          <w:p w14:paraId="3805571D" w14:textId="64F47ADA" w:rsidR="00924B15" w:rsidRPr="00E21DDA" w:rsidRDefault="00924B15" w:rsidP="00A95355">
            <w:pPr>
              <w:jc w:val="both"/>
              <w:rPr>
                <w:sz w:val="18"/>
                <w:szCs w:val="18"/>
                <w:lang w:val="es-ES"/>
              </w:rPr>
            </w:pPr>
            <w:r w:rsidRPr="00E21DDA">
              <w:rPr>
                <w:sz w:val="18"/>
                <w:szCs w:val="18"/>
                <w:lang w:val="es-ES"/>
              </w:rPr>
              <w:t>-Las subastas son anunciadas 15 días antes de su ejecución.</w:t>
            </w:r>
          </w:p>
          <w:p w14:paraId="3C45A0F7" w14:textId="13B09883" w:rsidR="00924B15" w:rsidRPr="00E21DDA" w:rsidRDefault="00924B15" w:rsidP="00A95355">
            <w:pPr>
              <w:jc w:val="both"/>
              <w:rPr>
                <w:sz w:val="18"/>
                <w:szCs w:val="18"/>
                <w:lang w:val="es-ES"/>
              </w:rPr>
            </w:pPr>
            <w:r w:rsidRPr="00E21DDA">
              <w:rPr>
                <w:sz w:val="18"/>
                <w:szCs w:val="18"/>
                <w:lang w:val="es-ES"/>
              </w:rPr>
              <w:t xml:space="preserve">- Se solicita declaración jurada en que quede constancia que la persona natural o jurídica que participa no tiene relación directa o a través de terceras personas con otros participantes de la subasta como filial, </w:t>
            </w:r>
            <w:r w:rsidR="00EF7E6E" w:rsidRPr="00E21DDA">
              <w:rPr>
                <w:sz w:val="18"/>
                <w:szCs w:val="18"/>
                <w:lang w:val="es-ES"/>
              </w:rPr>
              <w:t>entre otros</w:t>
            </w:r>
            <w:r w:rsidRPr="00E21DDA">
              <w:rPr>
                <w:sz w:val="18"/>
                <w:szCs w:val="18"/>
                <w:lang w:val="es-ES"/>
              </w:rPr>
              <w:t>.</w:t>
            </w:r>
          </w:p>
          <w:p w14:paraId="182F14AB" w14:textId="0ACB5FA5" w:rsidR="00924B15" w:rsidRPr="00E21DDA" w:rsidRDefault="00924B15" w:rsidP="00A95355">
            <w:pPr>
              <w:jc w:val="both"/>
              <w:rPr>
                <w:sz w:val="18"/>
                <w:szCs w:val="18"/>
                <w:lang w:val="es-ES"/>
              </w:rPr>
            </w:pPr>
            <w:r w:rsidRPr="00E21DDA">
              <w:rPr>
                <w:sz w:val="18"/>
                <w:szCs w:val="18"/>
                <w:lang w:val="es-ES"/>
              </w:rPr>
              <w:t>-</w:t>
            </w:r>
            <w:r w:rsidR="00C07895" w:rsidRPr="00E21DDA">
              <w:rPr>
                <w:lang w:val="es-ES"/>
              </w:rPr>
              <w:t xml:space="preserve"> </w:t>
            </w:r>
            <w:r w:rsidR="00C07895" w:rsidRPr="00E21DDA">
              <w:rPr>
                <w:sz w:val="18"/>
                <w:szCs w:val="18"/>
                <w:lang w:val="es-ES"/>
              </w:rPr>
              <w:t xml:space="preserve">Ninguna persona podrá adjudicarse un porcentaje superior al 40% </w:t>
            </w:r>
            <w:r w:rsidR="00593022" w:rsidRPr="00E21DDA">
              <w:rPr>
                <w:sz w:val="18"/>
                <w:szCs w:val="18"/>
                <w:lang w:val="es-ES"/>
              </w:rPr>
              <w:t>(</w:t>
            </w:r>
            <w:r w:rsidR="00167C6F" w:rsidRPr="00E21DDA">
              <w:rPr>
                <w:sz w:val="18"/>
                <w:szCs w:val="18"/>
                <w:lang w:val="es-ES"/>
              </w:rPr>
              <w:t xml:space="preserve">en primer Decreto fue </w:t>
            </w:r>
            <w:r w:rsidR="00593022" w:rsidRPr="00E21DDA">
              <w:rPr>
                <w:sz w:val="18"/>
                <w:szCs w:val="18"/>
                <w:lang w:val="es-ES"/>
              </w:rPr>
              <w:t xml:space="preserve">50%) </w:t>
            </w:r>
            <w:r w:rsidR="00C07895" w:rsidRPr="00E21DDA">
              <w:rPr>
                <w:sz w:val="18"/>
                <w:szCs w:val="18"/>
                <w:lang w:val="es-ES"/>
              </w:rPr>
              <w:t>del total a subastar, ya sea directamente o a través de terceras personas</w:t>
            </w:r>
            <w:r w:rsidR="00E426F6" w:rsidRPr="00E21DDA">
              <w:rPr>
                <w:sz w:val="18"/>
                <w:szCs w:val="18"/>
                <w:lang w:val="es-ES"/>
              </w:rPr>
              <w:t>.</w:t>
            </w:r>
          </w:p>
          <w:p w14:paraId="7EC9C2E1" w14:textId="372AA4CB" w:rsidR="00E426F6" w:rsidRPr="00E21DDA" w:rsidRDefault="00E426F6" w:rsidP="00E426F6">
            <w:pPr>
              <w:jc w:val="both"/>
              <w:rPr>
                <w:sz w:val="18"/>
                <w:szCs w:val="18"/>
                <w:lang w:val="es-ES"/>
              </w:rPr>
            </w:pPr>
            <w:r w:rsidRPr="00E21DDA">
              <w:rPr>
                <w:sz w:val="18"/>
                <w:szCs w:val="18"/>
                <w:lang w:val="es-ES"/>
              </w:rPr>
              <w:t>- En subastas de reasignación no existe precio mínimo</w:t>
            </w:r>
            <w:r w:rsidR="00593022" w:rsidRPr="00E21DDA">
              <w:rPr>
                <w:sz w:val="18"/>
                <w:szCs w:val="18"/>
                <w:lang w:val="es-ES"/>
              </w:rPr>
              <w:t xml:space="preserve"> y se realizan por única vez para el mismo lote</w:t>
            </w:r>
            <w:r w:rsidRPr="00E21DDA">
              <w:rPr>
                <w:sz w:val="18"/>
                <w:szCs w:val="18"/>
                <w:lang w:val="es-ES"/>
              </w:rPr>
              <w:t>.</w:t>
            </w:r>
          </w:p>
          <w:p w14:paraId="50626EEB" w14:textId="77777777" w:rsidR="00BE5797" w:rsidRPr="00E21DDA" w:rsidRDefault="00BE5797" w:rsidP="00BE5797">
            <w:pPr>
              <w:jc w:val="both"/>
              <w:rPr>
                <w:sz w:val="18"/>
                <w:szCs w:val="18"/>
                <w:lang w:val="es-ES"/>
              </w:rPr>
            </w:pPr>
            <w:r w:rsidRPr="00E21DDA">
              <w:rPr>
                <w:sz w:val="18"/>
                <w:szCs w:val="18"/>
                <w:lang w:val="es-ES"/>
              </w:rPr>
              <w:t>-Los lotes declarados desiertos y de reasignación son re subastados dentro los 30 días siguientes.</w:t>
            </w:r>
          </w:p>
          <w:p w14:paraId="774E5E54" w14:textId="4E8D4F63" w:rsidR="00C85D46" w:rsidRPr="00E21DDA" w:rsidRDefault="00E426F6" w:rsidP="0020382B">
            <w:pPr>
              <w:jc w:val="both"/>
              <w:rPr>
                <w:sz w:val="18"/>
                <w:szCs w:val="18"/>
                <w:lang w:val="es-ES"/>
              </w:rPr>
            </w:pPr>
            <w:r w:rsidRPr="00E21DDA">
              <w:rPr>
                <w:sz w:val="18"/>
                <w:szCs w:val="18"/>
                <w:lang w:val="es-ES"/>
              </w:rPr>
              <w:t>-</w:t>
            </w:r>
            <w:r w:rsidR="00237B8D" w:rsidRPr="00E21DDA">
              <w:rPr>
                <w:sz w:val="18"/>
                <w:szCs w:val="18"/>
                <w:lang w:val="es-ES"/>
              </w:rPr>
              <w:t>En caso de que</w:t>
            </w:r>
            <w:r w:rsidR="00593022" w:rsidRPr="00E21DDA">
              <w:rPr>
                <w:sz w:val="18"/>
                <w:szCs w:val="18"/>
                <w:lang w:val="es-ES"/>
              </w:rPr>
              <w:t xml:space="preserve"> estos lotes no sean adjudicados</w:t>
            </w:r>
            <w:r w:rsidRPr="00E21DDA">
              <w:rPr>
                <w:sz w:val="18"/>
                <w:szCs w:val="18"/>
                <w:lang w:val="es-ES"/>
              </w:rPr>
              <w:t xml:space="preserve"> </w:t>
            </w:r>
            <w:r w:rsidR="00593022" w:rsidRPr="00E21DDA">
              <w:rPr>
                <w:sz w:val="18"/>
                <w:szCs w:val="18"/>
                <w:lang w:val="es-ES"/>
              </w:rPr>
              <w:t xml:space="preserve">o </w:t>
            </w:r>
            <w:r w:rsidRPr="00E21DDA">
              <w:rPr>
                <w:sz w:val="18"/>
                <w:szCs w:val="18"/>
                <w:lang w:val="es-ES"/>
              </w:rPr>
              <w:t>no se realizaron pagos de la primera anualidad, la cuota correspondiente a dicho lote acrecerá a la cuota global de captura.</w:t>
            </w:r>
          </w:p>
        </w:tc>
        <w:tc>
          <w:tcPr>
            <w:tcW w:w="1266" w:type="pct"/>
          </w:tcPr>
          <w:p w14:paraId="0B0FE803" w14:textId="0B53EB51" w:rsidR="004E35AA" w:rsidRPr="00E21DDA" w:rsidRDefault="00F35307" w:rsidP="0020382B">
            <w:pPr>
              <w:jc w:val="both"/>
              <w:rPr>
                <w:sz w:val="18"/>
                <w:szCs w:val="18"/>
                <w:lang w:val="es-ES"/>
              </w:rPr>
            </w:pPr>
            <w:r w:rsidRPr="00E21DDA">
              <w:rPr>
                <w:sz w:val="18"/>
                <w:szCs w:val="18"/>
                <w:lang w:val="es-ES"/>
              </w:rPr>
              <w:lastRenderedPageBreak/>
              <w:t xml:space="preserve">- </w:t>
            </w:r>
            <w:r w:rsidR="0005643E" w:rsidRPr="00E21DDA">
              <w:rPr>
                <w:sz w:val="18"/>
                <w:szCs w:val="18"/>
                <w:lang w:val="es-ES"/>
              </w:rPr>
              <w:t xml:space="preserve">Una porción significativa de las </w:t>
            </w:r>
            <w:r w:rsidRPr="00E21DDA">
              <w:rPr>
                <w:sz w:val="18"/>
                <w:szCs w:val="18"/>
                <w:lang w:val="es-ES"/>
              </w:rPr>
              <w:t>subastas quedan desiertas</w:t>
            </w:r>
            <w:r w:rsidR="0005643E" w:rsidRPr="00E21DDA">
              <w:rPr>
                <w:sz w:val="18"/>
                <w:szCs w:val="18"/>
                <w:lang w:val="es-ES"/>
              </w:rPr>
              <w:t>, con</w:t>
            </w:r>
            <w:r w:rsidRPr="00E21DDA">
              <w:rPr>
                <w:sz w:val="18"/>
                <w:szCs w:val="18"/>
                <w:lang w:val="es-ES"/>
              </w:rPr>
              <w:t xml:space="preserve"> pocos interesados en participar</w:t>
            </w:r>
            <w:r w:rsidR="0005643E" w:rsidRPr="00E21DDA">
              <w:rPr>
                <w:sz w:val="18"/>
                <w:szCs w:val="18"/>
                <w:lang w:val="es-ES"/>
              </w:rPr>
              <w:t>,</w:t>
            </w:r>
            <w:r w:rsidRPr="00E21DDA">
              <w:rPr>
                <w:sz w:val="18"/>
                <w:szCs w:val="18"/>
                <w:lang w:val="es-ES"/>
              </w:rPr>
              <w:t xml:space="preserve"> debido a que una planta procesadora debe asociarse con algún </w:t>
            </w:r>
            <w:r w:rsidR="001B238B" w:rsidRPr="00E21DDA">
              <w:rPr>
                <w:sz w:val="18"/>
                <w:szCs w:val="18"/>
                <w:lang w:val="es-ES"/>
              </w:rPr>
              <w:t>armador</w:t>
            </w:r>
            <w:r w:rsidRPr="00E21DDA">
              <w:rPr>
                <w:sz w:val="18"/>
                <w:szCs w:val="18"/>
                <w:lang w:val="es-ES"/>
              </w:rPr>
              <w:t xml:space="preserve"> artesanal </w:t>
            </w:r>
            <w:r w:rsidR="001B238B" w:rsidRPr="00E21DDA">
              <w:rPr>
                <w:sz w:val="18"/>
                <w:szCs w:val="18"/>
                <w:lang w:val="es-ES"/>
              </w:rPr>
              <w:t xml:space="preserve">que esté inscrito en la misma pesquería subastada </w:t>
            </w:r>
            <w:r w:rsidRPr="00E21DDA">
              <w:rPr>
                <w:sz w:val="18"/>
                <w:szCs w:val="18"/>
                <w:lang w:val="es-ES"/>
              </w:rPr>
              <w:t>para ocupar la cuota adjudicada.</w:t>
            </w:r>
          </w:p>
          <w:p w14:paraId="18D68DF7" w14:textId="52FF1FEF" w:rsidR="00F35307" w:rsidRPr="00E21DDA" w:rsidRDefault="00367B84" w:rsidP="00F35307">
            <w:pPr>
              <w:jc w:val="both"/>
              <w:rPr>
                <w:sz w:val="18"/>
                <w:szCs w:val="18"/>
                <w:lang w:val="es-ES"/>
              </w:rPr>
            </w:pPr>
            <w:r w:rsidRPr="00E21DDA">
              <w:rPr>
                <w:sz w:val="18"/>
                <w:szCs w:val="18"/>
                <w:lang w:val="es-ES"/>
              </w:rPr>
              <w:t>- Mayor interés en Jurel y Sardina y Anchoveta (V-X), el resto de los pelágicos quedan desiertos</w:t>
            </w:r>
            <w:r w:rsidR="00871BCF" w:rsidRPr="00E21DDA">
              <w:rPr>
                <w:sz w:val="18"/>
                <w:szCs w:val="18"/>
                <w:lang w:val="es-ES"/>
              </w:rPr>
              <w:t>, debido a que presentan menor atractivo comercial.</w:t>
            </w:r>
          </w:p>
          <w:p w14:paraId="1485BE4C" w14:textId="207DE568" w:rsidR="001B238B" w:rsidRPr="00E21DDA" w:rsidRDefault="001B238B" w:rsidP="0020382B">
            <w:pPr>
              <w:jc w:val="both"/>
              <w:rPr>
                <w:sz w:val="18"/>
                <w:szCs w:val="18"/>
                <w:lang w:val="es-ES"/>
              </w:rPr>
            </w:pPr>
          </w:p>
        </w:tc>
        <w:tc>
          <w:tcPr>
            <w:tcW w:w="639" w:type="pct"/>
          </w:tcPr>
          <w:p w14:paraId="03C7BC45" w14:textId="59F99A0B" w:rsidR="00237B8D" w:rsidRPr="00E21DDA" w:rsidRDefault="008D08F5" w:rsidP="008D08F5">
            <w:pPr>
              <w:jc w:val="both"/>
              <w:rPr>
                <w:sz w:val="18"/>
                <w:szCs w:val="18"/>
                <w:lang w:val="es-ES"/>
              </w:rPr>
            </w:pPr>
            <w:r w:rsidRPr="00E21DDA">
              <w:rPr>
                <w:sz w:val="18"/>
                <w:szCs w:val="18"/>
                <w:lang w:val="es-ES"/>
              </w:rPr>
              <w:t>-</w:t>
            </w:r>
            <w:r w:rsidR="00237B8D" w:rsidRPr="00E21DDA">
              <w:rPr>
                <w:sz w:val="18"/>
                <w:szCs w:val="18"/>
                <w:lang w:val="es-ES"/>
              </w:rPr>
              <w:t>Una porción de la cuota (80%)</w:t>
            </w:r>
            <w:r w:rsidRPr="00E21DDA">
              <w:rPr>
                <w:sz w:val="18"/>
                <w:szCs w:val="18"/>
                <w:lang w:val="es-ES"/>
              </w:rPr>
              <w:t xml:space="preserve"> deberá estar dividida en un número de lotes que asegure la competencia de las EMT que pueden participar de la subasta. </w:t>
            </w:r>
          </w:p>
          <w:p w14:paraId="1EEB51B2" w14:textId="77777777" w:rsidR="00237B8D" w:rsidRPr="00E21DDA" w:rsidRDefault="00237B8D" w:rsidP="008D08F5">
            <w:pPr>
              <w:jc w:val="both"/>
              <w:rPr>
                <w:sz w:val="18"/>
                <w:szCs w:val="18"/>
                <w:lang w:val="es-ES"/>
              </w:rPr>
            </w:pPr>
          </w:p>
          <w:p w14:paraId="0C5B3502" w14:textId="322DB7A7" w:rsidR="008D08F5" w:rsidRPr="00E21DDA" w:rsidRDefault="00237B8D" w:rsidP="008D08F5">
            <w:pPr>
              <w:jc w:val="both"/>
              <w:rPr>
                <w:sz w:val="18"/>
                <w:szCs w:val="18"/>
                <w:lang w:val="es-ES"/>
              </w:rPr>
            </w:pPr>
            <w:r w:rsidRPr="00E21DDA">
              <w:rPr>
                <w:sz w:val="18"/>
                <w:szCs w:val="18"/>
                <w:lang w:val="es-ES"/>
              </w:rPr>
              <w:t>-</w:t>
            </w:r>
            <w:r w:rsidR="008D08F5" w:rsidRPr="00E21DDA">
              <w:rPr>
                <w:sz w:val="18"/>
                <w:szCs w:val="18"/>
                <w:lang w:val="es-ES"/>
              </w:rPr>
              <w:t>Cada uno de ellos no puede superar el 20% de la cuota a subastar.</w:t>
            </w:r>
          </w:p>
          <w:p w14:paraId="69E224E0" w14:textId="77777777" w:rsidR="004E35AA" w:rsidRPr="00E21DDA" w:rsidRDefault="004E35AA" w:rsidP="00A25D37">
            <w:pPr>
              <w:rPr>
                <w:b/>
                <w:bCs/>
                <w:sz w:val="18"/>
                <w:szCs w:val="18"/>
                <w:lang w:val="es-ES"/>
              </w:rPr>
            </w:pPr>
          </w:p>
        </w:tc>
      </w:tr>
    </w:tbl>
    <w:p w14:paraId="48193C87" w14:textId="4616FEA2" w:rsidR="004E35AA" w:rsidRPr="00E21DDA" w:rsidRDefault="00A350A2" w:rsidP="00A03A52">
      <w:pPr>
        <w:jc w:val="both"/>
        <w:rPr>
          <w:sz w:val="18"/>
          <w:szCs w:val="18"/>
          <w:lang w:val="es-ES"/>
        </w:rPr>
      </w:pPr>
      <w:r w:rsidRPr="00E21DDA">
        <w:rPr>
          <w:sz w:val="18"/>
          <w:szCs w:val="18"/>
          <w:lang w:val="es-ES"/>
        </w:rPr>
        <w:t>Fuente: Elaboración propia.</w:t>
      </w:r>
    </w:p>
    <w:p w14:paraId="343FC66B" w14:textId="24095A44" w:rsidR="005B6AAE" w:rsidRPr="00E21DDA" w:rsidRDefault="005B6AAE" w:rsidP="00F77F59">
      <w:pPr>
        <w:pStyle w:val="ListParagraph"/>
        <w:numPr>
          <w:ilvl w:val="2"/>
          <w:numId w:val="46"/>
        </w:numPr>
        <w:rPr>
          <w:b/>
          <w:bCs/>
          <w:lang w:val="es-ES"/>
        </w:rPr>
      </w:pPr>
      <w:r w:rsidRPr="00E21DDA">
        <w:rPr>
          <w:b/>
          <w:bCs/>
          <w:lang w:val="es-ES"/>
        </w:rPr>
        <w:t>Subastas</w:t>
      </w:r>
      <w:r w:rsidR="009C74C2" w:rsidRPr="00E21DDA">
        <w:rPr>
          <w:b/>
          <w:bCs/>
          <w:lang w:val="es-ES"/>
        </w:rPr>
        <w:t xml:space="preserve"> de cuotas</w:t>
      </w:r>
      <w:r w:rsidRPr="00E21DDA">
        <w:rPr>
          <w:b/>
          <w:bCs/>
          <w:lang w:val="es-ES"/>
        </w:rPr>
        <w:t xml:space="preserve"> destinadas a carnada (2013 a la fecha)</w:t>
      </w:r>
    </w:p>
    <w:p w14:paraId="49E0477A" w14:textId="77777777" w:rsidR="00C42DC9" w:rsidRPr="00E21DDA" w:rsidRDefault="005B6AAE" w:rsidP="00A03A52">
      <w:pPr>
        <w:jc w:val="both"/>
        <w:rPr>
          <w:lang w:val="es-ES"/>
        </w:rPr>
      </w:pPr>
      <w:r w:rsidRPr="00E21DDA">
        <w:rPr>
          <w:lang w:val="es-ES"/>
        </w:rPr>
        <w:t xml:space="preserve">Adicionalmente, </w:t>
      </w:r>
      <w:r w:rsidR="00883226" w:rsidRPr="00E21DDA">
        <w:rPr>
          <w:lang w:val="es-ES"/>
        </w:rPr>
        <w:t xml:space="preserve">la </w:t>
      </w:r>
      <w:r w:rsidR="00C24A7B" w:rsidRPr="00E21DDA">
        <w:rPr>
          <w:lang w:val="es-ES"/>
        </w:rPr>
        <w:t>ley</w:t>
      </w:r>
      <w:r w:rsidRPr="00E21DDA">
        <w:rPr>
          <w:lang w:val="es-ES"/>
        </w:rPr>
        <w:t xml:space="preserve"> </w:t>
      </w:r>
      <w:r w:rsidR="009C74C2" w:rsidRPr="00E21DDA">
        <w:rPr>
          <w:lang w:val="es-ES"/>
        </w:rPr>
        <w:t>permite efectuar</w:t>
      </w:r>
      <w:r w:rsidRPr="00E21DDA">
        <w:rPr>
          <w:lang w:val="es-ES"/>
        </w:rPr>
        <w:t xml:space="preserve"> licitaciones </w:t>
      </w:r>
      <w:r w:rsidR="009C74C2" w:rsidRPr="00E21DDA">
        <w:rPr>
          <w:lang w:val="es-ES"/>
        </w:rPr>
        <w:t xml:space="preserve">de cuota </w:t>
      </w:r>
      <w:r w:rsidRPr="00E21DDA">
        <w:rPr>
          <w:lang w:val="es-ES"/>
        </w:rPr>
        <w:t>destinadas a carnada</w:t>
      </w:r>
      <w:r w:rsidR="009C74C2" w:rsidRPr="00E21DDA">
        <w:rPr>
          <w:lang w:val="es-ES"/>
        </w:rPr>
        <w:t xml:space="preserve"> en el mismo acto administrativo que se </w:t>
      </w:r>
      <w:r w:rsidR="00B758A4" w:rsidRPr="00E21DDA">
        <w:rPr>
          <w:lang w:val="es-ES"/>
        </w:rPr>
        <w:t>reserva</w:t>
      </w:r>
      <w:r w:rsidR="009C74C2" w:rsidRPr="00E21DDA">
        <w:rPr>
          <w:lang w:val="es-ES"/>
        </w:rPr>
        <w:t xml:space="preserve"> cuota para consumo humano</w:t>
      </w:r>
      <w:r w:rsidR="00883226" w:rsidRPr="00E21DDA">
        <w:rPr>
          <w:lang w:val="es-ES"/>
        </w:rPr>
        <w:t xml:space="preserve">. </w:t>
      </w:r>
      <w:r w:rsidR="00007031" w:rsidRPr="00E21DDA">
        <w:rPr>
          <w:lang w:val="es-ES"/>
        </w:rPr>
        <w:t>En particula</w:t>
      </w:r>
      <w:r w:rsidR="00883226" w:rsidRPr="00E21DDA">
        <w:rPr>
          <w:lang w:val="es-ES"/>
        </w:rPr>
        <w:t>r,</w:t>
      </w:r>
      <w:r w:rsidR="009C74C2" w:rsidRPr="00E21DDA">
        <w:rPr>
          <w:lang w:val="es-ES"/>
        </w:rPr>
        <w:t xml:space="preserve"> se deberá determinar si se reservará </w:t>
      </w:r>
      <w:r w:rsidR="00697DAE" w:rsidRPr="00E21DDA">
        <w:rPr>
          <w:lang w:val="es-ES"/>
        </w:rPr>
        <w:t>de</w:t>
      </w:r>
      <w:r w:rsidR="009C74C2" w:rsidRPr="00E21DDA">
        <w:rPr>
          <w:lang w:val="es-ES"/>
        </w:rPr>
        <w:t xml:space="preserve"> dicha cuota un porcentaje para ser subastado y destinado exclusivamente a carnada</w:t>
      </w:r>
      <w:r w:rsidR="00B758A4" w:rsidRPr="00E21DDA">
        <w:rPr>
          <w:lang w:val="es-ES"/>
        </w:rPr>
        <w:t xml:space="preserve">. </w:t>
      </w:r>
      <w:r w:rsidR="00B20024" w:rsidRPr="00E21DDA">
        <w:rPr>
          <w:lang w:val="es-ES"/>
        </w:rPr>
        <w:t xml:space="preserve">La cuota destinada a carnada deberá determinarse regionalmente, aún en el caso que la unidad de pesquería comprenda más de una región. </w:t>
      </w:r>
    </w:p>
    <w:p w14:paraId="5992D0DB" w14:textId="57B37DAB" w:rsidR="00C42DC9" w:rsidRDefault="00B20024" w:rsidP="00A03A52">
      <w:pPr>
        <w:jc w:val="both"/>
        <w:rPr>
          <w:lang w:val="es-ES"/>
        </w:rPr>
      </w:pPr>
      <w:r w:rsidRPr="00E21DDA">
        <w:rPr>
          <w:lang w:val="es-ES"/>
        </w:rPr>
        <w:lastRenderedPageBreak/>
        <w:t>Asimismo, l</w:t>
      </w:r>
      <w:r w:rsidR="00B758A4" w:rsidRPr="00E21DDA">
        <w:rPr>
          <w:lang w:val="es-ES"/>
        </w:rPr>
        <w:t>a subasta de la cuota destinada a carnada podrá</w:t>
      </w:r>
      <w:r w:rsidR="00B22DEE" w:rsidRPr="00E21DDA">
        <w:rPr>
          <w:lang w:val="es-ES"/>
        </w:rPr>
        <w:t xml:space="preserve"> </w:t>
      </w:r>
      <w:r w:rsidR="00F50BFA" w:rsidRPr="00E21DDA">
        <w:rPr>
          <w:lang w:val="es-ES"/>
        </w:rPr>
        <w:t xml:space="preserve">realizarse </w:t>
      </w:r>
      <w:r w:rsidR="00007031" w:rsidRPr="00E21DDA">
        <w:rPr>
          <w:lang w:val="es-ES"/>
        </w:rPr>
        <w:t>juntamente con</w:t>
      </w:r>
      <w:r w:rsidR="00F50BFA" w:rsidRPr="00E21DDA">
        <w:rPr>
          <w:lang w:val="es-ES"/>
        </w:rPr>
        <w:t xml:space="preserve"> subastas a consumo humano</w:t>
      </w:r>
      <w:r w:rsidR="00697DAE" w:rsidRPr="00E21DDA">
        <w:rPr>
          <w:lang w:val="es-ES"/>
        </w:rPr>
        <w:t xml:space="preserve">, con una cuota que </w:t>
      </w:r>
      <w:r w:rsidR="00F50BFA" w:rsidRPr="00E21DDA">
        <w:rPr>
          <w:lang w:val="es-ES"/>
        </w:rPr>
        <w:t xml:space="preserve">podrá ser </w:t>
      </w:r>
      <w:r w:rsidR="00B758A4" w:rsidRPr="00E21DDA">
        <w:rPr>
          <w:lang w:val="es-ES"/>
        </w:rPr>
        <w:t>hasta tres años.</w:t>
      </w:r>
      <w:r w:rsidR="00467FC4" w:rsidRPr="00E21DDA">
        <w:rPr>
          <w:lang w:val="es-ES"/>
        </w:rPr>
        <w:t xml:space="preserve"> Este tipo de subastas sigue las mismas reglas que las subastas a consumo humano (modalidad, bases, garantías, inscripciones y pago de la cuota adjudicada).</w:t>
      </w:r>
      <w:r w:rsidR="00C42DC9" w:rsidRPr="00E21DDA">
        <w:rPr>
          <w:lang w:val="es-ES"/>
        </w:rPr>
        <w:t xml:space="preserve"> Sin embargo, a la fecha no ha</w:t>
      </w:r>
      <w:r w:rsidR="00433734" w:rsidRPr="00E21DDA">
        <w:rPr>
          <w:lang w:val="es-ES"/>
        </w:rPr>
        <w:t>n</w:t>
      </w:r>
      <w:r w:rsidR="00C42DC9" w:rsidRPr="00E21DDA">
        <w:rPr>
          <w:lang w:val="es-ES"/>
        </w:rPr>
        <w:t xml:space="preserve"> sido </w:t>
      </w:r>
      <w:r w:rsidR="00433734" w:rsidRPr="00E21DDA">
        <w:rPr>
          <w:lang w:val="es-ES"/>
        </w:rPr>
        <w:t>ejecutadas</w:t>
      </w:r>
      <w:r w:rsidR="00C42DC9" w:rsidRPr="00E21DDA">
        <w:rPr>
          <w:lang w:val="es-ES"/>
        </w:rPr>
        <w:t xml:space="preserve"> en ninguna de las unidades de pesquería en Chile.</w:t>
      </w:r>
    </w:p>
    <w:p w14:paraId="1BE8EE47" w14:textId="77777777" w:rsidR="00F756D4" w:rsidRPr="00E21DDA" w:rsidRDefault="00F756D4" w:rsidP="00A03A52">
      <w:pPr>
        <w:jc w:val="both"/>
        <w:rPr>
          <w:lang w:val="es-ES"/>
        </w:rPr>
      </w:pPr>
    </w:p>
    <w:p w14:paraId="0E631147" w14:textId="6F47CD17" w:rsidR="00032832" w:rsidRPr="00E21DDA" w:rsidRDefault="00F6729B" w:rsidP="00032832">
      <w:pPr>
        <w:pStyle w:val="ListParagraph"/>
        <w:numPr>
          <w:ilvl w:val="1"/>
          <w:numId w:val="46"/>
        </w:numPr>
        <w:jc w:val="both"/>
        <w:rPr>
          <w:b/>
          <w:bCs/>
          <w:lang w:val="es-ES"/>
        </w:rPr>
      </w:pPr>
      <w:r w:rsidRPr="00E21DDA">
        <w:rPr>
          <w:b/>
          <w:bCs/>
          <w:lang w:val="es-ES"/>
        </w:rPr>
        <w:t>Análisis del d</w:t>
      </w:r>
      <w:r w:rsidR="00032832" w:rsidRPr="00E21DDA">
        <w:rPr>
          <w:b/>
          <w:bCs/>
          <w:lang w:val="es-ES"/>
        </w:rPr>
        <w:t>esempeño de las subastas en Chile</w:t>
      </w:r>
      <w:r w:rsidR="00A217B5" w:rsidRPr="00E21DDA">
        <w:rPr>
          <w:b/>
          <w:bCs/>
          <w:lang w:val="es-ES"/>
        </w:rPr>
        <w:t xml:space="preserve"> </w:t>
      </w:r>
    </w:p>
    <w:p w14:paraId="3548B0B2" w14:textId="6BE87334" w:rsidR="00F756D4" w:rsidRPr="000E498F" w:rsidRDefault="00082CBD" w:rsidP="000E498F">
      <w:pPr>
        <w:spacing w:line="276" w:lineRule="auto"/>
        <w:jc w:val="both"/>
        <w:rPr>
          <w:lang w:val="es-ES"/>
        </w:rPr>
      </w:pPr>
      <w:r w:rsidRPr="00E21DDA">
        <w:rPr>
          <w:lang w:val="es-ES"/>
        </w:rPr>
        <w:t>Debido a la disponibilidad de información, para el análisis del desempeño de las subastas en Chile, se considerarán aquellas realizadas bajo el régimen de Licencias Transables de Pesca (clase B), desde el año 2015 a la fecha (2021).</w:t>
      </w:r>
      <w:r w:rsidR="00F756D4">
        <w:rPr>
          <w:lang w:val="es-ES"/>
        </w:rPr>
        <w:t xml:space="preserve"> </w:t>
      </w:r>
      <w:r w:rsidR="00F756D4" w:rsidRPr="00C90978">
        <w:rPr>
          <w:rFonts w:ascii="Calibri" w:hAnsi="Calibri" w:cs="Calibri"/>
        </w:rPr>
        <w:t xml:space="preserve">Si bien </w:t>
      </w:r>
      <w:r w:rsidR="000E498F">
        <w:rPr>
          <w:rFonts w:ascii="Calibri" w:hAnsi="Calibri" w:cs="Calibri"/>
        </w:rPr>
        <w:t>también existieron subastas de Permisos Especiales de Pesca</w:t>
      </w:r>
      <w:r w:rsidR="000E498F">
        <w:rPr>
          <w:rFonts w:ascii="Calibri" w:hAnsi="Calibri" w:cs="Calibri"/>
          <w:lang w:val="es-ES"/>
        </w:rPr>
        <w:t xml:space="preserve"> (</w:t>
      </w:r>
      <w:r w:rsidR="00F756D4" w:rsidRPr="00C90978">
        <w:rPr>
          <w:rFonts w:ascii="Calibri" w:hAnsi="Calibri" w:cs="Calibri"/>
          <w:lang w:val="es-ES"/>
        </w:rPr>
        <w:t>PEP</w:t>
      </w:r>
      <w:r w:rsidR="000E498F">
        <w:rPr>
          <w:rFonts w:ascii="Calibri" w:hAnsi="Calibri" w:cs="Calibri"/>
          <w:lang w:val="es-ES"/>
        </w:rPr>
        <w:t>), que se encuentran en</w:t>
      </w:r>
      <w:r w:rsidR="00F756D4" w:rsidRPr="00C90978">
        <w:rPr>
          <w:rFonts w:ascii="Calibri" w:hAnsi="Calibri" w:cs="Calibri"/>
          <w:lang w:val="es-ES"/>
        </w:rPr>
        <w:t xml:space="preserve"> </w:t>
      </w:r>
      <w:r w:rsidR="000E498F">
        <w:rPr>
          <w:rFonts w:ascii="Calibri" w:hAnsi="Calibri" w:cs="Calibri"/>
          <w:lang w:val="es-ES"/>
        </w:rPr>
        <w:t>régimen</w:t>
      </w:r>
      <w:r w:rsidR="00F756D4" w:rsidRPr="00C90978">
        <w:rPr>
          <w:rFonts w:ascii="Calibri" w:hAnsi="Calibri" w:cs="Calibri"/>
          <w:lang w:val="es-ES"/>
        </w:rPr>
        <w:t xml:space="preserve"> de</w:t>
      </w:r>
      <w:r w:rsidR="000E498F">
        <w:rPr>
          <w:rFonts w:ascii="Calibri" w:hAnsi="Calibri" w:cs="Calibri"/>
          <w:lang w:val="es-ES"/>
        </w:rPr>
        <w:t xml:space="preserve"> Pesquerías en</w:t>
      </w:r>
      <w:r w:rsidR="00F756D4" w:rsidRPr="00C90978">
        <w:rPr>
          <w:rFonts w:ascii="Calibri" w:hAnsi="Calibri" w:cs="Calibri"/>
          <w:lang w:val="es-ES"/>
        </w:rPr>
        <w:t xml:space="preserve"> </w:t>
      </w:r>
      <w:r w:rsidR="000E498F">
        <w:rPr>
          <w:rFonts w:ascii="Calibri" w:hAnsi="Calibri" w:cs="Calibri"/>
          <w:lang w:val="es-ES"/>
        </w:rPr>
        <w:t>R</w:t>
      </w:r>
      <w:r w:rsidR="00F756D4" w:rsidRPr="00C90978">
        <w:rPr>
          <w:rFonts w:ascii="Calibri" w:hAnsi="Calibri" w:cs="Calibri"/>
          <w:lang w:val="es-ES"/>
        </w:rPr>
        <w:t>ecuperación</w:t>
      </w:r>
      <w:r w:rsidR="000E498F">
        <w:rPr>
          <w:rFonts w:ascii="Calibri" w:hAnsi="Calibri" w:cs="Calibri"/>
          <w:lang w:val="es-ES"/>
        </w:rPr>
        <w:t xml:space="preserve">, </w:t>
      </w:r>
      <w:r w:rsidR="00F756D4" w:rsidRPr="00C90978">
        <w:rPr>
          <w:rFonts w:ascii="Calibri" w:hAnsi="Calibri" w:cs="Calibri"/>
          <w:lang w:val="es-ES"/>
        </w:rPr>
        <w:t xml:space="preserve">la información disponible no </w:t>
      </w:r>
      <w:r w:rsidR="000E498F">
        <w:rPr>
          <w:rFonts w:ascii="Calibri" w:hAnsi="Calibri" w:cs="Calibri"/>
          <w:lang w:val="es-ES"/>
        </w:rPr>
        <w:t>nos permite</w:t>
      </w:r>
      <w:r w:rsidR="00F756D4" w:rsidRPr="00C90978">
        <w:rPr>
          <w:rFonts w:ascii="Calibri" w:hAnsi="Calibri" w:cs="Calibri"/>
          <w:lang w:val="es-ES"/>
        </w:rPr>
        <w:t xml:space="preserve"> realizar un análisis acabado de estas. No obstante, las subastas bajo el régimen LTP clase B, representan más del 98%</w:t>
      </w:r>
      <w:r w:rsidR="000E498F">
        <w:rPr>
          <w:rFonts w:ascii="Calibri" w:hAnsi="Calibri" w:cs="Calibri"/>
          <w:lang w:val="es-ES"/>
        </w:rPr>
        <w:t xml:space="preserve"> de todas las subastas realizadas en el período</w:t>
      </w:r>
      <w:r w:rsidR="00F756D4" w:rsidRPr="00C90978">
        <w:rPr>
          <w:rFonts w:ascii="Calibri" w:hAnsi="Calibri" w:cs="Calibri"/>
          <w:lang w:val="es-ES"/>
        </w:rPr>
        <w:t xml:space="preserve">, por lo que concentrarnos en </w:t>
      </w:r>
      <w:r w:rsidR="000E498F">
        <w:rPr>
          <w:rFonts w:ascii="Calibri" w:hAnsi="Calibri" w:cs="Calibri"/>
          <w:lang w:val="es-ES"/>
        </w:rPr>
        <w:t>est</w:t>
      </w:r>
      <w:r w:rsidR="00F756D4" w:rsidRPr="00C90978">
        <w:rPr>
          <w:rFonts w:ascii="Calibri" w:hAnsi="Calibri" w:cs="Calibri"/>
          <w:lang w:val="es-ES"/>
        </w:rPr>
        <w:t xml:space="preserve">as subastas </w:t>
      </w:r>
      <w:r w:rsidR="000E498F">
        <w:rPr>
          <w:rFonts w:ascii="Calibri" w:hAnsi="Calibri" w:cs="Calibri"/>
          <w:lang w:val="es-ES"/>
        </w:rPr>
        <w:t>constituye una buena aproximación</w:t>
      </w:r>
      <w:r w:rsidR="00F756D4" w:rsidRPr="00C90978">
        <w:rPr>
          <w:rFonts w:ascii="Calibri" w:hAnsi="Calibri" w:cs="Calibri"/>
          <w:color w:val="000000"/>
          <w:lang w:val="es-MX"/>
        </w:rPr>
        <w:t xml:space="preserve"> para evaluar el desempeño de las subastas en Chile.</w:t>
      </w:r>
    </w:p>
    <w:p w14:paraId="2913E082" w14:textId="3B2E35D5" w:rsidR="00467FC4" w:rsidRPr="00E21DDA" w:rsidRDefault="00082CBD" w:rsidP="00082CBD">
      <w:pPr>
        <w:spacing w:line="276" w:lineRule="auto"/>
        <w:jc w:val="both"/>
        <w:rPr>
          <w:lang w:val="es-ES"/>
        </w:rPr>
      </w:pPr>
      <w:r w:rsidRPr="00E21DDA">
        <w:rPr>
          <w:lang w:val="es-ES"/>
        </w:rPr>
        <w:t xml:space="preserve"> </w:t>
      </w:r>
      <w:r w:rsidR="00DA3952" w:rsidRPr="00E21DDA">
        <w:rPr>
          <w:lang w:val="es-ES"/>
        </w:rPr>
        <w:t>Primero es importante conocer</w:t>
      </w:r>
      <w:r w:rsidRPr="00E21DDA">
        <w:rPr>
          <w:lang w:val="es-ES"/>
        </w:rPr>
        <w:t xml:space="preserve"> </w:t>
      </w:r>
      <w:r w:rsidR="00DA3952" w:rsidRPr="00E21DDA">
        <w:rPr>
          <w:lang w:val="es-ES"/>
        </w:rPr>
        <w:t>las características principales en las cuales se han enmarcado estas subastas</w:t>
      </w:r>
      <w:r w:rsidRPr="00E21DDA">
        <w:rPr>
          <w:lang w:val="es-ES"/>
        </w:rPr>
        <w:t>. (i) Las toneladas subastadas provienen del excedente de la fracción industrial: Se subasta un monto desde el 15% bajo el RMS hasta dicho umbral. (ii) Ninguna empresa o persona puede adjudicarse un porcentaje superior al 40% total a subastar, ya sea directamente o a través de terceros. (iii) El precio mínimo es publicado y conocido. (iv) Primero se subastan los lotes/toneladas reservad</w:t>
      </w:r>
      <w:r w:rsidR="00FD7880">
        <w:rPr>
          <w:lang w:val="es-ES"/>
        </w:rPr>
        <w:t>a</w:t>
      </w:r>
      <w:r w:rsidRPr="00E21DDA">
        <w:rPr>
          <w:lang w:val="es-ES"/>
        </w:rPr>
        <w:t>s a empresas de menor tamaño</w:t>
      </w:r>
      <w:r w:rsidR="00322AA0" w:rsidRPr="00E21DDA">
        <w:rPr>
          <w:lang w:val="es-ES"/>
        </w:rPr>
        <w:t xml:space="preserve"> (EMT)</w:t>
      </w:r>
      <w:r w:rsidRPr="00E21DDA">
        <w:rPr>
          <w:lang w:val="es-ES"/>
        </w:rPr>
        <w:t>, luego se subastan el resto de los lotes a todo oferente</w:t>
      </w:r>
      <w:r w:rsidR="00D85313" w:rsidRPr="00E21DDA">
        <w:rPr>
          <w:lang w:val="es-ES"/>
        </w:rPr>
        <w:t xml:space="preserve"> (TO)</w:t>
      </w:r>
      <w:r w:rsidRPr="00E21DDA">
        <w:rPr>
          <w:lang w:val="es-ES"/>
        </w:rPr>
        <w:t>. (v)  En ciertos años se han subastado los lotes más grandes y posteriormente los más pequeños. Se busca que no queden lotes sin asignar</w:t>
      </w:r>
      <w:r w:rsidR="00693E54">
        <w:rPr>
          <w:rStyle w:val="FootnoteReference"/>
          <w:lang w:val="es-ES"/>
        </w:rPr>
        <w:footnoteReference w:id="14"/>
      </w:r>
      <w:r w:rsidRPr="00E21DDA">
        <w:rPr>
          <w:lang w:val="es-ES"/>
        </w:rPr>
        <w:t>. (vi) Las cuotas individuales de pesca adquiridas mediante subastas tienen misma vigencia que cuotas adquiridas por derechos históricos (20 años). (vii) Se exige un monto de la garantía de seriedad respecto de cada lote a subastar.</w:t>
      </w:r>
    </w:p>
    <w:p w14:paraId="658B6976" w14:textId="6CBB396B" w:rsidR="00D85313" w:rsidRPr="00E21DDA" w:rsidRDefault="283FE59D" w:rsidP="00082CBD">
      <w:pPr>
        <w:spacing w:line="276" w:lineRule="auto"/>
        <w:jc w:val="both"/>
        <w:rPr>
          <w:lang w:val="es-ES"/>
        </w:rPr>
      </w:pPr>
      <w:r w:rsidRPr="00E21DDA">
        <w:rPr>
          <w:lang w:val="es-ES"/>
        </w:rPr>
        <w:t xml:space="preserve">Se debe considerar, además, que en algunas UP las toneladas a subastar se concentraron solo en un año, como es el caso del Langostino </w:t>
      </w:r>
      <w:r w:rsidR="00FD7880" w:rsidRPr="00E21DDA">
        <w:rPr>
          <w:lang w:val="es-ES"/>
        </w:rPr>
        <w:t>Amarillo (</w:t>
      </w:r>
      <w:r w:rsidRPr="00E21DDA">
        <w:rPr>
          <w:lang w:val="es-ES"/>
        </w:rPr>
        <w:t>III – IV Región), el Langostino Colorado (XV – IV Región), el Camarón Nailon (II – VIII Región) y el Jurel (todas las regiones). El resto de las UP fueron subastadas en dos o más años, según los registros oficiales de SUBPESCA</w:t>
      </w:r>
      <w:ins w:id="20" w:author="Jorge David Dresdner Cid" w:date="2023-02-11T16:16:00Z">
        <w:r w:rsidR="00B81ED7">
          <w:rPr>
            <w:lang w:val="es-ES"/>
          </w:rPr>
          <w:t xml:space="preserve"> de acuerdo </w:t>
        </w:r>
      </w:ins>
      <w:ins w:id="21" w:author="Jorge David Dresdner Cid" w:date="2023-02-11T16:17:00Z">
        <w:r w:rsidR="00B81ED7">
          <w:rPr>
            <w:lang w:val="es-ES"/>
          </w:rPr>
          <w:t xml:space="preserve">al </w:t>
        </w:r>
        <w:r w:rsidR="00B81ED7" w:rsidRPr="00B81ED7">
          <w:rPr>
            <w:lang w:val="es-ES"/>
          </w:rPr>
          <w:t xml:space="preserve">artículo transitorio tercero de la ley N° 20.657 </w:t>
        </w:r>
      </w:ins>
      <w:ins w:id="22" w:author="Jorge David Dresdner Cid" w:date="2023-02-11T16:16:00Z">
        <w:r w:rsidR="00B81ED7">
          <w:rPr>
            <w:lang w:val="es-ES"/>
          </w:rPr>
          <w:t xml:space="preserve">que obliga a subastar a los tres años de establecido el punto </w:t>
        </w:r>
      </w:ins>
      <w:ins w:id="23" w:author="Jorge David Dresdner Cid" w:date="2023-02-11T16:17:00Z">
        <w:r w:rsidR="00B81ED7">
          <w:rPr>
            <w:lang w:val="es-ES"/>
          </w:rPr>
          <w:t xml:space="preserve">biológico </w:t>
        </w:r>
      </w:ins>
      <w:ins w:id="24" w:author="Jorge David Dresdner Cid" w:date="2023-02-11T16:16:00Z">
        <w:r w:rsidR="00B81ED7">
          <w:rPr>
            <w:lang w:val="es-ES"/>
          </w:rPr>
          <w:t>de referencia de la pesquería</w:t>
        </w:r>
      </w:ins>
      <w:r w:rsidRPr="00E21DDA">
        <w:rPr>
          <w:lang w:val="es-ES"/>
        </w:rPr>
        <w:t xml:space="preserve">. En la Tabla 8 se resumen las subastas realizadas en los años descritos. Se han realizado (a la fecha) 35 subastas para las unidades de pesquería bajo el régimen de licencia transable de pesca, clase B. De las UP con más toneladas disponibles a ser subastadas es posible destacar la Merluza Común, con 895.026 toneladas subastadas entre los años 2018, 2019 y 2020. Luego destaca la Anchoveta (VX – II Región) con 87.331 toneladas subastadas entre los años 2018 a 2020. También se ha subastado una cantidad </w:t>
      </w:r>
      <w:r w:rsidR="00CF2385">
        <w:rPr>
          <w:lang w:val="es-ES"/>
        </w:rPr>
        <w:t xml:space="preserve">importante </w:t>
      </w:r>
      <w:r w:rsidRPr="00E21DDA">
        <w:rPr>
          <w:lang w:val="es-ES"/>
        </w:rPr>
        <w:t>de toneladas de Jurel (todas las regiones) en el año 2017, con un total de 49.563 toneladas (en todas las regiones).</w:t>
      </w:r>
    </w:p>
    <w:p w14:paraId="13B565FC" w14:textId="657D7781" w:rsidR="00DA3952" w:rsidRPr="00E21DDA" w:rsidRDefault="00D53F24" w:rsidP="00082CBD">
      <w:pPr>
        <w:spacing w:line="276" w:lineRule="auto"/>
        <w:jc w:val="both"/>
        <w:rPr>
          <w:lang w:val="es-ES"/>
        </w:rPr>
      </w:pPr>
      <w:r w:rsidRPr="00E21DDA">
        <w:rPr>
          <w:lang w:val="es-ES"/>
        </w:rPr>
        <w:lastRenderedPageBreak/>
        <w:t xml:space="preserve">Cabe señalar que el total de toneladas subastadas a la fecha (entre 2015 a 2021) para las LTP-B, es de alrededor de un millón de toneladas, siendo un 51% aproximadamente para las EMT y 49% destinado para TO. </w:t>
      </w:r>
    </w:p>
    <w:p w14:paraId="5F38C067" w14:textId="77777777" w:rsidR="00032DCB" w:rsidRPr="00E21DDA" w:rsidRDefault="00032DCB" w:rsidP="00082CBD">
      <w:pPr>
        <w:spacing w:line="276" w:lineRule="auto"/>
        <w:jc w:val="both"/>
        <w:rPr>
          <w:lang w:val="es-ES"/>
        </w:rPr>
        <w:sectPr w:rsidR="00032DCB" w:rsidRPr="00E21DDA" w:rsidSect="00FD775E">
          <w:headerReference w:type="default" r:id="rId15"/>
          <w:footerReference w:type="default" r:id="rId16"/>
          <w:pgSz w:w="12240" w:h="15840"/>
          <w:pgMar w:top="1440" w:right="1080" w:bottom="1440" w:left="1080" w:header="708" w:footer="708" w:gutter="0"/>
          <w:cols w:space="708"/>
          <w:docGrid w:linePitch="360"/>
        </w:sectPr>
      </w:pPr>
    </w:p>
    <w:p w14:paraId="4227A24B" w14:textId="4A8D87B2" w:rsidR="00032DCB" w:rsidRPr="00E21DDA" w:rsidRDefault="00032DCB" w:rsidP="00BB3E07">
      <w:pPr>
        <w:spacing w:line="276" w:lineRule="auto"/>
        <w:jc w:val="center"/>
        <w:rPr>
          <w:b/>
          <w:bCs/>
          <w:lang w:val="es-ES"/>
        </w:rPr>
      </w:pPr>
      <w:r w:rsidRPr="00E21DDA">
        <w:rPr>
          <w:b/>
          <w:bCs/>
          <w:lang w:val="es-ES"/>
        </w:rPr>
        <w:lastRenderedPageBreak/>
        <w:t>Tabla</w:t>
      </w:r>
      <w:r w:rsidR="00D85313" w:rsidRPr="00E21DDA">
        <w:rPr>
          <w:b/>
          <w:bCs/>
          <w:lang w:val="es-ES"/>
        </w:rPr>
        <w:t xml:space="preserve"> 8</w:t>
      </w:r>
      <w:r w:rsidRPr="00E21DDA">
        <w:rPr>
          <w:b/>
          <w:bCs/>
          <w:lang w:val="es-ES"/>
        </w:rPr>
        <w:t>.</w:t>
      </w:r>
      <w:r w:rsidR="00D85313" w:rsidRPr="00E21DDA">
        <w:rPr>
          <w:b/>
          <w:bCs/>
          <w:lang w:val="es-ES"/>
        </w:rPr>
        <w:t xml:space="preserve"> Subastas LTP – Clase B. toneladas y lotes por Unidad de Pesquería. Años 2015 - 2021</w:t>
      </w:r>
    </w:p>
    <w:tbl>
      <w:tblPr>
        <w:tblW w:w="15036" w:type="dxa"/>
        <w:tblInd w:w="-1134" w:type="dxa"/>
        <w:tblCellMar>
          <w:left w:w="70" w:type="dxa"/>
          <w:right w:w="70" w:type="dxa"/>
        </w:tblCellMar>
        <w:tblLook w:val="04A0" w:firstRow="1" w:lastRow="0" w:firstColumn="1" w:lastColumn="0" w:noHBand="0" w:noVBand="1"/>
      </w:tblPr>
      <w:tblGrid>
        <w:gridCol w:w="3878"/>
        <w:gridCol w:w="660"/>
        <w:gridCol w:w="723"/>
        <w:gridCol w:w="671"/>
        <w:gridCol w:w="630"/>
        <w:gridCol w:w="558"/>
        <w:gridCol w:w="6"/>
        <w:gridCol w:w="830"/>
        <w:gridCol w:w="772"/>
        <w:gridCol w:w="6"/>
        <w:gridCol w:w="936"/>
        <w:gridCol w:w="913"/>
        <w:gridCol w:w="6"/>
        <w:gridCol w:w="830"/>
        <w:gridCol w:w="771"/>
        <w:gridCol w:w="6"/>
        <w:gridCol w:w="830"/>
        <w:gridCol w:w="717"/>
        <w:gridCol w:w="6"/>
        <w:gridCol w:w="723"/>
        <w:gridCol w:w="564"/>
      </w:tblGrid>
      <w:tr w:rsidR="00C31D7C" w:rsidRPr="00E21DDA" w14:paraId="04717ECD" w14:textId="77777777" w:rsidTr="009910B9">
        <w:trPr>
          <w:trHeight w:val="320"/>
        </w:trPr>
        <w:tc>
          <w:tcPr>
            <w:tcW w:w="3878" w:type="dxa"/>
            <w:vMerge w:val="restart"/>
            <w:tcBorders>
              <w:top w:val="single" w:sz="4" w:space="0" w:color="auto"/>
              <w:left w:val="nil"/>
              <w:right w:val="nil"/>
            </w:tcBorders>
            <w:noWrap/>
            <w:vAlign w:val="center"/>
            <w:hideMark/>
          </w:tcPr>
          <w:p w14:paraId="59522B5D" w14:textId="77777777" w:rsidR="00C31D7C" w:rsidRPr="00E21DDA" w:rsidRDefault="00C31D7C" w:rsidP="00C31D7C">
            <w:pPr>
              <w:spacing w:after="0" w:line="240" w:lineRule="auto"/>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Unidad de Pesquería</w:t>
            </w:r>
          </w:p>
        </w:tc>
        <w:tc>
          <w:tcPr>
            <w:tcW w:w="660" w:type="dxa"/>
            <w:tcBorders>
              <w:top w:val="single" w:sz="4" w:space="0" w:color="auto"/>
              <w:left w:val="nil"/>
              <w:bottom w:val="nil"/>
              <w:right w:val="nil"/>
            </w:tcBorders>
            <w:noWrap/>
            <w:vAlign w:val="center"/>
            <w:hideMark/>
          </w:tcPr>
          <w:p w14:paraId="40566999"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p>
        </w:tc>
        <w:tc>
          <w:tcPr>
            <w:tcW w:w="1394" w:type="dxa"/>
            <w:gridSpan w:val="2"/>
            <w:tcBorders>
              <w:top w:val="single" w:sz="4" w:space="0" w:color="auto"/>
              <w:left w:val="nil"/>
              <w:bottom w:val="nil"/>
              <w:right w:val="nil"/>
            </w:tcBorders>
            <w:noWrap/>
            <w:vAlign w:val="center"/>
            <w:hideMark/>
          </w:tcPr>
          <w:p w14:paraId="4E1DF21D"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2015</w:t>
            </w:r>
          </w:p>
        </w:tc>
        <w:tc>
          <w:tcPr>
            <w:tcW w:w="1188" w:type="dxa"/>
            <w:gridSpan w:val="2"/>
            <w:tcBorders>
              <w:top w:val="single" w:sz="4" w:space="0" w:color="auto"/>
              <w:left w:val="nil"/>
              <w:bottom w:val="nil"/>
              <w:right w:val="nil"/>
            </w:tcBorders>
            <w:noWrap/>
            <w:vAlign w:val="center"/>
            <w:hideMark/>
          </w:tcPr>
          <w:p w14:paraId="6DDE3313"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2016</w:t>
            </w:r>
          </w:p>
        </w:tc>
        <w:tc>
          <w:tcPr>
            <w:tcW w:w="1608" w:type="dxa"/>
            <w:gridSpan w:val="3"/>
            <w:tcBorders>
              <w:top w:val="single" w:sz="4" w:space="0" w:color="auto"/>
              <w:left w:val="nil"/>
              <w:bottom w:val="nil"/>
              <w:right w:val="nil"/>
            </w:tcBorders>
            <w:noWrap/>
            <w:vAlign w:val="center"/>
            <w:hideMark/>
          </w:tcPr>
          <w:p w14:paraId="005A595E"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2017</w:t>
            </w:r>
          </w:p>
        </w:tc>
        <w:tc>
          <w:tcPr>
            <w:tcW w:w="1855" w:type="dxa"/>
            <w:gridSpan w:val="3"/>
            <w:tcBorders>
              <w:top w:val="single" w:sz="4" w:space="0" w:color="auto"/>
              <w:left w:val="nil"/>
              <w:bottom w:val="nil"/>
              <w:right w:val="nil"/>
            </w:tcBorders>
            <w:noWrap/>
            <w:vAlign w:val="center"/>
            <w:hideMark/>
          </w:tcPr>
          <w:p w14:paraId="25230932"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2018</w:t>
            </w:r>
          </w:p>
        </w:tc>
        <w:tc>
          <w:tcPr>
            <w:tcW w:w="1607" w:type="dxa"/>
            <w:gridSpan w:val="3"/>
            <w:tcBorders>
              <w:top w:val="single" w:sz="4" w:space="0" w:color="auto"/>
              <w:left w:val="nil"/>
              <w:bottom w:val="nil"/>
              <w:right w:val="nil"/>
            </w:tcBorders>
            <w:noWrap/>
            <w:vAlign w:val="center"/>
            <w:hideMark/>
          </w:tcPr>
          <w:p w14:paraId="4C2496C9"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2019</w:t>
            </w:r>
          </w:p>
        </w:tc>
        <w:tc>
          <w:tcPr>
            <w:tcW w:w="1553" w:type="dxa"/>
            <w:gridSpan w:val="3"/>
            <w:tcBorders>
              <w:top w:val="single" w:sz="4" w:space="0" w:color="auto"/>
              <w:left w:val="nil"/>
              <w:bottom w:val="nil"/>
              <w:right w:val="nil"/>
            </w:tcBorders>
            <w:noWrap/>
            <w:vAlign w:val="center"/>
            <w:hideMark/>
          </w:tcPr>
          <w:p w14:paraId="32B97A28"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2020</w:t>
            </w:r>
          </w:p>
        </w:tc>
        <w:tc>
          <w:tcPr>
            <w:tcW w:w="1293" w:type="dxa"/>
            <w:gridSpan w:val="3"/>
            <w:tcBorders>
              <w:top w:val="single" w:sz="4" w:space="0" w:color="auto"/>
              <w:left w:val="nil"/>
              <w:bottom w:val="nil"/>
              <w:right w:val="nil"/>
            </w:tcBorders>
            <w:noWrap/>
            <w:vAlign w:val="center"/>
            <w:hideMark/>
          </w:tcPr>
          <w:p w14:paraId="109021E8"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2021</w:t>
            </w:r>
          </w:p>
        </w:tc>
      </w:tr>
      <w:tr w:rsidR="00C31D7C" w:rsidRPr="00E21DDA" w14:paraId="04BD80E8" w14:textId="77777777" w:rsidTr="009910B9">
        <w:trPr>
          <w:trHeight w:val="320"/>
        </w:trPr>
        <w:tc>
          <w:tcPr>
            <w:tcW w:w="3878" w:type="dxa"/>
            <w:vMerge/>
            <w:tcBorders>
              <w:left w:val="nil"/>
              <w:bottom w:val="single" w:sz="4" w:space="0" w:color="auto"/>
              <w:right w:val="nil"/>
            </w:tcBorders>
            <w:noWrap/>
            <w:vAlign w:val="center"/>
            <w:hideMark/>
          </w:tcPr>
          <w:p w14:paraId="111A36D2" w14:textId="77777777" w:rsidR="00C31D7C" w:rsidRPr="00E21DDA" w:rsidRDefault="00C31D7C" w:rsidP="00C31D7C">
            <w:pPr>
              <w:spacing w:after="0" w:line="240" w:lineRule="auto"/>
              <w:rPr>
                <w:rFonts w:ascii="Calibri" w:eastAsia="Times New Roman" w:hAnsi="Calibri" w:cs="Calibri"/>
                <w:b/>
                <w:bCs/>
                <w:color w:val="000000"/>
                <w:sz w:val="21"/>
                <w:szCs w:val="21"/>
                <w:lang w:val="es-ES" w:eastAsia="es-MX"/>
              </w:rPr>
            </w:pPr>
          </w:p>
        </w:tc>
        <w:tc>
          <w:tcPr>
            <w:tcW w:w="660" w:type="dxa"/>
            <w:tcBorders>
              <w:top w:val="nil"/>
              <w:left w:val="nil"/>
              <w:bottom w:val="single" w:sz="4" w:space="0" w:color="auto"/>
              <w:right w:val="nil"/>
            </w:tcBorders>
            <w:noWrap/>
            <w:vAlign w:val="center"/>
            <w:hideMark/>
          </w:tcPr>
          <w:p w14:paraId="35B5E08B" w14:textId="77777777" w:rsidR="00C31D7C" w:rsidRPr="00E21DDA" w:rsidRDefault="00C31D7C" w:rsidP="00C31D7C">
            <w:pPr>
              <w:spacing w:after="0" w:line="240" w:lineRule="auto"/>
              <w:jc w:val="center"/>
              <w:rPr>
                <w:rFonts w:ascii="Calibri" w:eastAsia="Times New Roman" w:hAnsi="Calibri" w:cs="Calibri"/>
                <w:b/>
                <w:bCs/>
                <w:sz w:val="21"/>
                <w:szCs w:val="21"/>
                <w:lang w:val="es-ES" w:eastAsia="es-MX"/>
              </w:rPr>
            </w:pPr>
          </w:p>
        </w:tc>
        <w:tc>
          <w:tcPr>
            <w:tcW w:w="723" w:type="dxa"/>
            <w:tcBorders>
              <w:top w:val="nil"/>
              <w:left w:val="nil"/>
              <w:bottom w:val="single" w:sz="4" w:space="0" w:color="auto"/>
              <w:right w:val="nil"/>
            </w:tcBorders>
            <w:noWrap/>
            <w:vAlign w:val="center"/>
            <w:hideMark/>
          </w:tcPr>
          <w:p w14:paraId="1D740E90"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671" w:type="dxa"/>
            <w:tcBorders>
              <w:top w:val="nil"/>
              <w:left w:val="nil"/>
              <w:bottom w:val="single" w:sz="4" w:space="0" w:color="auto"/>
              <w:right w:val="nil"/>
            </w:tcBorders>
            <w:noWrap/>
            <w:vAlign w:val="center"/>
            <w:hideMark/>
          </w:tcPr>
          <w:p w14:paraId="085F6A88"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c>
          <w:tcPr>
            <w:tcW w:w="630" w:type="dxa"/>
            <w:tcBorders>
              <w:top w:val="nil"/>
              <w:left w:val="nil"/>
              <w:bottom w:val="single" w:sz="4" w:space="0" w:color="auto"/>
              <w:right w:val="nil"/>
            </w:tcBorders>
            <w:noWrap/>
            <w:vAlign w:val="center"/>
            <w:hideMark/>
          </w:tcPr>
          <w:p w14:paraId="4F868A12"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564" w:type="dxa"/>
            <w:gridSpan w:val="2"/>
            <w:tcBorders>
              <w:top w:val="nil"/>
              <w:left w:val="nil"/>
              <w:bottom w:val="single" w:sz="4" w:space="0" w:color="auto"/>
              <w:right w:val="nil"/>
            </w:tcBorders>
            <w:noWrap/>
            <w:vAlign w:val="center"/>
            <w:hideMark/>
          </w:tcPr>
          <w:p w14:paraId="776BA3E3"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c>
          <w:tcPr>
            <w:tcW w:w="830" w:type="dxa"/>
            <w:tcBorders>
              <w:top w:val="nil"/>
              <w:left w:val="nil"/>
              <w:bottom w:val="single" w:sz="4" w:space="0" w:color="auto"/>
              <w:right w:val="nil"/>
            </w:tcBorders>
            <w:noWrap/>
            <w:vAlign w:val="center"/>
            <w:hideMark/>
          </w:tcPr>
          <w:p w14:paraId="777B2303"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778" w:type="dxa"/>
            <w:gridSpan w:val="2"/>
            <w:tcBorders>
              <w:top w:val="nil"/>
              <w:left w:val="nil"/>
              <w:bottom w:val="single" w:sz="4" w:space="0" w:color="auto"/>
              <w:right w:val="nil"/>
            </w:tcBorders>
            <w:noWrap/>
            <w:vAlign w:val="center"/>
            <w:hideMark/>
          </w:tcPr>
          <w:p w14:paraId="49FB2B7E"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c>
          <w:tcPr>
            <w:tcW w:w="936" w:type="dxa"/>
            <w:tcBorders>
              <w:top w:val="nil"/>
              <w:left w:val="nil"/>
              <w:bottom w:val="single" w:sz="4" w:space="0" w:color="auto"/>
              <w:right w:val="nil"/>
            </w:tcBorders>
            <w:noWrap/>
            <w:vAlign w:val="center"/>
            <w:hideMark/>
          </w:tcPr>
          <w:p w14:paraId="43C04EEC"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919" w:type="dxa"/>
            <w:gridSpan w:val="2"/>
            <w:tcBorders>
              <w:top w:val="nil"/>
              <w:left w:val="nil"/>
              <w:bottom w:val="single" w:sz="4" w:space="0" w:color="auto"/>
              <w:right w:val="nil"/>
            </w:tcBorders>
            <w:noWrap/>
            <w:vAlign w:val="center"/>
            <w:hideMark/>
          </w:tcPr>
          <w:p w14:paraId="43A09EE2"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c>
          <w:tcPr>
            <w:tcW w:w="830" w:type="dxa"/>
            <w:tcBorders>
              <w:top w:val="nil"/>
              <w:left w:val="nil"/>
              <w:bottom w:val="single" w:sz="4" w:space="0" w:color="auto"/>
              <w:right w:val="nil"/>
            </w:tcBorders>
            <w:noWrap/>
            <w:vAlign w:val="center"/>
            <w:hideMark/>
          </w:tcPr>
          <w:p w14:paraId="03FC1434"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777" w:type="dxa"/>
            <w:gridSpan w:val="2"/>
            <w:tcBorders>
              <w:top w:val="nil"/>
              <w:left w:val="nil"/>
              <w:bottom w:val="single" w:sz="4" w:space="0" w:color="auto"/>
              <w:right w:val="nil"/>
            </w:tcBorders>
            <w:noWrap/>
            <w:vAlign w:val="center"/>
            <w:hideMark/>
          </w:tcPr>
          <w:p w14:paraId="789FC908"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c>
          <w:tcPr>
            <w:tcW w:w="830" w:type="dxa"/>
            <w:tcBorders>
              <w:top w:val="nil"/>
              <w:left w:val="nil"/>
              <w:bottom w:val="single" w:sz="4" w:space="0" w:color="auto"/>
              <w:right w:val="nil"/>
            </w:tcBorders>
            <w:noWrap/>
            <w:vAlign w:val="center"/>
            <w:hideMark/>
          </w:tcPr>
          <w:p w14:paraId="24F03650"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723" w:type="dxa"/>
            <w:gridSpan w:val="2"/>
            <w:tcBorders>
              <w:top w:val="nil"/>
              <w:left w:val="nil"/>
              <w:bottom w:val="single" w:sz="4" w:space="0" w:color="auto"/>
              <w:right w:val="nil"/>
            </w:tcBorders>
            <w:noWrap/>
            <w:vAlign w:val="center"/>
            <w:hideMark/>
          </w:tcPr>
          <w:p w14:paraId="2E605F06"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c>
          <w:tcPr>
            <w:tcW w:w="723" w:type="dxa"/>
            <w:tcBorders>
              <w:top w:val="nil"/>
              <w:left w:val="nil"/>
              <w:bottom w:val="single" w:sz="4" w:space="0" w:color="auto"/>
              <w:right w:val="nil"/>
            </w:tcBorders>
            <w:noWrap/>
            <w:vAlign w:val="center"/>
            <w:hideMark/>
          </w:tcPr>
          <w:p w14:paraId="422A395A"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EMT</w:t>
            </w:r>
          </w:p>
        </w:tc>
        <w:tc>
          <w:tcPr>
            <w:tcW w:w="564" w:type="dxa"/>
            <w:tcBorders>
              <w:top w:val="nil"/>
              <w:left w:val="nil"/>
              <w:bottom w:val="single" w:sz="4" w:space="0" w:color="auto"/>
              <w:right w:val="nil"/>
            </w:tcBorders>
            <w:noWrap/>
            <w:vAlign w:val="center"/>
            <w:hideMark/>
          </w:tcPr>
          <w:p w14:paraId="68E7192B" w14:textId="77777777" w:rsidR="00C31D7C" w:rsidRPr="00E21DDA" w:rsidRDefault="00C31D7C" w:rsidP="00C31D7C">
            <w:pPr>
              <w:spacing w:after="0" w:line="240" w:lineRule="auto"/>
              <w:jc w:val="center"/>
              <w:rPr>
                <w:rFonts w:ascii="Calibri" w:eastAsia="Times New Roman" w:hAnsi="Calibri" w:cs="Calibri"/>
                <w:b/>
                <w:bCs/>
                <w:color w:val="000000"/>
                <w:sz w:val="21"/>
                <w:szCs w:val="21"/>
                <w:lang w:val="es-ES" w:eastAsia="es-MX"/>
              </w:rPr>
            </w:pPr>
            <w:r w:rsidRPr="00E21DDA">
              <w:rPr>
                <w:rFonts w:ascii="Calibri" w:eastAsia="Times New Roman" w:hAnsi="Calibri" w:cs="Calibri"/>
                <w:b/>
                <w:bCs/>
                <w:color w:val="000000"/>
                <w:sz w:val="21"/>
                <w:szCs w:val="21"/>
                <w:lang w:val="es-ES" w:eastAsia="es-MX"/>
              </w:rPr>
              <w:t>TO</w:t>
            </w:r>
          </w:p>
        </w:tc>
      </w:tr>
      <w:tr w:rsidR="00C31D7C" w:rsidRPr="00E21DDA" w14:paraId="144129A3" w14:textId="77777777" w:rsidTr="009910B9">
        <w:trPr>
          <w:trHeight w:val="320"/>
        </w:trPr>
        <w:tc>
          <w:tcPr>
            <w:tcW w:w="3878" w:type="dxa"/>
            <w:vMerge w:val="restart"/>
            <w:tcBorders>
              <w:top w:val="single" w:sz="4" w:space="0" w:color="auto"/>
              <w:left w:val="nil"/>
              <w:right w:val="nil"/>
            </w:tcBorders>
            <w:noWrap/>
            <w:vAlign w:val="center"/>
            <w:hideMark/>
          </w:tcPr>
          <w:p w14:paraId="7507088A" w14:textId="1D18C787"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Langostino Amarillo (III - IV Región)</w:t>
            </w:r>
          </w:p>
        </w:tc>
        <w:tc>
          <w:tcPr>
            <w:tcW w:w="660" w:type="dxa"/>
            <w:tcBorders>
              <w:top w:val="single" w:sz="4" w:space="0" w:color="auto"/>
              <w:left w:val="nil"/>
              <w:bottom w:val="nil"/>
              <w:right w:val="nil"/>
            </w:tcBorders>
            <w:noWrap/>
            <w:vAlign w:val="center"/>
            <w:hideMark/>
          </w:tcPr>
          <w:p w14:paraId="29DF822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single" w:sz="4" w:space="0" w:color="auto"/>
              <w:left w:val="nil"/>
              <w:bottom w:val="nil"/>
              <w:right w:val="nil"/>
            </w:tcBorders>
            <w:noWrap/>
            <w:vAlign w:val="center"/>
            <w:hideMark/>
          </w:tcPr>
          <w:p w14:paraId="7E91F5D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67</w:t>
            </w:r>
          </w:p>
        </w:tc>
        <w:tc>
          <w:tcPr>
            <w:tcW w:w="671" w:type="dxa"/>
            <w:tcBorders>
              <w:top w:val="single" w:sz="4" w:space="0" w:color="auto"/>
              <w:left w:val="nil"/>
              <w:bottom w:val="nil"/>
              <w:right w:val="nil"/>
            </w:tcBorders>
            <w:noWrap/>
            <w:vAlign w:val="center"/>
            <w:hideMark/>
          </w:tcPr>
          <w:p w14:paraId="40918F8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156</w:t>
            </w:r>
          </w:p>
        </w:tc>
        <w:tc>
          <w:tcPr>
            <w:tcW w:w="630" w:type="dxa"/>
            <w:tcBorders>
              <w:top w:val="single" w:sz="4" w:space="0" w:color="auto"/>
              <w:left w:val="nil"/>
              <w:bottom w:val="nil"/>
              <w:right w:val="nil"/>
            </w:tcBorders>
            <w:noWrap/>
            <w:vAlign w:val="center"/>
            <w:hideMark/>
          </w:tcPr>
          <w:p w14:paraId="2B3CE8A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gridSpan w:val="2"/>
            <w:tcBorders>
              <w:top w:val="single" w:sz="4" w:space="0" w:color="auto"/>
              <w:left w:val="nil"/>
              <w:bottom w:val="nil"/>
              <w:right w:val="nil"/>
            </w:tcBorders>
            <w:noWrap/>
            <w:vAlign w:val="center"/>
            <w:hideMark/>
          </w:tcPr>
          <w:p w14:paraId="5AB6B6C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single" w:sz="4" w:space="0" w:color="auto"/>
              <w:left w:val="nil"/>
              <w:bottom w:val="nil"/>
              <w:right w:val="nil"/>
            </w:tcBorders>
            <w:noWrap/>
            <w:vAlign w:val="center"/>
            <w:hideMark/>
          </w:tcPr>
          <w:p w14:paraId="2E8F7F4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single" w:sz="4" w:space="0" w:color="auto"/>
              <w:left w:val="nil"/>
              <w:bottom w:val="nil"/>
              <w:right w:val="nil"/>
            </w:tcBorders>
            <w:noWrap/>
            <w:vAlign w:val="center"/>
            <w:hideMark/>
          </w:tcPr>
          <w:p w14:paraId="5213D35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single" w:sz="4" w:space="0" w:color="auto"/>
              <w:left w:val="nil"/>
              <w:bottom w:val="nil"/>
              <w:right w:val="nil"/>
            </w:tcBorders>
            <w:noWrap/>
            <w:vAlign w:val="center"/>
            <w:hideMark/>
          </w:tcPr>
          <w:p w14:paraId="5D9E873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single" w:sz="4" w:space="0" w:color="auto"/>
              <w:left w:val="nil"/>
              <w:bottom w:val="nil"/>
              <w:right w:val="nil"/>
            </w:tcBorders>
            <w:noWrap/>
            <w:vAlign w:val="center"/>
            <w:hideMark/>
          </w:tcPr>
          <w:p w14:paraId="25B5488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single" w:sz="4" w:space="0" w:color="auto"/>
              <w:left w:val="nil"/>
              <w:bottom w:val="nil"/>
              <w:right w:val="nil"/>
            </w:tcBorders>
            <w:noWrap/>
            <w:vAlign w:val="center"/>
            <w:hideMark/>
          </w:tcPr>
          <w:p w14:paraId="36AD3CB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single" w:sz="4" w:space="0" w:color="auto"/>
              <w:left w:val="nil"/>
              <w:bottom w:val="nil"/>
              <w:right w:val="nil"/>
            </w:tcBorders>
            <w:noWrap/>
            <w:vAlign w:val="center"/>
            <w:hideMark/>
          </w:tcPr>
          <w:p w14:paraId="2EFE024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single" w:sz="4" w:space="0" w:color="auto"/>
              <w:left w:val="nil"/>
              <w:bottom w:val="nil"/>
              <w:right w:val="nil"/>
            </w:tcBorders>
            <w:noWrap/>
            <w:vAlign w:val="center"/>
            <w:hideMark/>
          </w:tcPr>
          <w:p w14:paraId="61A95B0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single" w:sz="4" w:space="0" w:color="auto"/>
              <w:left w:val="nil"/>
              <w:bottom w:val="nil"/>
              <w:right w:val="nil"/>
            </w:tcBorders>
            <w:noWrap/>
            <w:vAlign w:val="center"/>
            <w:hideMark/>
          </w:tcPr>
          <w:p w14:paraId="3916904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single" w:sz="4" w:space="0" w:color="auto"/>
              <w:left w:val="nil"/>
              <w:bottom w:val="nil"/>
              <w:right w:val="nil"/>
            </w:tcBorders>
            <w:noWrap/>
            <w:vAlign w:val="center"/>
            <w:hideMark/>
          </w:tcPr>
          <w:p w14:paraId="31A916F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single" w:sz="4" w:space="0" w:color="auto"/>
              <w:left w:val="nil"/>
              <w:bottom w:val="nil"/>
              <w:right w:val="nil"/>
            </w:tcBorders>
            <w:noWrap/>
            <w:vAlign w:val="center"/>
            <w:hideMark/>
          </w:tcPr>
          <w:p w14:paraId="3EE28CD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4B26B577" w14:textId="77777777" w:rsidTr="009910B9">
        <w:trPr>
          <w:trHeight w:val="320"/>
        </w:trPr>
        <w:tc>
          <w:tcPr>
            <w:tcW w:w="3878" w:type="dxa"/>
            <w:vMerge/>
            <w:tcBorders>
              <w:left w:val="nil"/>
              <w:bottom w:val="nil"/>
              <w:right w:val="nil"/>
            </w:tcBorders>
            <w:noWrap/>
            <w:vAlign w:val="center"/>
            <w:hideMark/>
          </w:tcPr>
          <w:p w14:paraId="22E7016C"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132E505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72CD1E1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8</w:t>
            </w:r>
          </w:p>
        </w:tc>
        <w:tc>
          <w:tcPr>
            <w:tcW w:w="671" w:type="dxa"/>
            <w:tcBorders>
              <w:top w:val="nil"/>
              <w:left w:val="nil"/>
              <w:bottom w:val="nil"/>
              <w:right w:val="nil"/>
            </w:tcBorders>
            <w:noWrap/>
            <w:vAlign w:val="center"/>
            <w:hideMark/>
          </w:tcPr>
          <w:p w14:paraId="4207C48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w:t>
            </w:r>
          </w:p>
        </w:tc>
        <w:tc>
          <w:tcPr>
            <w:tcW w:w="630" w:type="dxa"/>
            <w:tcBorders>
              <w:top w:val="nil"/>
              <w:left w:val="nil"/>
              <w:bottom w:val="nil"/>
              <w:right w:val="nil"/>
            </w:tcBorders>
            <w:noWrap/>
            <w:vAlign w:val="center"/>
            <w:hideMark/>
          </w:tcPr>
          <w:p w14:paraId="3F0A373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gridSpan w:val="2"/>
            <w:tcBorders>
              <w:top w:val="nil"/>
              <w:left w:val="nil"/>
              <w:bottom w:val="nil"/>
              <w:right w:val="nil"/>
            </w:tcBorders>
            <w:noWrap/>
            <w:vAlign w:val="center"/>
            <w:hideMark/>
          </w:tcPr>
          <w:p w14:paraId="05F6301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09F079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7FF4138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519D5DA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1D1DEFF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08C721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470274A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4442651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422CFA3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52873E0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2962B78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6ED1016E" w14:textId="77777777" w:rsidTr="009910B9">
        <w:trPr>
          <w:trHeight w:val="320"/>
        </w:trPr>
        <w:tc>
          <w:tcPr>
            <w:tcW w:w="3878" w:type="dxa"/>
            <w:vMerge w:val="restart"/>
            <w:tcBorders>
              <w:top w:val="nil"/>
              <w:left w:val="nil"/>
              <w:right w:val="nil"/>
            </w:tcBorders>
            <w:noWrap/>
            <w:vAlign w:val="center"/>
            <w:hideMark/>
          </w:tcPr>
          <w:p w14:paraId="270C7BC3" w14:textId="5AAB3F5D"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Langostino Colorado (XV - IV Región)</w:t>
            </w:r>
          </w:p>
        </w:tc>
        <w:tc>
          <w:tcPr>
            <w:tcW w:w="660" w:type="dxa"/>
            <w:tcBorders>
              <w:top w:val="nil"/>
              <w:left w:val="nil"/>
              <w:bottom w:val="nil"/>
              <w:right w:val="nil"/>
            </w:tcBorders>
            <w:noWrap/>
            <w:vAlign w:val="center"/>
            <w:hideMark/>
          </w:tcPr>
          <w:p w14:paraId="24F4A00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57AC5BF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671" w:type="dxa"/>
            <w:tcBorders>
              <w:top w:val="nil"/>
              <w:left w:val="nil"/>
              <w:bottom w:val="nil"/>
              <w:right w:val="nil"/>
            </w:tcBorders>
            <w:noWrap/>
            <w:vAlign w:val="center"/>
            <w:hideMark/>
          </w:tcPr>
          <w:p w14:paraId="0A505B9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10</w:t>
            </w:r>
          </w:p>
        </w:tc>
        <w:tc>
          <w:tcPr>
            <w:tcW w:w="630" w:type="dxa"/>
            <w:tcBorders>
              <w:top w:val="nil"/>
              <w:left w:val="nil"/>
              <w:bottom w:val="nil"/>
              <w:right w:val="nil"/>
            </w:tcBorders>
            <w:noWrap/>
            <w:vAlign w:val="center"/>
            <w:hideMark/>
          </w:tcPr>
          <w:p w14:paraId="47D648F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gridSpan w:val="2"/>
            <w:tcBorders>
              <w:top w:val="nil"/>
              <w:left w:val="nil"/>
              <w:bottom w:val="nil"/>
              <w:right w:val="nil"/>
            </w:tcBorders>
            <w:noWrap/>
            <w:vAlign w:val="center"/>
            <w:hideMark/>
          </w:tcPr>
          <w:p w14:paraId="02B9B31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917B21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0D184CE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784A8F3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5F64CFE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98991B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6DA6D79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4A8AC3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45E3B26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4B3F7C3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5D8C6A2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29A5BE4E" w14:textId="77777777" w:rsidTr="009910B9">
        <w:trPr>
          <w:trHeight w:val="320"/>
        </w:trPr>
        <w:tc>
          <w:tcPr>
            <w:tcW w:w="3878" w:type="dxa"/>
            <w:vMerge/>
            <w:tcBorders>
              <w:left w:val="nil"/>
              <w:bottom w:val="nil"/>
              <w:right w:val="nil"/>
            </w:tcBorders>
            <w:noWrap/>
            <w:vAlign w:val="center"/>
            <w:hideMark/>
          </w:tcPr>
          <w:p w14:paraId="6330B9B1"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5F50A85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345636A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671" w:type="dxa"/>
            <w:tcBorders>
              <w:top w:val="nil"/>
              <w:left w:val="nil"/>
              <w:bottom w:val="nil"/>
              <w:right w:val="nil"/>
            </w:tcBorders>
            <w:noWrap/>
            <w:vAlign w:val="center"/>
            <w:hideMark/>
          </w:tcPr>
          <w:p w14:paraId="6A7B1E2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p>
        </w:tc>
        <w:tc>
          <w:tcPr>
            <w:tcW w:w="630" w:type="dxa"/>
            <w:tcBorders>
              <w:top w:val="nil"/>
              <w:left w:val="nil"/>
              <w:bottom w:val="nil"/>
              <w:right w:val="nil"/>
            </w:tcBorders>
            <w:noWrap/>
            <w:vAlign w:val="center"/>
            <w:hideMark/>
          </w:tcPr>
          <w:p w14:paraId="1040793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gridSpan w:val="2"/>
            <w:tcBorders>
              <w:top w:val="nil"/>
              <w:left w:val="nil"/>
              <w:bottom w:val="nil"/>
              <w:right w:val="nil"/>
            </w:tcBorders>
            <w:noWrap/>
            <w:vAlign w:val="center"/>
            <w:hideMark/>
          </w:tcPr>
          <w:p w14:paraId="1476EB8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1375F6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3453004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6F3F71A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6FF8BC4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45D010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6EFD841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EC2688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5331308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211E8B7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2BD8724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752A039A" w14:textId="77777777" w:rsidTr="009910B9">
        <w:trPr>
          <w:trHeight w:val="275"/>
        </w:trPr>
        <w:tc>
          <w:tcPr>
            <w:tcW w:w="3878" w:type="dxa"/>
            <w:vMerge w:val="restart"/>
            <w:tcBorders>
              <w:top w:val="nil"/>
              <w:left w:val="nil"/>
              <w:right w:val="nil"/>
            </w:tcBorders>
            <w:noWrap/>
            <w:vAlign w:val="center"/>
            <w:hideMark/>
          </w:tcPr>
          <w:p w14:paraId="56827101" w14:textId="76AAAAE6"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Camarón Nailon (II - VIII Región)</w:t>
            </w:r>
          </w:p>
        </w:tc>
        <w:tc>
          <w:tcPr>
            <w:tcW w:w="660" w:type="dxa"/>
            <w:tcBorders>
              <w:top w:val="nil"/>
              <w:left w:val="nil"/>
              <w:bottom w:val="nil"/>
              <w:right w:val="nil"/>
            </w:tcBorders>
            <w:noWrap/>
            <w:vAlign w:val="center"/>
            <w:hideMark/>
          </w:tcPr>
          <w:p w14:paraId="653615D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66EFE6B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198</w:t>
            </w:r>
          </w:p>
        </w:tc>
        <w:tc>
          <w:tcPr>
            <w:tcW w:w="671" w:type="dxa"/>
            <w:tcBorders>
              <w:top w:val="nil"/>
              <w:left w:val="nil"/>
              <w:bottom w:val="nil"/>
              <w:right w:val="nil"/>
            </w:tcBorders>
            <w:noWrap/>
            <w:vAlign w:val="center"/>
            <w:hideMark/>
          </w:tcPr>
          <w:p w14:paraId="1C71E02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463</w:t>
            </w:r>
          </w:p>
        </w:tc>
        <w:tc>
          <w:tcPr>
            <w:tcW w:w="630" w:type="dxa"/>
            <w:tcBorders>
              <w:top w:val="nil"/>
              <w:left w:val="nil"/>
              <w:bottom w:val="nil"/>
              <w:right w:val="nil"/>
            </w:tcBorders>
            <w:noWrap/>
            <w:vAlign w:val="center"/>
            <w:hideMark/>
          </w:tcPr>
          <w:p w14:paraId="57B024E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gridSpan w:val="2"/>
            <w:tcBorders>
              <w:top w:val="nil"/>
              <w:left w:val="nil"/>
              <w:bottom w:val="nil"/>
              <w:right w:val="nil"/>
            </w:tcBorders>
            <w:noWrap/>
            <w:vAlign w:val="center"/>
            <w:hideMark/>
          </w:tcPr>
          <w:p w14:paraId="1B85C19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75606C6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0F2AE41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7B7CFCD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04FC2CE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95281E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4D4DCC9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CAF732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31E0BFD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162D32F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5F08F19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6F313E2E" w14:textId="77777777" w:rsidTr="009910B9">
        <w:trPr>
          <w:trHeight w:val="320"/>
        </w:trPr>
        <w:tc>
          <w:tcPr>
            <w:tcW w:w="3878" w:type="dxa"/>
            <w:vMerge/>
            <w:tcBorders>
              <w:left w:val="nil"/>
              <w:bottom w:val="nil"/>
              <w:right w:val="nil"/>
            </w:tcBorders>
            <w:noWrap/>
            <w:vAlign w:val="center"/>
            <w:hideMark/>
          </w:tcPr>
          <w:p w14:paraId="67D9168A"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0E42A60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2DE8BBC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14</w:t>
            </w:r>
          </w:p>
        </w:tc>
        <w:tc>
          <w:tcPr>
            <w:tcW w:w="671" w:type="dxa"/>
            <w:tcBorders>
              <w:top w:val="nil"/>
              <w:left w:val="nil"/>
              <w:bottom w:val="nil"/>
              <w:right w:val="nil"/>
            </w:tcBorders>
            <w:noWrap/>
            <w:vAlign w:val="center"/>
            <w:hideMark/>
          </w:tcPr>
          <w:p w14:paraId="54789B9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12</w:t>
            </w:r>
          </w:p>
        </w:tc>
        <w:tc>
          <w:tcPr>
            <w:tcW w:w="630" w:type="dxa"/>
            <w:tcBorders>
              <w:top w:val="nil"/>
              <w:left w:val="nil"/>
              <w:bottom w:val="nil"/>
              <w:right w:val="nil"/>
            </w:tcBorders>
            <w:noWrap/>
            <w:vAlign w:val="center"/>
            <w:hideMark/>
          </w:tcPr>
          <w:p w14:paraId="31F5784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gridSpan w:val="2"/>
            <w:tcBorders>
              <w:top w:val="nil"/>
              <w:left w:val="nil"/>
              <w:bottom w:val="nil"/>
              <w:right w:val="nil"/>
            </w:tcBorders>
            <w:noWrap/>
            <w:vAlign w:val="center"/>
            <w:hideMark/>
          </w:tcPr>
          <w:p w14:paraId="3112EFE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E8AB47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6A3AAFA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68721CE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7CCC4F7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451272B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6FC867B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7640CED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2F4D1BC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3C2E6D6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5C276A9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57E5CE41" w14:textId="77777777" w:rsidTr="009910B9">
        <w:trPr>
          <w:trHeight w:val="320"/>
        </w:trPr>
        <w:tc>
          <w:tcPr>
            <w:tcW w:w="3878" w:type="dxa"/>
            <w:vMerge w:val="restart"/>
            <w:tcBorders>
              <w:top w:val="nil"/>
              <w:left w:val="nil"/>
              <w:right w:val="nil"/>
            </w:tcBorders>
            <w:noWrap/>
            <w:vAlign w:val="center"/>
            <w:hideMark/>
          </w:tcPr>
          <w:p w14:paraId="4F2B594E" w14:textId="588B00F5"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Sardina Común (V - X Región)</w:t>
            </w:r>
            <w:r w:rsidR="002F0310" w:rsidRPr="00E21DDA">
              <w:rPr>
                <w:rFonts w:ascii="Calibri" w:eastAsia="Times New Roman" w:hAnsi="Calibri" w:cs="Calibri"/>
                <w:color w:val="000000"/>
                <w:sz w:val="21"/>
                <w:szCs w:val="21"/>
                <w:lang w:val="es-ES" w:eastAsia="es-MX"/>
              </w:rPr>
              <w:t>*</w:t>
            </w:r>
          </w:p>
        </w:tc>
        <w:tc>
          <w:tcPr>
            <w:tcW w:w="660" w:type="dxa"/>
            <w:tcBorders>
              <w:top w:val="nil"/>
              <w:left w:val="nil"/>
              <w:bottom w:val="nil"/>
              <w:right w:val="nil"/>
            </w:tcBorders>
            <w:noWrap/>
            <w:vAlign w:val="center"/>
            <w:hideMark/>
          </w:tcPr>
          <w:p w14:paraId="4D0DE31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28CD0C4C" w14:textId="23AA31E9"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534</w:t>
            </w:r>
          </w:p>
        </w:tc>
        <w:tc>
          <w:tcPr>
            <w:tcW w:w="671" w:type="dxa"/>
            <w:tcBorders>
              <w:top w:val="nil"/>
              <w:left w:val="nil"/>
              <w:bottom w:val="nil"/>
              <w:right w:val="nil"/>
            </w:tcBorders>
            <w:noWrap/>
            <w:vAlign w:val="center"/>
            <w:hideMark/>
          </w:tcPr>
          <w:p w14:paraId="5D5D828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5507</w:t>
            </w:r>
          </w:p>
        </w:tc>
        <w:tc>
          <w:tcPr>
            <w:tcW w:w="630" w:type="dxa"/>
            <w:tcBorders>
              <w:top w:val="nil"/>
              <w:left w:val="nil"/>
              <w:bottom w:val="nil"/>
              <w:right w:val="nil"/>
            </w:tcBorders>
            <w:noWrap/>
            <w:vAlign w:val="center"/>
            <w:hideMark/>
          </w:tcPr>
          <w:p w14:paraId="67650A0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138</w:t>
            </w:r>
          </w:p>
        </w:tc>
        <w:tc>
          <w:tcPr>
            <w:tcW w:w="564" w:type="dxa"/>
            <w:gridSpan w:val="2"/>
            <w:tcBorders>
              <w:top w:val="nil"/>
              <w:left w:val="nil"/>
              <w:bottom w:val="nil"/>
              <w:right w:val="nil"/>
            </w:tcBorders>
            <w:noWrap/>
            <w:vAlign w:val="center"/>
            <w:hideMark/>
          </w:tcPr>
          <w:p w14:paraId="2A3E5CA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w:t>
            </w:r>
          </w:p>
        </w:tc>
        <w:tc>
          <w:tcPr>
            <w:tcW w:w="830" w:type="dxa"/>
            <w:tcBorders>
              <w:top w:val="nil"/>
              <w:left w:val="nil"/>
              <w:bottom w:val="nil"/>
              <w:right w:val="nil"/>
            </w:tcBorders>
            <w:noWrap/>
            <w:vAlign w:val="center"/>
            <w:hideMark/>
          </w:tcPr>
          <w:p w14:paraId="357434C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778" w:type="dxa"/>
            <w:gridSpan w:val="2"/>
            <w:tcBorders>
              <w:top w:val="nil"/>
              <w:left w:val="nil"/>
              <w:bottom w:val="nil"/>
              <w:right w:val="nil"/>
            </w:tcBorders>
            <w:noWrap/>
            <w:vAlign w:val="center"/>
            <w:hideMark/>
          </w:tcPr>
          <w:p w14:paraId="461A6BA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7EA17F1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1495C53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0BB8E7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46547F7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2AB8A3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79E3505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208D7E4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6F31786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095390C1" w14:textId="77777777" w:rsidTr="009910B9">
        <w:trPr>
          <w:trHeight w:val="320"/>
        </w:trPr>
        <w:tc>
          <w:tcPr>
            <w:tcW w:w="3878" w:type="dxa"/>
            <w:vMerge/>
            <w:tcBorders>
              <w:left w:val="nil"/>
              <w:bottom w:val="nil"/>
              <w:right w:val="nil"/>
            </w:tcBorders>
            <w:noWrap/>
            <w:vAlign w:val="center"/>
            <w:hideMark/>
          </w:tcPr>
          <w:p w14:paraId="262679BE"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2D19379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3B76F70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29</w:t>
            </w:r>
          </w:p>
        </w:tc>
        <w:tc>
          <w:tcPr>
            <w:tcW w:w="671" w:type="dxa"/>
            <w:tcBorders>
              <w:top w:val="nil"/>
              <w:left w:val="nil"/>
              <w:bottom w:val="nil"/>
              <w:right w:val="nil"/>
            </w:tcBorders>
            <w:noWrap/>
            <w:vAlign w:val="center"/>
            <w:hideMark/>
          </w:tcPr>
          <w:p w14:paraId="5DEF601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22</w:t>
            </w:r>
          </w:p>
        </w:tc>
        <w:tc>
          <w:tcPr>
            <w:tcW w:w="630" w:type="dxa"/>
            <w:tcBorders>
              <w:top w:val="nil"/>
              <w:left w:val="nil"/>
              <w:bottom w:val="nil"/>
              <w:right w:val="nil"/>
            </w:tcBorders>
            <w:noWrap/>
            <w:vAlign w:val="center"/>
            <w:hideMark/>
          </w:tcPr>
          <w:p w14:paraId="43474EE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p>
        </w:tc>
        <w:tc>
          <w:tcPr>
            <w:tcW w:w="564" w:type="dxa"/>
            <w:gridSpan w:val="2"/>
            <w:tcBorders>
              <w:top w:val="nil"/>
              <w:left w:val="nil"/>
              <w:bottom w:val="nil"/>
              <w:right w:val="nil"/>
            </w:tcBorders>
            <w:noWrap/>
            <w:vAlign w:val="center"/>
            <w:hideMark/>
          </w:tcPr>
          <w:p w14:paraId="21AB560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w:t>
            </w:r>
          </w:p>
        </w:tc>
        <w:tc>
          <w:tcPr>
            <w:tcW w:w="830" w:type="dxa"/>
            <w:tcBorders>
              <w:top w:val="nil"/>
              <w:left w:val="nil"/>
              <w:bottom w:val="nil"/>
              <w:right w:val="nil"/>
            </w:tcBorders>
            <w:noWrap/>
            <w:vAlign w:val="center"/>
            <w:hideMark/>
          </w:tcPr>
          <w:p w14:paraId="451111E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778" w:type="dxa"/>
            <w:gridSpan w:val="2"/>
            <w:tcBorders>
              <w:top w:val="nil"/>
              <w:left w:val="nil"/>
              <w:bottom w:val="nil"/>
              <w:right w:val="nil"/>
            </w:tcBorders>
            <w:noWrap/>
            <w:vAlign w:val="center"/>
            <w:hideMark/>
          </w:tcPr>
          <w:p w14:paraId="3AE8BB5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0D66B13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nil"/>
              <w:right w:val="nil"/>
            </w:tcBorders>
            <w:noWrap/>
            <w:vAlign w:val="center"/>
            <w:hideMark/>
          </w:tcPr>
          <w:p w14:paraId="37A9A44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210506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46EA192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1DD39F7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5A98C4A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31BE597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6E7B400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33E88AA0" w14:textId="77777777" w:rsidTr="009910B9">
        <w:trPr>
          <w:trHeight w:val="320"/>
        </w:trPr>
        <w:tc>
          <w:tcPr>
            <w:tcW w:w="3878" w:type="dxa"/>
            <w:vMerge w:val="restart"/>
            <w:tcBorders>
              <w:top w:val="nil"/>
              <w:left w:val="nil"/>
              <w:right w:val="nil"/>
            </w:tcBorders>
            <w:noWrap/>
            <w:vAlign w:val="center"/>
            <w:hideMark/>
          </w:tcPr>
          <w:p w14:paraId="65E4F1AF" w14:textId="4B340BD9"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Anchoveta (III- IV región)</w:t>
            </w:r>
            <w:r w:rsidR="002F0310" w:rsidRPr="00E21DDA">
              <w:rPr>
                <w:rFonts w:ascii="Calibri" w:eastAsia="Times New Roman" w:hAnsi="Calibri" w:cs="Calibri"/>
                <w:color w:val="000000"/>
                <w:sz w:val="21"/>
                <w:szCs w:val="21"/>
                <w:lang w:val="es-ES" w:eastAsia="es-MX"/>
              </w:rPr>
              <w:t>**</w:t>
            </w:r>
          </w:p>
        </w:tc>
        <w:tc>
          <w:tcPr>
            <w:tcW w:w="660" w:type="dxa"/>
            <w:tcBorders>
              <w:top w:val="nil"/>
              <w:left w:val="nil"/>
              <w:bottom w:val="nil"/>
              <w:right w:val="nil"/>
            </w:tcBorders>
            <w:noWrap/>
            <w:vAlign w:val="center"/>
            <w:hideMark/>
          </w:tcPr>
          <w:p w14:paraId="1B18C1E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1FD3BA6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18A1A73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0C99384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501</w:t>
            </w:r>
          </w:p>
        </w:tc>
        <w:tc>
          <w:tcPr>
            <w:tcW w:w="564" w:type="dxa"/>
            <w:gridSpan w:val="2"/>
            <w:tcBorders>
              <w:top w:val="nil"/>
              <w:left w:val="nil"/>
              <w:bottom w:val="nil"/>
              <w:right w:val="nil"/>
            </w:tcBorders>
            <w:noWrap/>
            <w:vAlign w:val="center"/>
            <w:hideMark/>
          </w:tcPr>
          <w:p w14:paraId="6D11F92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752</w:t>
            </w:r>
          </w:p>
        </w:tc>
        <w:tc>
          <w:tcPr>
            <w:tcW w:w="830" w:type="dxa"/>
            <w:tcBorders>
              <w:top w:val="nil"/>
              <w:left w:val="nil"/>
              <w:bottom w:val="nil"/>
              <w:right w:val="nil"/>
            </w:tcBorders>
            <w:noWrap/>
            <w:vAlign w:val="center"/>
            <w:hideMark/>
          </w:tcPr>
          <w:p w14:paraId="6591225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798</w:t>
            </w:r>
          </w:p>
        </w:tc>
        <w:tc>
          <w:tcPr>
            <w:tcW w:w="778" w:type="dxa"/>
            <w:gridSpan w:val="2"/>
            <w:tcBorders>
              <w:top w:val="nil"/>
              <w:left w:val="nil"/>
              <w:bottom w:val="nil"/>
              <w:right w:val="nil"/>
            </w:tcBorders>
            <w:noWrap/>
            <w:vAlign w:val="center"/>
            <w:hideMark/>
          </w:tcPr>
          <w:p w14:paraId="0BDE57B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1197</w:t>
            </w:r>
          </w:p>
        </w:tc>
        <w:tc>
          <w:tcPr>
            <w:tcW w:w="936" w:type="dxa"/>
            <w:tcBorders>
              <w:top w:val="nil"/>
              <w:left w:val="nil"/>
              <w:bottom w:val="nil"/>
              <w:right w:val="nil"/>
            </w:tcBorders>
            <w:noWrap/>
            <w:vAlign w:val="center"/>
            <w:hideMark/>
          </w:tcPr>
          <w:p w14:paraId="6BD7DC9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5336C09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7687F13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w:t>
            </w:r>
          </w:p>
        </w:tc>
        <w:tc>
          <w:tcPr>
            <w:tcW w:w="777" w:type="dxa"/>
            <w:gridSpan w:val="2"/>
            <w:tcBorders>
              <w:top w:val="nil"/>
              <w:left w:val="nil"/>
              <w:bottom w:val="nil"/>
              <w:right w:val="nil"/>
            </w:tcBorders>
            <w:noWrap/>
            <w:vAlign w:val="center"/>
            <w:hideMark/>
          </w:tcPr>
          <w:p w14:paraId="583DD54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228</w:t>
            </w:r>
          </w:p>
        </w:tc>
        <w:tc>
          <w:tcPr>
            <w:tcW w:w="830" w:type="dxa"/>
            <w:tcBorders>
              <w:top w:val="nil"/>
              <w:left w:val="nil"/>
              <w:bottom w:val="nil"/>
              <w:right w:val="nil"/>
            </w:tcBorders>
            <w:noWrap/>
            <w:vAlign w:val="center"/>
            <w:hideMark/>
          </w:tcPr>
          <w:p w14:paraId="572CAA7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723" w:type="dxa"/>
            <w:gridSpan w:val="2"/>
            <w:tcBorders>
              <w:top w:val="nil"/>
              <w:left w:val="nil"/>
              <w:bottom w:val="nil"/>
              <w:right w:val="nil"/>
            </w:tcBorders>
            <w:noWrap/>
            <w:vAlign w:val="center"/>
            <w:hideMark/>
          </w:tcPr>
          <w:p w14:paraId="67935EC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1BA70AA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72514C4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73FCA98F" w14:textId="77777777" w:rsidTr="009910B9">
        <w:trPr>
          <w:trHeight w:val="320"/>
        </w:trPr>
        <w:tc>
          <w:tcPr>
            <w:tcW w:w="3878" w:type="dxa"/>
            <w:vMerge/>
            <w:tcBorders>
              <w:left w:val="nil"/>
              <w:bottom w:val="nil"/>
              <w:right w:val="nil"/>
            </w:tcBorders>
            <w:noWrap/>
            <w:vAlign w:val="center"/>
            <w:hideMark/>
          </w:tcPr>
          <w:p w14:paraId="7B1AEA92"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52A5EA0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4211279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2728225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49BA720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14</w:t>
            </w:r>
          </w:p>
        </w:tc>
        <w:tc>
          <w:tcPr>
            <w:tcW w:w="564" w:type="dxa"/>
            <w:gridSpan w:val="2"/>
            <w:tcBorders>
              <w:top w:val="nil"/>
              <w:left w:val="nil"/>
              <w:bottom w:val="nil"/>
              <w:right w:val="nil"/>
            </w:tcBorders>
            <w:noWrap/>
            <w:vAlign w:val="center"/>
            <w:hideMark/>
          </w:tcPr>
          <w:p w14:paraId="10B5F54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w:t>
            </w:r>
          </w:p>
        </w:tc>
        <w:tc>
          <w:tcPr>
            <w:tcW w:w="830" w:type="dxa"/>
            <w:tcBorders>
              <w:top w:val="nil"/>
              <w:left w:val="nil"/>
              <w:bottom w:val="nil"/>
              <w:right w:val="nil"/>
            </w:tcBorders>
            <w:noWrap/>
            <w:vAlign w:val="center"/>
            <w:hideMark/>
          </w:tcPr>
          <w:p w14:paraId="2F9054A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w:t>
            </w:r>
          </w:p>
        </w:tc>
        <w:tc>
          <w:tcPr>
            <w:tcW w:w="778" w:type="dxa"/>
            <w:gridSpan w:val="2"/>
            <w:tcBorders>
              <w:top w:val="nil"/>
              <w:left w:val="nil"/>
              <w:bottom w:val="nil"/>
              <w:right w:val="nil"/>
            </w:tcBorders>
            <w:noWrap/>
            <w:vAlign w:val="center"/>
            <w:hideMark/>
          </w:tcPr>
          <w:p w14:paraId="4F0B6D2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w:t>
            </w:r>
          </w:p>
        </w:tc>
        <w:tc>
          <w:tcPr>
            <w:tcW w:w="936" w:type="dxa"/>
            <w:tcBorders>
              <w:top w:val="nil"/>
              <w:left w:val="nil"/>
              <w:bottom w:val="nil"/>
              <w:right w:val="nil"/>
            </w:tcBorders>
            <w:noWrap/>
            <w:vAlign w:val="center"/>
            <w:hideMark/>
          </w:tcPr>
          <w:p w14:paraId="0467EBC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21CE07D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781094C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w:t>
            </w:r>
          </w:p>
        </w:tc>
        <w:tc>
          <w:tcPr>
            <w:tcW w:w="777" w:type="dxa"/>
            <w:gridSpan w:val="2"/>
            <w:tcBorders>
              <w:top w:val="nil"/>
              <w:left w:val="nil"/>
              <w:bottom w:val="nil"/>
              <w:right w:val="nil"/>
            </w:tcBorders>
            <w:noWrap/>
            <w:vAlign w:val="center"/>
            <w:hideMark/>
          </w:tcPr>
          <w:p w14:paraId="2F2995C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p>
        </w:tc>
        <w:tc>
          <w:tcPr>
            <w:tcW w:w="830" w:type="dxa"/>
            <w:tcBorders>
              <w:top w:val="nil"/>
              <w:left w:val="nil"/>
              <w:bottom w:val="nil"/>
              <w:right w:val="nil"/>
            </w:tcBorders>
            <w:noWrap/>
            <w:vAlign w:val="center"/>
            <w:hideMark/>
          </w:tcPr>
          <w:p w14:paraId="6963BF5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723" w:type="dxa"/>
            <w:gridSpan w:val="2"/>
            <w:tcBorders>
              <w:top w:val="nil"/>
              <w:left w:val="nil"/>
              <w:bottom w:val="nil"/>
              <w:right w:val="nil"/>
            </w:tcBorders>
            <w:noWrap/>
            <w:vAlign w:val="center"/>
            <w:hideMark/>
          </w:tcPr>
          <w:p w14:paraId="32B07AD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37649AB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298F27F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16FFD6C8" w14:textId="77777777" w:rsidTr="009910B9">
        <w:trPr>
          <w:trHeight w:val="320"/>
        </w:trPr>
        <w:tc>
          <w:tcPr>
            <w:tcW w:w="3878" w:type="dxa"/>
            <w:vMerge w:val="restart"/>
            <w:tcBorders>
              <w:top w:val="nil"/>
              <w:left w:val="nil"/>
              <w:right w:val="nil"/>
            </w:tcBorders>
            <w:noWrap/>
            <w:vAlign w:val="center"/>
            <w:hideMark/>
          </w:tcPr>
          <w:p w14:paraId="3F01BEB2" w14:textId="0654B318"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Jurel (III-IV Región)</w:t>
            </w:r>
          </w:p>
        </w:tc>
        <w:tc>
          <w:tcPr>
            <w:tcW w:w="660" w:type="dxa"/>
            <w:tcBorders>
              <w:top w:val="nil"/>
              <w:left w:val="nil"/>
              <w:bottom w:val="nil"/>
              <w:right w:val="nil"/>
            </w:tcBorders>
            <w:noWrap/>
            <w:vAlign w:val="center"/>
            <w:hideMark/>
          </w:tcPr>
          <w:p w14:paraId="40FD944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5B2EF51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337D1FC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6239573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4CD3696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657EF2B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985</w:t>
            </w:r>
          </w:p>
        </w:tc>
        <w:tc>
          <w:tcPr>
            <w:tcW w:w="778" w:type="dxa"/>
            <w:gridSpan w:val="2"/>
            <w:tcBorders>
              <w:top w:val="nil"/>
              <w:left w:val="nil"/>
              <w:bottom w:val="nil"/>
              <w:right w:val="nil"/>
            </w:tcBorders>
            <w:noWrap/>
            <w:vAlign w:val="center"/>
            <w:hideMark/>
          </w:tcPr>
          <w:p w14:paraId="5231A0E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657</w:t>
            </w:r>
          </w:p>
        </w:tc>
        <w:tc>
          <w:tcPr>
            <w:tcW w:w="936" w:type="dxa"/>
            <w:tcBorders>
              <w:top w:val="nil"/>
              <w:left w:val="nil"/>
              <w:bottom w:val="nil"/>
              <w:right w:val="nil"/>
            </w:tcBorders>
            <w:noWrap/>
            <w:vAlign w:val="center"/>
            <w:hideMark/>
          </w:tcPr>
          <w:p w14:paraId="54F6C2F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19A3548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9EE991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4174876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E7AADF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3371B8A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2CC4935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0C543EF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6F2C69C9" w14:textId="77777777" w:rsidTr="009910B9">
        <w:trPr>
          <w:trHeight w:val="320"/>
        </w:trPr>
        <w:tc>
          <w:tcPr>
            <w:tcW w:w="3878" w:type="dxa"/>
            <w:vMerge/>
            <w:tcBorders>
              <w:left w:val="nil"/>
              <w:bottom w:val="nil"/>
              <w:right w:val="nil"/>
            </w:tcBorders>
            <w:noWrap/>
            <w:vAlign w:val="center"/>
            <w:hideMark/>
          </w:tcPr>
          <w:p w14:paraId="6FDF7CB6"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6BC04BF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4B2E909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546E505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270DF99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5E2E099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7322AD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14</w:t>
            </w:r>
          </w:p>
        </w:tc>
        <w:tc>
          <w:tcPr>
            <w:tcW w:w="778" w:type="dxa"/>
            <w:gridSpan w:val="2"/>
            <w:tcBorders>
              <w:top w:val="nil"/>
              <w:left w:val="nil"/>
              <w:bottom w:val="nil"/>
              <w:right w:val="nil"/>
            </w:tcBorders>
            <w:noWrap/>
            <w:vAlign w:val="center"/>
            <w:hideMark/>
          </w:tcPr>
          <w:p w14:paraId="4AA1424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w:t>
            </w:r>
          </w:p>
        </w:tc>
        <w:tc>
          <w:tcPr>
            <w:tcW w:w="936" w:type="dxa"/>
            <w:tcBorders>
              <w:top w:val="nil"/>
              <w:left w:val="nil"/>
              <w:bottom w:val="nil"/>
              <w:right w:val="nil"/>
            </w:tcBorders>
            <w:noWrap/>
            <w:vAlign w:val="center"/>
            <w:hideMark/>
          </w:tcPr>
          <w:p w14:paraId="277994E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7E51872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18BBCAD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7760D5B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8F2EDB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7A96A6F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008FA2D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21665DE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5768A2A1" w14:textId="77777777" w:rsidTr="009910B9">
        <w:trPr>
          <w:trHeight w:val="320"/>
        </w:trPr>
        <w:tc>
          <w:tcPr>
            <w:tcW w:w="3878" w:type="dxa"/>
            <w:vMerge w:val="restart"/>
            <w:tcBorders>
              <w:top w:val="nil"/>
              <w:left w:val="nil"/>
              <w:right w:val="nil"/>
            </w:tcBorders>
            <w:noWrap/>
            <w:vAlign w:val="center"/>
            <w:hideMark/>
          </w:tcPr>
          <w:p w14:paraId="15E342B0" w14:textId="7A6745EE"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Jurel (V - IX Región)</w:t>
            </w:r>
          </w:p>
        </w:tc>
        <w:tc>
          <w:tcPr>
            <w:tcW w:w="660" w:type="dxa"/>
            <w:tcBorders>
              <w:top w:val="nil"/>
              <w:left w:val="nil"/>
              <w:bottom w:val="nil"/>
              <w:right w:val="nil"/>
            </w:tcBorders>
            <w:noWrap/>
            <w:vAlign w:val="center"/>
            <w:hideMark/>
          </w:tcPr>
          <w:p w14:paraId="4A82232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7D8B07A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59B24B6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2803298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1C5DC11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3C66CE5" w14:textId="456B15BB"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21</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139</w:t>
            </w:r>
          </w:p>
        </w:tc>
        <w:tc>
          <w:tcPr>
            <w:tcW w:w="778" w:type="dxa"/>
            <w:gridSpan w:val="2"/>
            <w:tcBorders>
              <w:top w:val="nil"/>
              <w:left w:val="nil"/>
              <w:bottom w:val="nil"/>
              <w:right w:val="nil"/>
            </w:tcBorders>
            <w:noWrap/>
            <w:vAlign w:val="center"/>
            <w:hideMark/>
          </w:tcPr>
          <w:p w14:paraId="7E4C749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14093</w:t>
            </w:r>
          </w:p>
        </w:tc>
        <w:tc>
          <w:tcPr>
            <w:tcW w:w="936" w:type="dxa"/>
            <w:tcBorders>
              <w:top w:val="nil"/>
              <w:left w:val="nil"/>
              <w:bottom w:val="nil"/>
              <w:right w:val="nil"/>
            </w:tcBorders>
            <w:noWrap/>
            <w:vAlign w:val="center"/>
            <w:hideMark/>
          </w:tcPr>
          <w:p w14:paraId="5621B82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66A3387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1EB9135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3D2753E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8CAD5A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08744B5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707B9F0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51918A0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35B82E22" w14:textId="77777777" w:rsidTr="009910B9">
        <w:trPr>
          <w:trHeight w:val="320"/>
        </w:trPr>
        <w:tc>
          <w:tcPr>
            <w:tcW w:w="3878" w:type="dxa"/>
            <w:vMerge/>
            <w:tcBorders>
              <w:left w:val="nil"/>
              <w:bottom w:val="nil"/>
              <w:right w:val="nil"/>
            </w:tcBorders>
            <w:noWrap/>
            <w:vAlign w:val="center"/>
            <w:hideMark/>
          </w:tcPr>
          <w:p w14:paraId="6433D8E5"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3414C44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1BBB822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037D1D9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71E5C4C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16BB281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4FCCDF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50</w:t>
            </w:r>
          </w:p>
        </w:tc>
        <w:tc>
          <w:tcPr>
            <w:tcW w:w="778" w:type="dxa"/>
            <w:gridSpan w:val="2"/>
            <w:tcBorders>
              <w:top w:val="nil"/>
              <w:left w:val="nil"/>
              <w:bottom w:val="nil"/>
              <w:right w:val="nil"/>
            </w:tcBorders>
            <w:noWrap/>
            <w:vAlign w:val="center"/>
            <w:hideMark/>
          </w:tcPr>
          <w:p w14:paraId="1175987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12</w:t>
            </w:r>
          </w:p>
        </w:tc>
        <w:tc>
          <w:tcPr>
            <w:tcW w:w="936" w:type="dxa"/>
            <w:tcBorders>
              <w:top w:val="nil"/>
              <w:left w:val="nil"/>
              <w:bottom w:val="nil"/>
              <w:right w:val="nil"/>
            </w:tcBorders>
            <w:noWrap/>
            <w:vAlign w:val="center"/>
            <w:hideMark/>
          </w:tcPr>
          <w:p w14:paraId="676758C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02C6EAE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42E2A0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1A0F62C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B4C5B8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1B604CF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58749FE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0D273F6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20EE26FF" w14:textId="77777777" w:rsidTr="009910B9">
        <w:trPr>
          <w:trHeight w:val="320"/>
        </w:trPr>
        <w:tc>
          <w:tcPr>
            <w:tcW w:w="3878" w:type="dxa"/>
            <w:vMerge w:val="restart"/>
            <w:tcBorders>
              <w:top w:val="nil"/>
              <w:left w:val="nil"/>
              <w:right w:val="nil"/>
            </w:tcBorders>
            <w:noWrap/>
            <w:vAlign w:val="center"/>
            <w:hideMark/>
          </w:tcPr>
          <w:p w14:paraId="75CE8E6A" w14:textId="66F2ADB9"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Jurel (XIV - X Región)</w:t>
            </w:r>
          </w:p>
        </w:tc>
        <w:tc>
          <w:tcPr>
            <w:tcW w:w="660" w:type="dxa"/>
            <w:tcBorders>
              <w:top w:val="nil"/>
              <w:left w:val="nil"/>
              <w:bottom w:val="nil"/>
              <w:right w:val="nil"/>
            </w:tcBorders>
            <w:noWrap/>
            <w:vAlign w:val="center"/>
            <w:hideMark/>
          </w:tcPr>
          <w:p w14:paraId="103A5DF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2A337E1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1479C68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1EC2C28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30AE5EF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C7DBEA3" w14:textId="46138DB2"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944</w:t>
            </w:r>
          </w:p>
        </w:tc>
        <w:tc>
          <w:tcPr>
            <w:tcW w:w="778" w:type="dxa"/>
            <w:gridSpan w:val="2"/>
            <w:tcBorders>
              <w:top w:val="nil"/>
              <w:left w:val="nil"/>
              <w:bottom w:val="nil"/>
              <w:right w:val="nil"/>
            </w:tcBorders>
            <w:noWrap/>
            <w:vAlign w:val="center"/>
            <w:hideMark/>
          </w:tcPr>
          <w:p w14:paraId="6F0740B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1963</w:t>
            </w:r>
          </w:p>
        </w:tc>
        <w:tc>
          <w:tcPr>
            <w:tcW w:w="936" w:type="dxa"/>
            <w:tcBorders>
              <w:top w:val="nil"/>
              <w:left w:val="nil"/>
              <w:bottom w:val="nil"/>
              <w:right w:val="nil"/>
            </w:tcBorders>
            <w:noWrap/>
            <w:vAlign w:val="center"/>
            <w:hideMark/>
          </w:tcPr>
          <w:p w14:paraId="0449991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168322F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FE1DB4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56A6732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4A9BC39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54ABEC7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629CA02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2DB8ADB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086A7297" w14:textId="77777777" w:rsidTr="009910B9">
        <w:trPr>
          <w:trHeight w:val="320"/>
        </w:trPr>
        <w:tc>
          <w:tcPr>
            <w:tcW w:w="3878" w:type="dxa"/>
            <w:vMerge/>
            <w:tcBorders>
              <w:left w:val="nil"/>
              <w:bottom w:val="nil"/>
              <w:right w:val="nil"/>
            </w:tcBorders>
            <w:noWrap/>
            <w:vAlign w:val="center"/>
            <w:hideMark/>
          </w:tcPr>
          <w:p w14:paraId="6B5AB75C"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1239438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39DF61B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49B55A2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4D4FDFA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0C4516C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188118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22</w:t>
            </w:r>
          </w:p>
        </w:tc>
        <w:tc>
          <w:tcPr>
            <w:tcW w:w="778" w:type="dxa"/>
            <w:gridSpan w:val="2"/>
            <w:tcBorders>
              <w:top w:val="nil"/>
              <w:left w:val="nil"/>
              <w:bottom w:val="nil"/>
              <w:right w:val="nil"/>
            </w:tcBorders>
            <w:noWrap/>
            <w:vAlign w:val="center"/>
            <w:hideMark/>
          </w:tcPr>
          <w:p w14:paraId="6C15798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7</w:t>
            </w:r>
          </w:p>
        </w:tc>
        <w:tc>
          <w:tcPr>
            <w:tcW w:w="936" w:type="dxa"/>
            <w:tcBorders>
              <w:top w:val="nil"/>
              <w:left w:val="nil"/>
              <w:bottom w:val="nil"/>
              <w:right w:val="nil"/>
            </w:tcBorders>
            <w:noWrap/>
            <w:vAlign w:val="center"/>
            <w:hideMark/>
          </w:tcPr>
          <w:p w14:paraId="0EE50CB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0424762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5D5BB8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7388834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7206AE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11B2A19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0CEE377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29D26B4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485B9E16" w14:textId="77777777" w:rsidTr="009910B9">
        <w:trPr>
          <w:trHeight w:val="320"/>
        </w:trPr>
        <w:tc>
          <w:tcPr>
            <w:tcW w:w="3878" w:type="dxa"/>
            <w:vMerge w:val="restart"/>
            <w:tcBorders>
              <w:top w:val="nil"/>
              <w:left w:val="nil"/>
              <w:right w:val="nil"/>
            </w:tcBorders>
            <w:noWrap/>
            <w:vAlign w:val="center"/>
            <w:hideMark/>
          </w:tcPr>
          <w:p w14:paraId="76BABEA1" w14:textId="06FF9290"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Jurel (XV - II Región)</w:t>
            </w:r>
          </w:p>
        </w:tc>
        <w:tc>
          <w:tcPr>
            <w:tcW w:w="660" w:type="dxa"/>
            <w:tcBorders>
              <w:top w:val="nil"/>
              <w:left w:val="nil"/>
              <w:bottom w:val="nil"/>
              <w:right w:val="nil"/>
            </w:tcBorders>
            <w:noWrap/>
            <w:vAlign w:val="center"/>
            <w:hideMark/>
          </w:tcPr>
          <w:p w14:paraId="7530140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507D665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75CB5BE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1590F63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7542ABC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19C46DD9" w14:textId="7C87F86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670</w:t>
            </w:r>
          </w:p>
        </w:tc>
        <w:tc>
          <w:tcPr>
            <w:tcW w:w="778" w:type="dxa"/>
            <w:gridSpan w:val="2"/>
            <w:tcBorders>
              <w:top w:val="nil"/>
              <w:left w:val="nil"/>
              <w:bottom w:val="nil"/>
              <w:right w:val="nil"/>
            </w:tcBorders>
            <w:noWrap/>
            <w:vAlign w:val="center"/>
            <w:hideMark/>
          </w:tcPr>
          <w:p w14:paraId="1FB6EA3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3113</w:t>
            </w:r>
          </w:p>
        </w:tc>
        <w:tc>
          <w:tcPr>
            <w:tcW w:w="936" w:type="dxa"/>
            <w:tcBorders>
              <w:top w:val="nil"/>
              <w:left w:val="nil"/>
              <w:bottom w:val="nil"/>
              <w:right w:val="nil"/>
            </w:tcBorders>
            <w:noWrap/>
            <w:vAlign w:val="center"/>
            <w:hideMark/>
          </w:tcPr>
          <w:p w14:paraId="4742EA6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6D288A9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475A0D7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64C347B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2A2841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1FB1DC3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055AFC5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0E9013F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224EA821" w14:textId="77777777" w:rsidTr="009910B9">
        <w:trPr>
          <w:trHeight w:val="320"/>
        </w:trPr>
        <w:tc>
          <w:tcPr>
            <w:tcW w:w="3878" w:type="dxa"/>
            <w:vMerge/>
            <w:tcBorders>
              <w:left w:val="nil"/>
              <w:bottom w:val="nil"/>
              <w:right w:val="nil"/>
            </w:tcBorders>
            <w:noWrap/>
            <w:vAlign w:val="center"/>
            <w:hideMark/>
          </w:tcPr>
          <w:p w14:paraId="7DCC8F46"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2BA1761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6C3C9F1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6CAFC81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2E9BDDB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2C959AB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25CFAC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28</w:t>
            </w:r>
          </w:p>
        </w:tc>
        <w:tc>
          <w:tcPr>
            <w:tcW w:w="778" w:type="dxa"/>
            <w:gridSpan w:val="2"/>
            <w:tcBorders>
              <w:top w:val="nil"/>
              <w:left w:val="nil"/>
              <w:bottom w:val="nil"/>
              <w:right w:val="nil"/>
            </w:tcBorders>
            <w:noWrap/>
            <w:vAlign w:val="center"/>
            <w:hideMark/>
          </w:tcPr>
          <w:p w14:paraId="440E7DA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12</w:t>
            </w:r>
          </w:p>
        </w:tc>
        <w:tc>
          <w:tcPr>
            <w:tcW w:w="936" w:type="dxa"/>
            <w:tcBorders>
              <w:top w:val="nil"/>
              <w:left w:val="nil"/>
              <w:bottom w:val="nil"/>
              <w:right w:val="nil"/>
            </w:tcBorders>
            <w:noWrap/>
            <w:vAlign w:val="center"/>
            <w:hideMark/>
          </w:tcPr>
          <w:p w14:paraId="7AF6B70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919" w:type="dxa"/>
            <w:gridSpan w:val="2"/>
            <w:tcBorders>
              <w:top w:val="nil"/>
              <w:left w:val="nil"/>
              <w:bottom w:val="nil"/>
              <w:right w:val="nil"/>
            </w:tcBorders>
            <w:noWrap/>
            <w:vAlign w:val="center"/>
            <w:hideMark/>
          </w:tcPr>
          <w:p w14:paraId="65D845B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4F80E2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7" w:type="dxa"/>
            <w:gridSpan w:val="2"/>
            <w:tcBorders>
              <w:top w:val="nil"/>
              <w:left w:val="nil"/>
              <w:bottom w:val="nil"/>
              <w:right w:val="nil"/>
            </w:tcBorders>
            <w:noWrap/>
            <w:vAlign w:val="center"/>
            <w:hideMark/>
          </w:tcPr>
          <w:p w14:paraId="2B437AE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6CEEB7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gridSpan w:val="2"/>
            <w:tcBorders>
              <w:top w:val="nil"/>
              <w:left w:val="nil"/>
              <w:bottom w:val="nil"/>
              <w:right w:val="nil"/>
            </w:tcBorders>
            <w:noWrap/>
            <w:vAlign w:val="center"/>
            <w:hideMark/>
          </w:tcPr>
          <w:p w14:paraId="5B2C6EF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52A952F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44E1B7A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3CB17DCB" w14:textId="77777777" w:rsidTr="009910B9">
        <w:trPr>
          <w:trHeight w:val="320"/>
        </w:trPr>
        <w:tc>
          <w:tcPr>
            <w:tcW w:w="3878" w:type="dxa"/>
            <w:vMerge w:val="restart"/>
            <w:tcBorders>
              <w:top w:val="nil"/>
              <w:left w:val="nil"/>
              <w:right w:val="nil"/>
            </w:tcBorders>
            <w:noWrap/>
            <w:vAlign w:val="center"/>
            <w:hideMark/>
          </w:tcPr>
          <w:p w14:paraId="3E94D181" w14:textId="58021111"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 xml:space="preserve">Merluza Común (IV </w:t>
            </w:r>
            <w:r w:rsidR="001B4D3A" w:rsidRPr="00E21DDA">
              <w:rPr>
                <w:rFonts w:ascii="Calibri" w:eastAsia="Times New Roman" w:hAnsi="Calibri" w:cs="Calibri"/>
                <w:color w:val="000000"/>
                <w:sz w:val="21"/>
                <w:szCs w:val="21"/>
                <w:lang w:val="es-ES" w:eastAsia="es-MX"/>
              </w:rPr>
              <w:t>Reg</w:t>
            </w:r>
            <w:r w:rsidRPr="00E21DDA">
              <w:rPr>
                <w:rFonts w:ascii="Calibri" w:eastAsia="Times New Roman" w:hAnsi="Calibri" w:cs="Calibri"/>
                <w:color w:val="000000"/>
                <w:sz w:val="21"/>
                <w:szCs w:val="21"/>
                <w:lang w:val="es-ES" w:eastAsia="es-MX"/>
              </w:rPr>
              <w:t xml:space="preserve"> a 41° 28,6' L.S.)</w:t>
            </w:r>
          </w:p>
        </w:tc>
        <w:tc>
          <w:tcPr>
            <w:tcW w:w="660" w:type="dxa"/>
            <w:tcBorders>
              <w:top w:val="nil"/>
              <w:left w:val="nil"/>
              <w:bottom w:val="nil"/>
              <w:right w:val="nil"/>
            </w:tcBorders>
            <w:noWrap/>
            <w:vAlign w:val="center"/>
            <w:hideMark/>
          </w:tcPr>
          <w:p w14:paraId="6E3621B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2DB78FB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7611489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101B361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7EF67A1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0B7134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1A6C8BD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513DEEFB" w14:textId="5FC699BF"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446</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400</w:t>
            </w:r>
          </w:p>
        </w:tc>
        <w:tc>
          <w:tcPr>
            <w:tcW w:w="919" w:type="dxa"/>
            <w:gridSpan w:val="2"/>
            <w:tcBorders>
              <w:top w:val="nil"/>
              <w:left w:val="nil"/>
              <w:bottom w:val="nil"/>
              <w:right w:val="nil"/>
            </w:tcBorders>
            <w:noWrap/>
            <w:vAlign w:val="center"/>
            <w:hideMark/>
          </w:tcPr>
          <w:p w14:paraId="5005E34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446400</w:t>
            </w:r>
          </w:p>
        </w:tc>
        <w:tc>
          <w:tcPr>
            <w:tcW w:w="830" w:type="dxa"/>
            <w:tcBorders>
              <w:top w:val="nil"/>
              <w:left w:val="nil"/>
              <w:bottom w:val="nil"/>
              <w:right w:val="nil"/>
            </w:tcBorders>
            <w:noWrap/>
            <w:vAlign w:val="center"/>
            <w:hideMark/>
          </w:tcPr>
          <w:p w14:paraId="0CED21A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447</w:t>
            </w:r>
          </w:p>
        </w:tc>
        <w:tc>
          <w:tcPr>
            <w:tcW w:w="777" w:type="dxa"/>
            <w:gridSpan w:val="2"/>
            <w:tcBorders>
              <w:top w:val="nil"/>
              <w:left w:val="nil"/>
              <w:bottom w:val="nil"/>
              <w:right w:val="nil"/>
            </w:tcBorders>
            <w:noWrap/>
            <w:vAlign w:val="center"/>
            <w:hideMark/>
          </w:tcPr>
          <w:p w14:paraId="00314EC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671</w:t>
            </w:r>
          </w:p>
        </w:tc>
        <w:tc>
          <w:tcPr>
            <w:tcW w:w="830" w:type="dxa"/>
            <w:tcBorders>
              <w:top w:val="nil"/>
              <w:left w:val="nil"/>
              <w:bottom w:val="nil"/>
              <w:right w:val="nil"/>
            </w:tcBorders>
            <w:noWrap/>
            <w:vAlign w:val="center"/>
            <w:hideMark/>
          </w:tcPr>
          <w:p w14:paraId="7EA8D25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443</w:t>
            </w:r>
          </w:p>
        </w:tc>
        <w:tc>
          <w:tcPr>
            <w:tcW w:w="723" w:type="dxa"/>
            <w:gridSpan w:val="2"/>
            <w:tcBorders>
              <w:top w:val="nil"/>
              <w:left w:val="nil"/>
              <w:bottom w:val="nil"/>
              <w:right w:val="nil"/>
            </w:tcBorders>
            <w:noWrap/>
            <w:vAlign w:val="center"/>
            <w:hideMark/>
          </w:tcPr>
          <w:p w14:paraId="2D9ADCA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665</w:t>
            </w:r>
          </w:p>
        </w:tc>
        <w:tc>
          <w:tcPr>
            <w:tcW w:w="723" w:type="dxa"/>
            <w:tcBorders>
              <w:top w:val="nil"/>
              <w:left w:val="nil"/>
              <w:bottom w:val="nil"/>
              <w:right w:val="nil"/>
            </w:tcBorders>
            <w:noWrap/>
            <w:vAlign w:val="center"/>
            <w:hideMark/>
          </w:tcPr>
          <w:p w14:paraId="290EE02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3ABB40C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5C560EA5" w14:textId="77777777" w:rsidTr="009910B9">
        <w:trPr>
          <w:trHeight w:val="320"/>
        </w:trPr>
        <w:tc>
          <w:tcPr>
            <w:tcW w:w="3878" w:type="dxa"/>
            <w:vMerge/>
            <w:tcBorders>
              <w:left w:val="nil"/>
              <w:bottom w:val="nil"/>
              <w:right w:val="nil"/>
            </w:tcBorders>
            <w:noWrap/>
            <w:vAlign w:val="center"/>
            <w:hideMark/>
          </w:tcPr>
          <w:p w14:paraId="0033AA9E"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5925290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01A3727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766A482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665F81C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79025A6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6A51FFB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66CC36F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4364BA7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37</w:t>
            </w:r>
          </w:p>
        </w:tc>
        <w:tc>
          <w:tcPr>
            <w:tcW w:w="919" w:type="dxa"/>
            <w:gridSpan w:val="2"/>
            <w:tcBorders>
              <w:top w:val="nil"/>
              <w:left w:val="nil"/>
              <w:bottom w:val="nil"/>
              <w:right w:val="nil"/>
            </w:tcBorders>
            <w:noWrap/>
            <w:vAlign w:val="center"/>
            <w:hideMark/>
          </w:tcPr>
          <w:p w14:paraId="0A52CEF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w:t>
            </w:r>
          </w:p>
        </w:tc>
        <w:tc>
          <w:tcPr>
            <w:tcW w:w="830" w:type="dxa"/>
            <w:tcBorders>
              <w:top w:val="nil"/>
              <w:left w:val="nil"/>
              <w:bottom w:val="nil"/>
              <w:right w:val="nil"/>
            </w:tcBorders>
            <w:noWrap/>
            <w:vAlign w:val="center"/>
            <w:hideMark/>
          </w:tcPr>
          <w:p w14:paraId="25DB6C4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17</w:t>
            </w:r>
          </w:p>
        </w:tc>
        <w:tc>
          <w:tcPr>
            <w:tcW w:w="777" w:type="dxa"/>
            <w:gridSpan w:val="2"/>
            <w:tcBorders>
              <w:top w:val="nil"/>
              <w:left w:val="nil"/>
              <w:bottom w:val="nil"/>
              <w:right w:val="nil"/>
            </w:tcBorders>
            <w:noWrap/>
            <w:vAlign w:val="center"/>
            <w:hideMark/>
          </w:tcPr>
          <w:p w14:paraId="6DD55AE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10</w:t>
            </w:r>
          </w:p>
        </w:tc>
        <w:tc>
          <w:tcPr>
            <w:tcW w:w="830" w:type="dxa"/>
            <w:tcBorders>
              <w:top w:val="nil"/>
              <w:left w:val="nil"/>
              <w:bottom w:val="nil"/>
              <w:right w:val="nil"/>
            </w:tcBorders>
            <w:noWrap/>
            <w:vAlign w:val="center"/>
            <w:hideMark/>
          </w:tcPr>
          <w:p w14:paraId="2D0DF0F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17</w:t>
            </w:r>
          </w:p>
        </w:tc>
        <w:tc>
          <w:tcPr>
            <w:tcW w:w="723" w:type="dxa"/>
            <w:gridSpan w:val="2"/>
            <w:tcBorders>
              <w:top w:val="nil"/>
              <w:left w:val="nil"/>
              <w:bottom w:val="nil"/>
              <w:right w:val="nil"/>
            </w:tcBorders>
            <w:noWrap/>
            <w:vAlign w:val="center"/>
            <w:hideMark/>
          </w:tcPr>
          <w:p w14:paraId="0AE3116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10</w:t>
            </w:r>
          </w:p>
        </w:tc>
        <w:tc>
          <w:tcPr>
            <w:tcW w:w="723" w:type="dxa"/>
            <w:tcBorders>
              <w:top w:val="nil"/>
              <w:left w:val="nil"/>
              <w:bottom w:val="nil"/>
              <w:right w:val="nil"/>
            </w:tcBorders>
            <w:noWrap/>
            <w:vAlign w:val="center"/>
            <w:hideMark/>
          </w:tcPr>
          <w:p w14:paraId="44202B3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21267B5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36F39500" w14:textId="77777777" w:rsidTr="009910B9">
        <w:trPr>
          <w:trHeight w:val="320"/>
        </w:trPr>
        <w:tc>
          <w:tcPr>
            <w:tcW w:w="3878" w:type="dxa"/>
            <w:vMerge w:val="restart"/>
            <w:tcBorders>
              <w:top w:val="nil"/>
              <w:left w:val="nil"/>
              <w:right w:val="nil"/>
            </w:tcBorders>
            <w:noWrap/>
            <w:vAlign w:val="center"/>
            <w:hideMark/>
          </w:tcPr>
          <w:p w14:paraId="6C7CB491" w14:textId="79736FEB"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Anchoveta (XV - II Región)</w:t>
            </w:r>
            <w:r w:rsidR="002F0310" w:rsidRPr="00E21DDA">
              <w:rPr>
                <w:rFonts w:ascii="Calibri" w:eastAsia="Times New Roman" w:hAnsi="Calibri" w:cs="Calibri"/>
                <w:color w:val="000000"/>
                <w:sz w:val="21"/>
                <w:szCs w:val="21"/>
                <w:lang w:val="es-ES" w:eastAsia="es-MX"/>
              </w:rPr>
              <w:t>***</w:t>
            </w:r>
          </w:p>
        </w:tc>
        <w:tc>
          <w:tcPr>
            <w:tcW w:w="660" w:type="dxa"/>
            <w:tcBorders>
              <w:top w:val="nil"/>
              <w:left w:val="nil"/>
              <w:bottom w:val="nil"/>
              <w:right w:val="nil"/>
            </w:tcBorders>
            <w:noWrap/>
            <w:vAlign w:val="center"/>
            <w:hideMark/>
          </w:tcPr>
          <w:p w14:paraId="07281CB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28E2135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040BA97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4E705BE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4782461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6BC7E1C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6E2C9D8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40A50E8D" w14:textId="1B83A749"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18</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876</w:t>
            </w:r>
          </w:p>
        </w:tc>
        <w:tc>
          <w:tcPr>
            <w:tcW w:w="919" w:type="dxa"/>
            <w:gridSpan w:val="2"/>
            <w:tcBorders>
              <w:top w:val="nil"/>
              <w:left w:val="nil"/>
              <w:bottom w:val="nil"/>
              <w:right w:val="nil"/>
            </w:tcBorders>
            <w:noWrap/>
            <w:vAlign w:val="center"/>
            <w:hideMark/>
          </w:tcPr>
          <w:p w14:paraId="172C197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12584</w:t>
            </w:r>
          </w:p>
        </w:tc>
        <w:tc>
          <w:tcPr>
            <w:tcW w:w="830" w:type="dxa"/>
            <w:tcBorders>
              <w:top w:val="nil"/>
              <w:left w:val="nil"/>
              <w:bottom w:val="nil"/>
              <w:right w:val="nil"/>
            </w:tcBorders>
            <w:noWrap/>
            <w:vAlign w:val="center"/>
            <w:hideMark/>
          </w:tcPr>
          <w:p w14:paraId="11D95601" w14:textId="5D701E1B"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19</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576</w:t>
            </w:r>
          </w:p>
        </w:tc>
        <w:tc>
          <w:tcPr>
            <w:tcW w:w="777" w:type="dxa"/>
            <w:gridSpan w:val="2"/>
            <w:tcBorders>
              <w:top w:val="nil"/>
              <w:left w:val="nil"/>
              <w:bottom w:val="nil"/>
              <w:right w:val="nil"/>
            </w:tcBorders>
            <w:noWrap/>
            <w:vAlign w:val="center"/>
            <w:hideMark/>
          </w:tcPr>
          <w:p w14:paraId="59C5163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13050</w:t>
            </w:r>
          </w:p>
        </w:tc>
        <w:tc>
          <w:tcPr>
            <w:tcW w:w="830" w:type="dxa"/>
            <w:tcBorders>
              <w:top w:val="nil"/>
              <w:left w:val="nil"/>
              <w:bottom w:val="nil"/>
              <w:right w:val="nil"/>
            </w:tcBorders>
            <w:noWrap/>
            <w:vAlign w:val="center"/>
            <w:hideMark/>
          </w:tcPr>
          <w:p w14:paraId="78F1279F" w14:textId="78D60111"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947</w:t>
            </w:r>
          </w:p>
        </w:tc>
        <w:tc>
          <w:tcPr>
            <w:tcW w:w="723" w:type="dxa"/>
            <w:gridSpan w:val="2"/>
            <w:tcBorders>
              <w:top w:val="nil"/>
              <w:left w:val="nil"/>
              <w:bottom w:val="nil"/>
              <w:right w:val="nil"/>
            </w:tcBorders>
            <w:noWrap/>
            <w:vAlign w:val="center"/>
            <w:hideMark/>
          </w:tcPr>
          <w:p w14:paraId="5689E616" w14:textId="5B026EC8"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298</w:t>
            </w:r>
          </w:p>
        </w:tc>
        <w:tc>
          <w:tcPr>
            <w:tcW w:w="723" w:type="dxa"/>
            <w:tcBorders>
              <w:top w:val="nil"/>
              <w:left w:val="nil"/>
              <w:bottom w:val="nil"/>
              <w:right w:val="nil"/>
            </w:tcBorders>
            <w:noWrap/>
            <w:vAlign w:val="center"/>
            <w:hideMark/>
          </w:tcPr>
          <w:p w14:paraId="034CC66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3364A3F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181AC166" w14:textId="77777777" w:rsidTr="009910B9">
        <w:trPr>
          <w:trHeight w:val="320"/>
        </w:trPr>
        <w:tc>
          <w:tcPr>
            <w:tcW w:w="3878" w:type="dxa"/>
            <w:vMerge/>
            <w:tcBorders>
              <w:left w:val="nil"/>
              <w:bottom w:val="nil"/>
              <w:right w:val="nil"/>
            </w:tcBorders>
            <w:noWrap/>
            <w:vAlign w:val="center"/>
            <w:hideMark/>
          </w:tcPr>
          <w:p w14:paraId="39A7F00D"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7AB0EE6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70B6AA6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2AB4FCA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7C4E540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63FAB94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4A2DB1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16BBFCB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44D9C50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30</w:t>
            </w:r>
          </w:p>
        </w:tc>
        <w:tc>
          <w:tcPr>
            <w:tcW w:w="919" w:type="dxa"/>
            <w:gridSpan w:val="2"/>
            <w:tcBorders>
              <w:top w:val="nil"/>
              <w:left w:val="nil"/>
              <w:bottom w:val="nil"/>
              <w:right w:val="nil"/>
            </w:tcBorders>
            <w:noWrap/>
            <w:vAlign w:val="center"/>
            <w:hideMark/>
          </w:tcPr>
          <w:p w14:paraId="7168764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w:t>
            </w:r>
          </w:p>
        </w:tc>
        <w:tc>
          <w:tcPr>
            <w:tcW w:w="830" w:type="dxa"/>
            <w:tcBorders>
              <w:top w:val="nil"/>
              <w:left w:val="nil"/>
              <w:bottom w:val="nil"/>
              <w:right w:val="nil"/>
            </w:tcBorders>
            <w:noWrap/>
            <w:vAlign w:val="center"/>
            <w:hideMark/>
          </w:tcPr>
          <w:p w14:paraId="4F8D9E3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15</w:t>
            </w:r>
          </w:p>
        </w:tc>
        <w:tc>
          <w:tcPr>
            <w:tcW w:w="777" w:type="dxa"/>
            <w:gridSpan w:val="2"/>
            <w:tcBorders>
              <w:top w:val="nil"/>
              <w:left w:val="nil"/>
              <w:bottom w:val="nil"/>
              <w:right w:val="nil"/>
            </w:tcBorders>
            <w:noWrap/>
            <w:vAlign w:val="center"/>
            <w:hideMark/>
          </w:tcPr>
          <w:p w14:paraId="06FB6E8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w:t>
            </w:r>
          </w:p>
        </w:tc>
        <w:tc>
          <w:tcPr>
            <w:tcW w:w="830" w:type="dxa"/>
            <w:tcBorders>
              <w:top w:val="nil"/>
              <w:left w:val="nil"/>
              <w:bottom w:val="nil"/>
              <w:right w:val="nil"/>
            </w:tcBorders>
            <w:noWrap/>
            <w:vAlign w:val="center"/>
            <w:hideMark/>
          </w:tcPr>
          <w:p w14:paraId="76CC4D5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15</w:t>
            </w:r>
          </w:p>
        </w:tc>
        <w:tc>
          <w:tcPr>
            <w:tcW w:w="723" w:type="dxa"/>
            <w:gridSpan w:val="2"/>
            <w:tcBorders>
              <w:top w:val="nil"/>
              <w:left w:val="nil"/>
              <w:bottom w:val="nil"/>
              <w:right w:val="nil"/>
            </w:tcBorders>
            <w:noWrap/>
            <w:vAlign w:val="center"/>
            <w:hideMark/>
          </w:tcPr>
          <w:p w14:paraId="16BFFF1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w:t>
            </w:r>
          </w:p>
        </w:tc>
        <w:tc>
          <w:tcPr>
            <w:tcW w:w="723" w:type="dxa"/>
            <w:tcBorders>
              <w:top w:val="nil"/>
              <w:left w:val="nil"/>
              <w:bottom w:val="nil"/>
              <w:right w:val="nil"/>
            </w:tcBorders>
            <w:noWrap/>
            <w:vAlign w:val="center"/>
            <w:hideMark/>
          </w:tcPr>
          <w:p w14:paraId="5EA8D76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0E5CC5B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61FC45FA" w14:textId="77777777" w:rsidTr="009910B9">
        <w:trPr>
          <w:trHeight w:val="320"/>
        </w:trPr>
        <w:tc>
          <w:tcPr>
            <w:tcW w:w="3878" w:type="dxa"/>
            <w:vMerge w:val="restart"/>
            <w:tcBorders>
              <w:top w:val="nil"/>
              <w:left w:val="nil"/>
              <w:right w:val="nil"/>
            </w:tcBorders>
            <w:noWrap/>
            <w:vAlign w:val="center"/>
            <w:hideMark/>
          </w:tcPr>
          <w:p w14:paraId="557A2272" w14:textId="42B0C00E"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Congrio Dorado Norte</w:t>
            </w:r>
          </w:p>
        </w:tc>
        <w:tc>
          <w:tcPr>
            <w:tcW w:w="660" w:type="dxa"/>
            <w:tcBorders>
              <w:top w:val="nil"/>
              <w:left w:val="nil"/>
              <w:bottom w:val="nil"/>
              <w:right w:val="nil"/>
            </w:tcBorders>
            <w:noWrap/>
            <w:vAlign w:val="center"/>
            <w:hideMark/>
          </w:tcPr>
          <w:p w14:paraId="498858B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0EBF39A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5913436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530CFBA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341E91C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13CB58E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7B1E9F6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60D664E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w:t>
            </w:r>
          </w:p>
        </w:tc>
        <w:tc>
          <w:tcPr>
            <w:tcW w:w="919" w:type="dxa"/>
            <w:gridSpan w:val="2"/>
            <w:tcBorders>
              <w:top w:val="nil"/>
              <w:left w:val="nil"/>
              <w:bottom w:val="nil"/>
              <w:right w:val="nil"/>
            </w:tcBorders>
            <w:noWrap/>
            <w:vAlign w:val="center"/>
            <w:hideMark/>
          </w:tcPr>
          <w:p w14:paraId="1BE998C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w:t>
            </w:r>
          </w:p>
        </w:tc>
        <w:tc>
          <w:tcPr>
            <w:tcW w:w="830" w:type="dxa"/>
            <w:tcBorders>
              <w:top w:val="nil"/>
              <w:left w:val="nil"/>
              <w:bottom w:val="nil"/>
              <w:right w:val="nil"/>
            </w:tcBorders>
            <w:noWrap/>
            <w:vAlign w:val="center"/>
            <w:hideMark/>
          </w:tcPr>
          <w:p w14:paraId="6B97FB1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w:t>
            </w:r>
          </w:p>
        </w:tc>
        <w:tc>
          <w:tcPr>
            <w:tcW w:w="777" w:type="dxa"/>
            <w:gridSpan w:val="2"/>
            <w:tcBorders>
              <w:top w:val="nil"/>
              <w:left w:val="nil"/>
              <w:bottom w:val="nil"/>
              <w:right w:val="nil"/>
            </w:tcBorders>
            <w:noWrap/>
            <w:vAlign w:val="center"/>
            <w:hideMark/>
          </w:tcPr>
          <w:p w14:paraId="40887C8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21</w:t>
            </w:r>
          </w:p>
        </w:tc>
        <w:tc>
          <w:tcPr>
            <w:tcW w:w="830" w:type="dxa"/>
            <w:tcBorders>
              <w:top w:val="nil"/>
              <w:left w:val="nil"/>
              <w:bottom w:val="nil"/>
              <w:right w:val="nil"/>
            </w:tcBorders>
            <w:noWrap/>
            <w:vAlign w:val="center"/>
            <w:hideMark/>
          </w:tcPr>
          <w:p w14:paraId="4F1EBC9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8</w:t>
            </w:r>
          </w:p>
        </w:tc>
        <w:tc>
          <w:tcPr>
            <w:tcW w:w="723" w:type="dxa"/>
            <w:gridSpan w:val="2"/>
            <w:tcBorders>
              <w:top w:val="nil"/>
              <w:left w:val="nil"/>
              <w:bottom w:val="nil"/>
              <w:right w:val="nil"/>
            </w:tcBorders>
            <w:noWrap/>
            <w:vAlign w:val="center"/>
            <w:hideMark/>
          </w:tcPr>
          <w:p w14:paraId="6935830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18</w:t>
            </w:r>
          </w:p>
        </w:tc>
        <w:tc>
          <w:tcPr>
            <w:tcW w:w="723" w:type="dxa"/>
            <w:tcBorders>
              <w:top w:val="nil"/>
              <w:left w:val="nil"/>
              <w:bottom w:val="nil"/>
              <w:right w:val="nil"/>
            </w:tcBorders>
            <w:noWrap/>
            <w:vAlign w:val="center"/>
            <w:hideMark/>
          </w:tcPr>
          <w:p w14:paraId="44F0C11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632D755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3864E260" w14:textId="77777777" w:rsidTr="009910B9">
        <w:trPr>
          <w:trHeight w:val="320"/>
        </w:trPr>
        <w:tc>
          <w:tcPr>
            <w:tcW w:w="3878" w:type="dxa"/>
            <w:vMerge/>
            <w:tcBorders>
              <w:left w:val="nil"/>
              <w:bottom w:val="nil"/>
              <w:right w:val="nil"/>
            </w:tcBorders>
            <w:noWrap/>
            <w:vAlign w:val="center"/>
            <w:hideMark/>
          </w:tcPr>
          <w:p w14:paraId="261575D1"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20559F4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0FCC442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2A5F727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2AB656E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3031C84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0DDCB4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57CD0B9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70423F5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919" w:type="dxa"/>
            <w:gridSpan w:val="2"/>
            <w:tcBorders>
              <w:top w:val="nil"/>
              <w:left w:val="nil"/>
              <w:bottom w:val="nil"/>
              <w:right w:val="nil"/>
            </w:tcBorders>
            <w:noWrap/>
            <w:vAlign w:val="center"/>
            <w:hideMark/>
          </w:tcPr>
          <w:p w14:paraId="3884438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830" w:type="dxa"/>
            <w:tcBorders>
              <w:top w:val="nil"/>
              <w:left w:val="nil"/>
              <w:bottom w:val="nil"/>
              <w:right w:val="nil"/>
            </w:tcBorders>
            <w:noWrap/>
            <w:vAlign w:val="center"/>
            <w:hideMark/>
          </w:tcPr>
          <w:p w14:paraId="4520170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777" w:type="dxa"/>
            <w:gridSpan w:val="2"/>
            <w:tcBorders>
              <w:top w:val="nil"/>
              <w:left w:val="nil"/>
              <w:bottom w:val="nil"/>
              <w:right w:val="nil"/>
            </w:tcBorders>
            <w:noWrap/>
            <w:vAlign w:val="center"/>
            <w:hideMark/>
          </w:tcPr>
          <w:p w14:paraId="7B1FE76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830" w:type="dxa"/>
            <w:tcBorders>
              <w:top w:val="nil"/>
              <w:left w:val="nil"/>
              <w:bottom w:val="nil"/>
              <w:right w:val="nil"/>
            </w:tcBorders>
            <w:noWrap/>
            <w:vAlign w:val="center"/>
            <w:hideMark/>
          </w:tcPr>
          <w:p w14:paraId="11FCD99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723" w:type="dxa"/>
            <w:gridSpan w:val="2"/>
            <w:tcBorders>
              <w:top w:val="nil"/>
              <w:left w:val="nil"/>
              <w:bottom w:val="nil"/>
              <w:right w:val="nil"/>
            </w:tcBorders>
            <w:noWrap/>
            <w:vAlign w:val="center"/>
            <w:hideMark/>
          </w:tcPr>
          <w:p w14:paraId="2C34763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723" w:type="dxa"/>
            <w:tcBorders>
              <w:top w:val="nil"/>
              <w:left w:val="nil"/>
              <w:bottom w:val="nil"/>
              <w:right w:val="nil"/>
            </w:tcBorders>
            <w:noWrap/>
            <w:vAlign w:val="center"/>
            <w:hideMark/>
          </w:tcPr>
          <w:p w14:paraId="73A7AED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02EC257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0D7B0ABC" w14:textId="77777777" w:rsidTr="009910B9">
        <w:trPr>
          <w:trHeight w:val="320"/>
        </w:trPr>
        <w:tc>
          <w:tcPr>
            <w:tcW w:w="3878" w:type="dxa"/>
            <w:vMerge w:val="restart"/>
            <w:tcBorders>
              <w:top w:val="nil"/>
              <w:left w:val="nil"/>
              <w:right w:val="nil"/>
            </w:tcBorders>
            <w:noWrap/>
            <w:vAlign w:val="center"/>
            <w:hideMark/>
          </w:tcPr>
          <w:p w14:paraId="114D488F" w14:textId="11C4C429"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Congrio Dorado Sur</w:t>
            </w:r>
          </w:p>
        </w:tc>
        <w:tc>
          <w:tcPr>
            <w:tcW w:w="660" w:type="dxa"/>
            <w:tcBorders>
              <w:top w:val="nil"/>
              <w:left w:val="nil"/>
              <w:bottom w:val="nil"/>
              <w:right w:val="nil"/>
            </w:tcBorders>
            <w:noWrap/>
            <w:vAlign w:val="center"/>
            <w:hideMark/>
          </w:tcPr>
          <w:p w14:paraId="5CE54B9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6392088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745DAB4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4880E89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1468817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83B6F1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6B20F24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69FABD5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p>
        </w:tc>
        <w:tc>
          <w:tcPr>
            <w:tcW w:w="919" w:type="dxa"/>
            <w:gridSpan w:val="2"/>
            <w:tcBorders>
              <w:top w:val="nil"/>
              <w:left w:val="nil"/>
              <w:bottom w:val="nil"/>
              <w:right w:val="nil"/>
            </w:tcBorders>
            <w:noWrap/>
            <w:vAlign w:val="center"/>
            <w:hideMark/>
          </w:tcPr>
          <w:p w14:paraId="533DC9A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p>
        </w:tc>
        <w:tc>
          <w:tcPr>
            <w:tcW w:w="830" w:type="dxa"/>
            <w:tcBorders>
              <w:top w:val="nil"/>
              <w:left w:val="nil"/>
              <w:bottom w:val="nil"/>
              <w:right w:val="nil"/>
            </w:tcBorders>
            <w:noWrap/>
            <w:vAlign w:val="center"/>
            <w:hideMark/>
          </w:tcPr>
          <w:p w14:paraId="046D135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p>
        </w:tc>
        <w:tc>
          <w:tcPr>
            <w:tcW w:w="777" w:type="dxa"/>
            <w:gridSpan w:val="2"/>
            <w:tcBorders>
              <w:top w:val="nil"/>
              <w:left w:val="nil"/>
              <w:bottom w:val="nil"/>
              <w:right w:val="nil"/>
            </w:tcBorders>
            <w:noWrap/>
            <w:vAlign w:val="center"/>
            <w:hideMark/>
          </w:tcPr>
          <w:p w14:paraId="678B88A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13</w:t>
            </w:r>
          </w:p>
        </w:tc>
        <w:tc>
          <w:tcPr>
            <w:tcW w:w="830" w:type="dxa"/>
            <w:tcBorders>
              <w:top w:val="nil"/>
              <w:left w:val="nil"/>
              <w:bottom w:val="nil"/>
              <w:right w:val="nil"/>
            </w:tcBorders>
            <w:noWrap/>
            <w:vAlign w:val="center"/>
            <w:hideMark/>
          </w:tcPr>
          <w:p w14:paraId="6F067AA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723" w:type="dxa"/>
            <w:gridSpan w:val="2"/>
            <w:tcBorders>
              <w:top w:val="nil"/>
              <w:left w:val="nil"/>
              <w:bottom w:val="nil"/>
              <w:right w:val="nil"/>
            </w:tcBorders>
            <w:noWrap/>
            <w:vAlign w:val="center"/>
            <w:hideMark/>
          </w:tcPr>
          <w:p w14:paraId="669B7E6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14</w:t>
            </w:r>
          </w:p>
        </w:tc>
        <w:tc>
          <w:tcPr>
            <w:tcW w:w="723" w:type="dxa"/>
            <w:tcBorders>
              <w:top w:val="nil"/>
              <w:left w:val="nil"/>
              <w:bottom w:val="nil"/>
              <w:right w:val="nil"/>
            </w:tcBorders>
            <w:noWrap/>
            <w:vAlign w:val="center"/>
            <w:hideMark/>
          </w:tcPr>
          <w:p w14:paraId="764C2DD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6388ADA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5E22AF96" w14:textId="77777777" w:rsidTr="009910B9">
        <w:trPr>
          <w:trHeight w:val="320"/>
        </w:trPr>
        <w:tc>
          <w:tcPr>
            <w:tcW w:w="3878" w:type="dxa"/>
            <w:vMerge/>
            <w:tcBorders>
              <w:left w:val="nil"/>
              <w:bottom w:val="nil"/>
              <w:right w:val="nil"/>
            </w:tcBorders>
            <w:noWrap/>
            <w:vAlign w:val="center"/>
            <w:hideMark/>
          </w:tcPr>
          <w:p w14:paraId="445775B6"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6A4B8F6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6FCA06E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347903D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2194790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57F34D3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BE7259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5D9A7C3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0A9CC3D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919" w:type="dxa"/>
            <w:gridSpan w:val="2"/>
            <w:tcBorders>
              <w:top w:val="nil"/>
              <w:left w:val="nil"/>
              <w:bottom w:val="nil"/>
              <w:right w:val="nil"/>
            </w:tcBorders>
            <w:noWrap/>
            <w:vAlign w:val="center"/>
            <w:hideMark/>
          </w:tcPr>
          <w:p w14:paraId="3B12ECB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830" w:type="dxa"/>
            <w:tcBorders>
              <w:top w:val="nil"/>
              <w:left w:val="nil"/>
              <w:bottom w:val="nil"/>
              <w:right w:val="nil"/>
            </w:tcBorders>
            <w:noWrap/>
            <w:vAlign w:val="center"/>
            <w:hideMark/>
          </w:tcPr>
          <w:p w14:paraId="60103D3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p>
        </w:tc>
        <w:tc>
          <w:tcPr>
            <w:tcW w:w="777" w:type="dxa"/>
            <w:gridSpan w:val="2"/>
            <w:tcBorders>
              <w:top w:val="nil"/>
              <w:left w:val="nil"/>
              <w:bottom w:val="nil"/>
              <w:right w:val="nil"/>
            </w:tcBorders>
            <w:noWrap/>
            <w:vAlign w:val="center"/>
            <w:hideMark/>
          </w:tcPr>
          <w:p w14:paraId="6A092FC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830" w:type="dxa"/>
            <w:tcBorders>
              <w:top w:val="nil"/>
              <w:left w:val="nil"/>
              <w:bottom w:val="nil"/>
              <w:right w:val="nil"/>
            </w:tcBorders>
            <w:noWrap/>
            <w:vAlign w:val="center"/>
            <w:hideMark/>
          </w:tcPr>
          <w:p w14:paraId="7D7C075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p>
        </w:tc>
        <w:tc>
          <w:tcPr>
            <w:tcW w:w="723" w:type="dxa"/>
            <w:gridSpan w:val="2"/>
            <w:tcBorders>
              <w:top w:val="nil"/>
              <w:left w:val="nil"/>
              <w:bottom w:val="nil"/>
              <w:right w:val="nil"/>
            </w:tcBorders>
            <w:noWrap/>
            <w:vAlign w:val="center"/>
            <w:hideMark/>
          </w:tcPr>
          <w:p w14:paraId="1A31969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723" w:type="dxa"/>
            <w:tcBorders>
              <w:top w:val="nil"/>
              <w:left w:val="nil"/>
              <w:bottom w:val="nil"/>
              <w:right w:val="nil"/>
            </w:tcBorders>
            <w:noWrap/>
            <w:vAlign w:val="center"/>
            <w:hideMark/>
          </w:tcPr>
          <w:p w14:paraId="7B6A71D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3D9D7F1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65716438" w14:textId="77777777" w:rsidTr="009910B9">
        <w:trPr>
          <w:trHeight w:val="320"/>
        </w:trPr>
        <w:tc>
          <w:tcPr>
            <w:tcW w:w="3878" w:type="dxa"/>
            <w:vMerge w:val="restart"/>
            <w:tcBorders>
              <w:top w:val="nil"/>
              <w:left w:val="nil"/>
              <w:right w:val="nil"/>
            </w:tcBorders>
            <w:noWrap/>
            <w:vAlign w:val="center"/>
            <w:hideMark/>
          </w:tcPr>
          <w:p w14:paraId="73B6F9D6" w14:textId="16FB1FD2"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Merluza de tres aletas (41° L.S. al Sur)</w:t>
            </w:r>
            <w:r w:rsidR="002F0310" w:rsidRPr="00E21DDA">
              <w:rPr>
                <w:rFonts w:ascii="Calibri" w:eastAsia="Times New Roman" w:hAnsi="Calibri" w:cs="Calibri"/>
                <w:color w:val="000000"/>
                <w:sz w:val="21"/>
                <w:szCs w:val="21"/>
                <w:lang w:val="es-ES" w:eastAsia="es-MX"/>
              </w:rPr>
              <w:t>****</w:t>
            </w:r>
          </w:p>
        </w:tc>
        <w:tc>
          <w:tcPr>
            <w:tcW w:w="660" w:type="dxa"/>
            <w:tcBorders>
              <w:top w:val="nil"/>
              <w:left w:val="nil"/>
              <w:bottom w:val="nil"/>
              <w:right w:val="nil"/>
            </w:tcBorders>
            <w:noWrap/>
            <w:vAlign w:val="center"/>
            <w:hideMark/>
          </w:tcPr>
          <w:p w14:paraId="4D9B799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60951AA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532D6A3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1050942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7E4F68C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4773ED1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455A7D5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3B8850F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919" w:type="dxa"/>
            <w:gridSpan w:val="2"/>
            <w:tcBorders>
              <w:top w:val="nil"/>
              <w:left w:val="nil"/>
              <w:bottom w:val="nil"/>
              <w:right w:val="nil"/>
            </w:tcBorders>
            <w:noWrap/>
            <w:vAlign w:val="center"/>
            <w:hideMark/>
          </w:tcPr>
          <w:p w14:paraId="7797216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368</w:t>
            </w:r>
          </w:p>
        </w:tc>
        <w:tc>
          <w:tcPr>
            <w:tcW w:w="830" w:type="dxa"/>
            <w:tcBorders>
              <w:top w:val="nil"/>
              <w:left w:val="nil"/>
              <w:bottom w:val="nil"/>
              <w:right w:val="nil"/>
            </w:tcBorders>
            <w:noWrap/>
            <w:vAlign w:val="center"/>
            <w:hideMark/>
          </w:tcPr>
          <w:p w14:paraId="7BE9F23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777" w:type="dxa"/>
            <w:gridSpan w:val="2"/>
            <w:tcBorders>
              <w:top w:val="nil"/>
              <w:left w:val="nil"/>
              <w:bottom w:val="nil"/>
              <w:right w:val="nil"/>
            </w:tcBorders>
            <w:noWrap/>
            <w:vAlign w:val="center"/>
            <w:hideMark/>
          </w:tcPr>
          <w:p w14:paraId="58FE1AF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368</w:t>
            </w:r>
          </w:p>
        </w:tc>
        <w:tc>
          <w:tcPr>
            <w:tcW w:w="830" w:type="dxa"/>
            <w:tcBorders>
              <w:top w:val="nil"/>
              <w:left w:val="nil"/>
              <w:bottom w:val="nil"/>
              <w:right w:val="nil"/>
            </w:tcBorders>
            <w:noWrap/>
            <w:vAlign w:val="center"/>
            <w:hideMark/>
          </w:tcPr>
          <w:p w14:paraId="275E7B9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723" w:type="dxa"/>
            <w:gridSpan w:val="2"/>
            <w:tcBorders>
              <w:top w:val="nil"/>
              <w:left w:val="nil"/>
              <w:bottom w:val="nil"/>
              <w:right w:val="nil"/>
            </w:tcBorders>
            <w:noWrap/>
            <w:vAlign w:val="center"/>
            <w:hideMark/>
          </w:tcPr>
          <w:p w14:paraId="6EB7DFE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1F1502B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0416456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7C94E48B" w14:textId="77777777" w:rsidTr="009910B9">
        <w:trPr>
          <w:trHeight w:val="320"/>
        </w:trPr>
        <w:tc>
          <w:tcPr>
            <w:tcW w:w="3878" w:type="dxa"/>
            <w:vMerge/>
            <w:tcBorders>
              <w:left w:val="nil"/>
              <w:bottom w:val="nil"/>
              <w:right w:val="nil"/>
            </w:tcBorders>
            <w:noWrap/>
            <w:vAlign w:val="center"/>
            <w:hideMark/>
          </w:tcPr>
          <w:p w14:paraId="4A1EB673"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174A282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12F339D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17FF70A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3D91BEA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1B4C4D3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593BC997"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65B19B0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6995D22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p>
        </w:tc>
        <w:tc>
          <w:tcPr>
            <w:tcW w:w="919" w:type="dxa"/>
            <w:gridSpan w:val="2"/>
            <w:tcBorders>
              <w:top w:val="nil"/>
              <w:left w:val="nil"/>
              <w:bottom w:val="nil"/>
              <w:right w:val="nil"/>
            </w:tcBorders>
            <w:noWrap/>
            <w:vAlign w:val="center"/>
            <w:hideMark/>
          </w:tcPr>
          <w:p w14:paraId="33AB33B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p>
        </w:tc>
        <w:tc>
          <w:tcPr>
            <w:tcW w:w="830" w:type="dxa"/>
            <w:tcBorders>
              <w:top w:val="nil"/>
              <w:left w:val="nil"/>
              <w:bottom w:val="nil"/>
              <w:right w:val="nil"/>
            </w:tcBorders>
            <w:noWrap/>
            <w:vAlign w:val="center"/>
            <w:hideMark/>
          </w:tcPr>
          <w:p w14:paraId="49EC241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p>
        </w:tc>
        <w:tc>
          <w:tcPr>
            <w:tcW w:w="777" w:type="dxa"/>
            <w:gridSpan w:val="2"/>
            <w:tcBorders>
              <w:top w:val="nil"/>
              <w:left w:val="nil"/>
              <w:bottom w:val="nil"/>
              <w:right w:val="nil"/>
            </w:tcBorders>
            <w:noWrap/>
            <w:vAlign w:val="center"/>
            <w:hideMark/>
          </w:tcPr>
          <w:p w14:paraId="03313EB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3</w:t>
            </w:r>
          </w:p>
        </w:tc>
        <w:tc>
          <w:tcPr>
            <w:tcW w:w="830" w:type="dxa"/>
            <w:tcBorders>
              <w:top w:val="nil"/>
              <w:left w:val="nil"/>
              <w:bottom w:val="nil"/>
              <w:right w:val="nil"/>
            </w:tcBorders>
            <w:noWrap/>
            <w:vAlign w:val="center"/>
            <w:hideMark/>
          </w:tcPr>
          <w:p w14:paraId="133F49A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723" w:type="dxa"/>
            <w:gridSpan w:val="2"/>
            <w:tcBorders>
              <w:top w:val="nil"/>
              <w:left w:val="nil"/>
              <w:bottom w:val="nil"/>
              <w:right w:val="nil"/>
            </w:tcBorders>
            <w:noWrap/>
            <w:vAlign w:val="center"/>
            <w:hideMark/>
          </w:tcPr>
          <w:p w14:paraId="7DF9190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23" w:type="dxa"/>
            <w:tcBorders>
              <w:top w:val="nil"/>
              <w:left w:val="nil"/>
              <w:bottom w:val="nil"/>
              <w:right w:val="nil"/>
            </w:tcBorders>
            <w:noWrap/>
            <w:vAlign w:val="center"/>
            <w:hideMark/>
          </w:tcPr>
          <w:p w14:paraId="584138F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tcBorders>
              <w:top w:val="nil"/>
              <w:left w:val="nil"/>
              <w:bottom w:val="nil"/>
              <w:right w:val="nil"/>
            </w:tcBorders>
            <w:noWrap/>
            <w:vAlign w:val="center"/>
            <w:hideMark/>
          </w:tcPr>
          <w:p w14:paraId="59325FD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57023C84" w14:textId="77777777" w:rsidTr="009910B9">
        <w:trPr>
          <w:trHeight w:val="320"/>
        </w:trPr>
        <w:tc>
          <w:tcPr>
            <w:tcW w:w="3878" w:type="dxa"/>
            <w:vMerge w:val="restart"/>
            <w:tcBorders>
              <w:top w:val="nil"/>
              <w:left w:val="nil"/>
              <w:right w:val="nil"/>
            </w:tcBorders>
            <w:noWrap/>
            <w:vAlign w:val="center"/>
            <w:hideMark/>
          </w:tcPr>
          <w:p w14:paraId="7710B655" w14:textId="2C4FE53B"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Merluza del Sur (UPN)</w:t>
            </w:r>
            <w:r w:rsidR="009D73FD" w:rsidRPr="00E21DDA">
              <w:rPr>
                <w:rFonts w:ascii="Calibri" w:eastAsia="Times New Roman" w:hAnsi="Calibri" w:cs="Calibri"/>
                <w:color w:val="000000"/>
                <w:sz w:val="21"/>
                <w:szCs w:val="21"/>
                <w:lang w:val="es-ES" w:eastAsia="es-MX"/>
              </w:rPr>
              <w:t>*****</w:t>
            </w:r>
          </w:p>
        </w:tc>
        <w:tc>
          <w:tcPr>
            <w:tcW w:w="660" w:type="dxa"/>
            <w:tcBorders>
              <w:top w:val="nil"/>
              <w:left w:val="nil"/>
              <w:bottom w:val="nil"/>
              <w:right w:val="nil"/>
            </w:tcBorders>
            <w:noWrap/>
            <w:vAlign w:val="center"/>
            <w:hideMark/>
          </w:tcPr>
          <w:p w14:paraId="572FD53C"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6114507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635FADC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6899E51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72F64F4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6E4BA81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677D343A"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4949913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108</w:t>
            </w:r>
          </w:p>
        </w:tc>
        <w:tc>
          <w:tcPr>
            <w:tcW w:w="919" w:type="dxa"/>
            <w:gridSpan w:val="2"/>
            <w:tcBorders>
              <w:top w:val="nil"/>
              <w:left w:val="nil"/>
              <w:bottom w:val="nil"/>
              <w:right w:val="nil"/>
            </w:tcBorders>
            <w:noWrap/>
            <w:vAlign w:val="center"/>
            <w:hideMark/>
          </w:tcPr>
          <w:p w14:paraId="26553716"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72</w:t>
            </w:r>
          </w:p>
        </w:tc>
        <w:tc>
          <w:tcPr>
            <w:tcW w:w="830" w:type="dxa"/>
            <w:tcBorders>
              <w:top w:val="nil"/>
              <w:left w:val="nil"/>
              <w:bottom w:val="nil"/>
              <w:right w:val="nil"/>
            </w:tcBorders>
            <w:noWrap/>
            <w:vAlign w:val="center"/>
            <w:hideMark/>
          </w:tcPr>
          <w:p w14:paraId="2E2F18B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86</w:t>
            </w:r>
          </w:p>
        </w:tc>
        <w:tc>
          <w:tcPr>
            <w:tcW w:w="777" w:type="dxa"/>
            <w:gridSpan w:val="2"/>
            <w:tcBorders>
              <w:top w:val="nil"/>
              <w:left w:val="nil"/>
              <w:bottom w:val="nil"/>
              <w:right w:val="nil"/>
            </w:tcBorders>
            <w:noWrap/>
            <w:vAlign w:val="center"/>
            <w:hideMark/>
          </w:tcPr>
          <w:p w14:paraId="5FD4EB0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129</w:t>
            </w:r>
          </w:p>
        </w:tc>
        <w:tc>
          <w:tcPr>
            <w:tcW w:w="830" w:type="dxa"/>
            <w:tcBorders>
              <w:top w:val="nil"/>
              <w:left w:val="nil"/>
              <w:bottom w:val="nil"/>
              <w:right w:val="nil"/>
            </w:tcBorders>
            <w:noWrap/>
            <w:vAlign w:val="center"/>
            <w:hideMark/>
          </w:tcPr>
          <w:p w14:paraId="0648E8E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95</w:t>
            </w:r>
          </w:p>
        </w:tc>
        <w:tc>
          <w:tcPr>
            <w:tcW w:w="723" w:type="dxa"/>
            <w:gridSpan w:val="2"/>
            <w:tcBorders>
              <w:top w:val="nil"/>
              <w:left w:val="nil"/>
              <w:bottom w:val="nil"/>
              <w:right w:val="nil"/>
            </w:tcBorders>
            <w:noWrap/>
            <w:vAlign w:val="center"/>
            <w:hideMark/>
          </w:tcPr>
          <w:p w14:paraId="361C71D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142</w:t>
            </w:r>
          </w:p>
        </w:tc>
        <w:tc>
          <w:tcPr>
            <w:tcW w:w="723" w:type="dxa"/>
            <w:tcBorders>
              <w:top w:val="nil"/>
              <w:left w:val="nil"/>
              <w:bottom w:val="nil"/>
              <w:right w:val="nil"/>
            </w:tcBorders>
            <w:noWrap/>
            <w:vAlign w:val="center"/>
            <w:hideMark/>
          </w:tcPr>
          <w:p w14:paraId="7C48F3B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15BB8C4E"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0C8E909F" w14:textId="77777777" w:rsidTr="009910B9">
        <w:trPr>
          <w:trHeight w:val="320"/>
        </w:trPr>
        <w:tc>
          <w:tcPr>
            <w:tcW w:w="3878" w:type="dxa"/>
            <w:vMerge/>
            <w:tcBorders>
              <w:left w:val="nil"/>
              <w:bottom w:val="nil"/>
              <w:right w:val="nil"/>
            </w:tcBorders>
            <w:noWrap/>
            <w:vAlign w:val="center"/>
            <w:hideMark/>
          </w:tcPr>
          <w:p w14:paraId="0BD865EE"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07CB040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126531BE"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4F321346"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4F1A48A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3E633CC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001EE0D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3BA4E72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4043D85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8</w:t>
            </w:r>
          </w:p>
        </w:tc>
        <w:tc>
          <w:tcPr>
            <w:tcW w:w="919" w:type="dxa"/>
            <w:gridSpan w:val="2"/>
            <w:tcBorders>
              <w:top w:val="nil"/>
              <w:left w:val="nil"/>
              <w:bottom w:val="nil"/>
              <w:right w:val="nil"/>
            </w:tcBorders>
            <w:noWrap/>
            <w:vAlign w:val="center"/>
            <w:hideMark/>
          </w:tcPr>
          <w:p w14:paraId="05CEA945"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830" w:type="dxa"/>
            <w:tcBorders>
              <w:top w:val="nil"/>
              <w:left w:val="nil"/>
              <w:bottom w:val="nil"/>
              <w:right w:val="nil"/>
            </w:tcBorders>
            <w:noWrap/>
            <w:vAlign w:val="center"/>
            <w:hideMark/>
          </w:tcPr>
          <w:p w14:paraId="6440699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w:t>
            </w:r>
          </w:p>
        </w:tc>
        <w:tc>
          <w:tcPr>
            <w:tcW w:w="777" w:type="dxa"/>
            <w:gridSpan w:val="2"/>
            <w:tcBorders>
              <w:top w:val="nil"/>
              <w:left w:val="nil"/>
              <w:bottom w:val="nil"/>
              <w:right w:val="nil"/>
            </w:tcBorders>
            <w:noWrap/>
            <w:vAlign w:val="center"/>
            <w:hideMark/>
          </w:tcPr>
          <w:p w14:paraId="1620E36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830" w:type="dxa"/>
            <w:tcBorders>
              <w:top w:val="nil"/>
              <w:left w:val="nil"/>
              <w:bottom w:val="nil"/>
              <w:right w:val="nil"/>
            </w:tcBorders>
            <w:noWrap/>
            <w:vAlign w:val="center"/>
            <w:hideMark/>
          </w:tcPr>
          <w:p w14:paraId="06C012A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w:t>
            </w:r>
          </w:p>
        </w:tc>
        <w:tc>
          <w:tcPr>
            <w:tcW w:w="723" w:type="dxa"/>
            <w:gridSpan w:val="2"/>
            <w:tcBorders>
              <w:top w:val="nil"/>
              <w:left w:val="nil"/>
              <w:bottom w:val="nil"/>
              <w:right w:val="nil"/>
            </w:tcBorders>
            <w:noWrap/>
            <w:vAlign w:val="center"/>
            <w:hideMark/>
          </w:tcPr>
          <w:p w14:paraId="1198414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723" w:type="dxa"/>
            <w:tcBorders>
              <w:top w:val="nil"/>
              <w:left w:val="nil"/>
              <w:bottom w:val="nil"/>
              <w:right w:val="nil"/>
            </w:tcBorders>
            <w:noWrap/>
            <w:vAlign w:val="center"/>
            <w:hideMark/>
          </w:tcPr>
          <w:p w14:paraId="190DD60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42D8A71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60460C0A" w14:textId="77777777" w:rsidTr="009910B9">
        <w:trPr>
          <w:trHeight w:val="320"/>
        </w:trPr>
        <w:tc>
          <w:tcPr>
            <w:tcW w:w="3878" w:type="dxa"/>
            <w:vMerge w:val="restart"/>
            <w:tcBorders>
              <w:top w:val="nil"/>
              <w:left w:val="nil"/>
              <w:right w:val="nil"/>
            </w:tcBorders>
            <w:noWrap/>
            <w:vAlign w:val="center"/>
            <w:hideMark/>
          </w:tcPr>
          <w:p w14:paraId="544EDBE2" w14:textId="44A62206"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Merluza del Sur (UPS)</w:t>
            </w:r>
          </w:p>
        </w:tc>
        <w:tc>
          <w:tcPr>
            <w:tcW w:w="660" w:type="dxa"/>
            <w:tcBorders>
              <w:top w:val="nil"/>
              <w:left w:val="nil"/>
              <w:bottom w:val="nil"/>
              <w:right w:val="nil"/>
            </w:tcBorders>
            <w:noWrap/>
            <w:vAlign w:val="center"/>
            <w:hideMark/>
          </w:tcPr>
          <w:p w14:paraId="705648D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bottom w:val="nil"/>
              <w:right w:val="nil"/>
            </w:tcBorders>
            <w:noWrap/>
            <w:vAlign w:val="center"/>
            <w:hideMark/>
          </w:tcPr>
          <w:p w14:paraId="393439F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23A1847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06629B4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0FEAA29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376B76F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30C06103"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5F56842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69</w:t>
            </w:r>
          </w:p>
        </w:tc>
        <w:tc>
          <w:tcPr>
            <w:tcW w:w="919" w:type="dxa"/>
            <w:gridSpan w:val="2"/>
            <w:tcBorders>
              <w:top w:val="nil"/>
              <w:left w:val="nil"/>
              <w:bottom w:val="nil"/>
              <w:right w:val="nil"/>
            </w:tcBorders>
            <w:noWrap/>
            <w:vAlign w:val="center"/>
            <w:hideMark/>
          </w:tcPr>
          <w:p w14:paraId="1518EB1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46</w:t>
            </w:r>
          </w:p>
        </w:tc>
        <w:tc>
          <w:tcPr>
            <w:tcW w:w="830" w:type="dxa"/>
            <w:tcBorders>
              <w:top w:val="nil"/>
              <w:left w:val="nil"/>
              <w:bottom w:val="nil"/>
              <w:right w:val="nil"/>
            </w:tcBorders>
            <w:noWrap/>
            <w:vAlign w:val="center"/>
            <w:hideMark/>
          </w:tcPr>
          <w:p w14:paraId="77FFB52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55</w:t>
            </w:r>
          </w:p>
        </w:tc>
        <w:tc>
          <w:tcPr>
            <w:tcW w:w="777" w:type="dxa"/>
            <w:gridSpan w:val="2"/>
            <w:tcBorders>
              <w:top w:val="nil"/>
              <w:left w:val="nil"/>
              <w:bottom w:val="nil"/>
              <w:right w:val="nil"/>
            </w:tcBorders>
            <w:noWrap/>
            <w:vAlign w:val="center"/>
            <w:hideMark/>
          </w:tcPr>
          <w:p w14:paraId="27D5BDA3"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83</w:t>
            </w:r>
          </w:p>
        </w:tc>
        <w:tc>
          <w:tcPr>
            <w:tcW w:w="830" w:type="dxa"/>
            <w:tcBorders>
              <w:top w:val="nil"/>
              <w:left w:val="nil"/>
              <w:bottom w:val="nil"/>
              <w:right w:val="nil"/>
            </w:tcBorders>
            <w:noWrap/>
            <w:vAlign w:val="center"/>
            <w:hideMark/>
          </w:tcPr>
          <w:p w14:paraId="4DD8E4A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61</w:t>
            </w:r>
          </w:p>
        </w:tc>
        <w:tc>
          <w:tcPr>
            <w:tcW w:w="723" w:type="dxa"/>
            <w:gridSpan w:val="2"/>
            <w:tcBorders>
              <w:top w:val="nil"/>
              <w:left w:val="nil"/>
              <w:bottom w:val="nil"/>
              <w:right w:val="nil"/>
            </w:tcBorders>
            <w:noWrap/>
            <w:vAlign w:val="center"/>
            <w:hideMark/>
          </w:tcPr>
          <w:p w14:paraId="14C92E6B"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91</w:t>
            </w:r>
          </w:p>
        </w:tc>
        <w:tc>
          <w:tcPr>
            <w:tcW w:w="723" w:type="dxa"/>
            <w:tcBorders>
              <w:top w:val="nil"/>
              <w:left w:val="nil"/>
              <w:bottom w:val="nil"/>
              <w:right w:val="nil"/>
            </w:tcBorders>
            <w:noWrap/>
            <w:vAlign w:val="center"/>
            <w:hideMark/>
          </w:tcPr>
          <w:p w14:paraId="05067E7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652F3D0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49D574FC" w14:textId="77777777" w:rsidTr="009910B9">
        <w:trPr>
          <w:trHeight w:val="320"/>
        </w:trPr>
        <w:tc>
          <w:tcPr>
            <w:tcW w:w="3878" w:type="dxa"/>
            <w:vMerge/>
            <w:tcBorders>
              <w:left w:val="nil"/>
              <w:bottom w:val="nil"/>
              <w:right w:val="nil"/>
            </w:tcBorders>
            <w:noWrap/>
            <w:vAlign w:val="center"/>
            <w:hideMark/>
          </w:tcPr>
          <w:p w14:paraId="7A48C02F" w14:textId="77777777" w:rsidR="00C31D7C" w:rsidRPr="00E21DDA" w:rsidRDefault="00C31D7C" w:rsidP="00C31D7C">
            <w:pPr>
              <w:spacing w:after="0" w:line="240" w:lineRule="auto"/>
              <w:rPr>
                <w:rFonts w:ascii="Calibri" w:eastAsia="Times New Roman" w:hAnsi="Calibri" w:cs="Calibri"/>
                <w:sz w:val="21"/>
                <w:szCs w:val="21"/>
                <w:lang w:val="es-ES" w:eastAsia="es-MX"/>
              </w:rPr>
            </w:pPr>
          </w:p>
        </w:tc>
        <w:tc>
          <w:tcPr>
            <w:tcW w:w="660" w:type="dxa"/>
            <w:tcBorders>
              <w:top w:val="nil"/>
              <w:left w:val="nil"/>
              <w:bottom w:val="nil"/>
              <w:right w:val="nil"/>
            </w:tcBorders>
            <w:noWrap/>
            <w:vAlign w:val="center"/>
            <w:hideMark/>
          </w:tcPr>
          <w:p w14:paraId="5401C22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nil"/>
              <w:right w:val="nil"/>
            </w:tcBorders>
            <w:noWrap/>
            <w:vAlign w:val="center"/>
            <w:hideMark/>
          </w:tcPr>
          <w:p w14:paraId="6281845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nil"/>
              <w:right w:val="nil"/>
            </w:tcBorders>
            <w:noWrap/>
            <w:vAlign w:val="center"/>
            <w:hideMark/>
          </w:tcPr>
          <w:p w14:paraId="1DBDFBD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nil"/>
              <w:right w:val="nil"/>
            </w:tcBorders>
            <w:noWrap/>
            <w:vAlign w:val="center"/>
            <w:hideMark/>
          </w:tcPr>
          <w:p w14:paraId="1C72DD2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nil"/>
              <w:right w:val="nil"/>
            </w:tcBorders>
            <w:noWrap/>
            <w:vAlign w:val="center"/>
            <w:hideMark/>
          </w:tcPr>
          <w:p w14:paraId="7D9A81D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nil"/>
              <w:right w:val="nil"/>
            </w:tcBorders>
            <w:noWrap/>
            <w:vAlign w:val="center"/>
            <w:hideMark/>
          </w:tcPr>
          <w:p w14:paraId="2B743E85"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nil"/>
              <w:right w:val="nil"/>
            </w:tcBorders>
            <w:noWrap/>
            <w:vAlign w:val="center"/>
            <w:hideMark/>
          </w:tcPr>
          <w:p w14:paraId="258F425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nil"/>
              <w:right w:val="nil"/>
            </w:tcBorders>
            <w:noWrap/>
            <w:vAlign w:val="center"/>
            <w:hideMark/>
          </w:tcPr>
          <w:p w14:paraId="03EFFAA4"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8</w:t>
            </w:r>
          </w:p>
        </w:tc>
        <w:tc>
          <w:tcPr>
            <w:tcW w:w="919" w:type="dxa"/>
            <w:gridSpan w:val="2"/>
            <w:tcBorders>
              <w:top w:val="nil"/>
              <w:left w:val="nil"/>
              <w:bottom w:val="nil"/>
              <w:right w:val="nil"/>
            </w:tcBorders>
            <w:noWrap/>
            <w:vAlign w:val="center"/>
            <w:hideMark/>
          </w:tcPr>
          <w:p w14:paraId="286F178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2</w:t>
            </w:r>
          </w:p>
        </w:tc>
        <w:tc>
          <w:tcPr>
            <w:tcW w:w="830" w:type="dxa"/>
            <w:tcBorders>
              <w:top w:val="nil"/>
              <w:left w:val="nil"/>
              <w:bottom w:val="nil"/>
              <w:right w:val="nil"/>
            </w:tcBorders>
            <w:noWrap/>
            <w:vAlign w:val="center"/>
            <w:hideMark/>
          </w:tcPr>
          <w:p w14:paraId="48E78258"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w:t>
            </w:r>
          </w:p>
        </w:tc>
        <w:tc>
          <w:tcPr>
            <w:tcW w:w="777" w:type="dxa"/>
            <w:gridSpan w:val="2"/>
            <w:tcBorders>
              <w:top w:val="nil"/>
              <w:left w:val="nil"/>
              <w:bottom w:val="nil"/>
              <w:right w:val="nil"/>
            </w:tcBorders>
            <w:noWrap/>
            <w:vAlign w:val="center"/>
            <w:hideMark/>
          </w:tcPr>
          <w:p w14:paraId="7480490D"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830" w:type="dxa"/>
            <w:tcBorders>
              <w:top w:val="nil"/>
              <w:left w:val="nil"/>
              <w:bottom w:val="nil"/>
              <w:right w:val="nil"/>
            </w:tcBorders>
            <w:noWrap/>
            <w:vAlign w:val="center"/>
            <w:hideMark/>
          </w:tcPr>
          <w:p w14:paraId="787F64D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6</w:t>
            </w:r>
          </w:p>
        </w:tc>
        <w:tc>
          <w:tcPr>
            <w:tcW w:w="723" w:type="dxa"/>
            <w:gridSpan w:val="2"/>
            <w:tcBorders>
              <w:top w:val="nil"/>
              <w:left w:val="nil"/>
              <w:bottom w:val="nil"/>
              <w:right w:val="nil"/>
            </w:tcBorders>
            <w:noWrap/>
            <w:vAlign w:val="center"/>
            <w:hideMark/>
          </w:tcPr>
          <w:p w14:paraId="4A4B91B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723" w:type="dxa"/>
            <w:tcBorders>
              <w:top w:val="nil"/>
              <w:left w:val="nil"/>
              <w:bottom w:val="nil"/>
              <w:right w:val="nil"/>
            </w:tcBorders>
            <w:noWrap/>
            <w:vAlign w:val="center"/>
            <w:hideMark/>
          </w:tcPr>
          <w:p w14:paraId="502334E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564" w:type="dxa"/>
            <w:tcBorders>
              <w:top w:val="nil"/>
              <w:left w:val="nil"/>
              <w:bottom w:val="nil"/>
              <w:right w:val="nil"/>
            </w:tcBorders>
            <w:noWrap/>
            <w:vAlign w:val="center"/>
            <w:hideMark/>
          </w:tcPr>
          <w:p w14:paraId="71B1B76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r>
      <w:tr w:rsidR="00C31D7C" w:rsidRPr="00E21DDA" w14:paraId="481E824A" w14:textId="77777777" w:rsidTr="00C31D7C">
        <w:trPr>
          <w:trHeight w:val="320"/>
        </w:trPr>
        <w:tc>
          <w:tcPr>
            <w:tcW w:w="3878" w:type="dxa"/>
            <w:vMerge w:val="restart"/>
            <w:tcBorders>
              <w:top w:val="nil"/>
              <w:left w:val="nil"/>
              <w:right w:val="nil"/>
            </w:tcBorders>
            <w:noWrap/>
            <w:vAlign w:val="center"/>
            <w:hideMark/>
          </w:tcPr>
          <w:p w14:paraId="1CF5B28D" w14:textId="347424CF" w:rsidR="00C31D7C" w:rsidRPr="00E21DDA" w:rsidRDefault="00C31D7C" w:rsidP="00C31D7C">
            <w:pPr>
              <w:spacing w:after="0" w:line="240" w:lineRule="auto"/>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Anchoveta Centro Sur (V - X Región)</w:t>
            </w:r>
          </w:p>
        </w:tc>
        <w:tc>
          <w:tcPr>
            <w:tcW w:w="660" w:type="dxa"/>
            <w:tcBorders>
              <w:top w:val="nil"/>
              <w:left w:val="nil"/>
              <w:right w:val="nil"/>
            </w:tcBorders>
            <w:noWrap/>
            <w:vAlign w:val="center"/>
            <w:hideMark/>
          </w:tcPr>
          <w:p w14:paraId="18CF9E3F"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Tons</w:t>
            </w:r>
          </w:p>
        </w:tc>
        <w:tc>
          <w:tcPr>
            <w:tcW w:w="723" w:type="dxa"/>
            <w:tcBorders>
              <w:top w:val="nil"/>
              <w:left w:val="nil"/>
              <w:right w:val="nil"/>
            </w:tcBorders>
            <w:noWrap/>
            <w:vAlign w:val="center"/>
            <w:hideMark/>
          </w:tcPr>
          <w:p w14:paraId="6FF69440"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right w:val="nil"/>
            </w:tcBorders>
            <w:noWrap/>
            <w:vAlign w:val="center"/>
            <w:hideMark/>
          </w:tcPr>
          <w:p w14:paraId="61A2526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right w:val="nil"/>
            </w:tcBorders>
            <w:noWrap/>
            <w:vAlign w:val="center"/>
            <w:hideMark/>
          </w:tcPr>
          <w:p w14:paraId="2B3F729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right w:val="nil"/>
            </w:tcBorders>
            <w:noWrap/>
            <w:vAlign w:val="center"/>
            <w:hideMark/>
          </w:tcPr>
          <w:p w14:paraId="3C1CB1EC"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right w:val="nil"/>
            </w:tcBorders>
            <w:noWrap/>
            <w:vAlign w:val="center"/>
            <w:hideMark/>
          </w:tcPr>
          <w:p w14:paraId="33E2901D"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right w:val="nil"/>
            </w:tcBorders>
            <w:noWrap/>
            <w:vAlign w:val="center"/>
            <w:hideMark/>
          </w:tcPr>
          <w:p w14:paraId="15BF792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right w:val="nil"/>
            </w:tcBorders>
            <w:noWrap/>
            <w:vAlign w:val="center"/>
            <w:hideMark/>
          </w:tcPr>
          <w:p w14:paraId="6D97DE74"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right w:val="nil"/>
            </w:tcBorders>
            <w:noWrap/>
            <w:vAlign w:val="center"/>
            <w:hideMark/>
          </w:tcPr>
          <w:p w14:paraId="763DE9B2"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right w:val="nil"/>
            </w:tcBorders>
            <w:noWrap/>
            <w:vAlign w:val="center"/>
            <w:hideMark/>
          </w:tcPr>
          <w:p w14:paraId="403B3EAF" w14:textId="28EF8B2E"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053</w:t>
            </w:r>
          </w:p>
        </w:tc>
        <w:tc>
          <w:tcPr>
            <w:tcW w:w="777" w:type="dxa"/>
            <w:gridSpan w:val="2"/>
            <w:tcBorders>
              <w:top w:val="nil"/>
              <w:left w:val="nil"/>
              <w:right w:val="nil"/>
            </w:tcBorders>
            <w:noWrap/>
            <w:vAlign w:val="center"/>
            <w:hideMark/>
          </w:tcPr>
          <w:p w14:paraId="3BE0A48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702</w:t>
            </w:r>
          </w:p>
        </w:tc>
        <w:tc>
          <w:tcPr>
            <w:tcW w:w="830" w:type="dxa"/>
            <w:tcBorders>
              <w:top w:val="nil"/>
              <w:left w:val="nil"/>
              <w:right w:val="nil"/>
            </w:tcBorders>
            <w:noWrap/>
            <w:vAlign w:val="center"/>
            <w:hideMark/>
          </w:tcPr>
          <w:p w14:paraId="3413B60A" w14:textId="0D8C3191"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358</w:t>
            </w:r>
          </w:p>
        </w:tc>
        <w:tc>
          <w:tcPr>
            <w:tcW w:w="723" w:type="dxa"/>
            <w:gridSpan w:val="2"/>
            <w:tcBorders>
              <w:top w:val="nil"/>
              <w:left w:val="nil"/>
              <w:right w:val="nil"/>
            </w:tcBorders>
            <w:noWrap/>
            <w:vAlign w:val="center"/>
            <w:hideMark/>
          </w:tcPr>
          <w:p w14:paraId="733B7AE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906</w:t>
            </w:r>
          </w:p>
        </w:tc>
        <w:tc>
          <w:tcPr>
            <w:tcW w:w="723" w:type="dxa"/>
            <w:tcBorders>
              <w:top w:val="nil"/>
              <w:left w:val="nil"/>
              <w:right w:val="nil"/>
            </w:tcBorders>
            <w:vAlign w:val="center"/>
            <w:hideMark/>
          </w:tcPr>
          <w:p w14:paraId="4BE768AE" w14:textId="486C9335"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w:t>
            </w:r>
            <w:r w:rsidR="00C51E4C" w:rsidRPr="00E21DDA">
              <w:rPr>
                <w:rFonts w:ascii="Calibri" w:eastAsia="Times New Roman" w:hAnsi="Calibri" w:cs="Calibri"/>
                <w:color w:val="000000"/>
                <w:sz w:val="21"/>
                <w:szCs w:val="21"/>
                <w:lang w:val="es-ES" w:eastAsia="es-MX"/>
              </w:rPr>
              <w:t>.</w:t>
            </w:r>
            <w:r w:rsidRPr="00E21DDA">
              <w:rPr>
                <w:rFonts w:ascii="Calibri" w:eastAsia="Times New Roman" w:hAnsi="Calibri" w:cs="Calibri"/>
                <w:color w:val="000000"/>
                <w:sz w:val="21"/>
                <w:szCs w:val="21"/>
                <w:lang w:val="es-ES" w:eastAsia="es-MX"/>
              </w:rPr>
              <w:t>120</w:t>
            </w:r>
          </w:p>
        </w:tc>
        <w:tc>
          <w:tcPr>
            <w:tcW w:w="564" w:type="dxa"/>
            <w:tcBorders>
              <w:top w:val="nil"/>
              <w:left w:val="nil"/>
              <w:right w:val="nil"/>
            </w:tcBorders>
            <w:noWrap/>
            <w:vAlign w:val="center"/>
            <w:hideMark/>
          </w:tcPr>
          <w:p w14:paraId="07A7B6D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747</w:t>
            </w:r>
          </w:p>
        </w:tc>
      </w:tr>
      <w:tr w:rsidR="00C31D7C" w:rsidRPr="00E21DDA" w14:paraId="3C20B164" w14:textId="77777777" w:rsidTr="009910B9">
        <w:trPr>
          <w:trHeight w:val="320"/>
        </w:trPr>
        <w:tc>
          <w:tcPr>
            <w:tcW w:w="3878" w:type="dxa"/>
            <w:vMerge/>
            <w:tcBorders>
              <w:left w:val="nil"/>
              <w:bottom w:val="single" w:sz="4" w:space="0" w:color="auto"/>
              <w:right w:val="nil"/>
            </w:tcBorders>
            <w:noWrap/>
            <w:vAlign w:val="center"/>
            <w:hideMark/>
          </w:tcPr>
          <w:p w14:paraId="55793A75" w14:textId="77777777" w:rsidR="00C31D7C" w:rsidRPr="00E21DDA" w:rsidRDefault="00C31D7C" w:rsidP="00C31D7C">
            <w:pPr>
              <w:spacing w:after="0" w:line="240" w:lineRule="auto"/>
              <w:rPr>
                <w:rFonts w:ascii="Calibri" w:eastAsia="Times New Roman" w:hAnsi="Calibri" w:cs="Calibri"/>
                <w:color w:val="000000"/>
                <w:sz w:val="21"/>
                <w:szCs w:val="21"/>
                <w:lang w:val="es-ES" w:eastAsia="es-MX"/>
              </w:rPr>
            </w:pPr>
          </w:p>
        </w:tc>
        <w:tc>
          <w:tcPr>
            <w:tcW w:w="660" w:type="dxa"/>
            <w:tcBorders>
              <w:top w:val="nil"/>
              <w:left w:val="nil"/>
              <w:bottom w:val="single" w:sz="4" w:space="0" w:color="auto"/>
              <w:right w:val="nil"/>
            </w:tcBorders>
            <w:noWrap/>
            <w:vAlign w:val="center"/>
            <w:hideMark/>
          </w:tcPr>
          <w:p w14:paraId="26C471B9"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Lotes</w:t>
            </w:r>
          </w:p>
        </w:tc>
        <w:tc>
          <w:tcPr>
            <w:tcW w:w="723" w:type="dxa"/>
            <w:tcBorders>
              <w:top w:val="nil"/>
              <w:left w:val="nil"/>
              <w:bottom w:val="single" w:sz="4" w:space="0" w:color="auto"/>
              <w:right w:val="nil"/>
            </w:tcBorders>
            <w:noWrap/>
            <w:vAlign w:val="center"/>
            <w:hideMark/>
          </w:tcPr>
          <w:p w14:paraId="594B8A2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p>
        </w:tc>
        <w:tc>
          <w:tcPr>
            <w:tcW w:w="671" w:type="dxa"/>
            <w:tcBorders>
              <w:top w:val="nil"/>
              <w:left w:val="nil"/>
              <w:bottom w:val="single" w:sz="4" w:space="0" w:color="auto"/>
              <w:right w:val="nil"/>
            </w:tcBorders>
            <w:noWrap/>
            <w:vAlign w:val="center"/>
            <w:hideMark/>
          </w:tcPr>
          <w:p w14:paraId="420063CB"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630" w:type="dxa"/>
            <w:tcBorders>
              <w:top w:val="nil"/>
              <w:left w:val="nil"/>
              <w:bottom w:val="single" w:sz="4" w:space="0" w:color="auto"/>
              <w:right w:val="nil"/>
            </w:tcBorders>
            <w:noWrap/>
            <w:vAlign w:val="center"/>
            <w:hideMark/>
          </w:tcPr>
          <w:p w14:paraId="24014A39"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564" w:type="dxa"/>
            <w:gridSpan w:val="2"/>
            <w:tcBorders>
              <w:top w:val="nil"/>
              <w:left w:val="nil"/>
              <w:bottom w:val="single" w:sz="4" w:space="0" w:color="auto"/>
              <w:right w:val="nil"/>
            </w:tcBorders>
            <w:noWrap/>
            <w:vAlign w:val="center"/>
            <w:hideMark/>
          </w:tcPr>
          <w:p w14:paraId="608940A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single" w:sz="4" w:space="0" w:color="auto"/>
              <w:right w:val="nil"/>
            </w:tcBorders>
            <w:noWrap/>
            <w:vAlign w:val="center"/>
            <w:hideMark/>
          </w:tcPr>
          <w:p w14:paraId="0C8124C0"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778" w:type="dxa"/>
            <w:gridSpan w:val="2"/>
            <w:tcBorders>
              <w:top w:val="nil"/>
              <w:left w:val="nil"/>
              <w:bottom w:val="single" w:sz="4" w:space="0" w:color="auto"/>
              <w:right w:val="nil"/>
            </w:tcBorders>
            <w:noWrap/>
            <w:vAlign w:val="center"/>
            <w:hideMark/>
          </w:tcPr>
          <w:p w14:paraId="516B9F6F"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36" w:type="dxa"/>
            <w:tcBorders>
              <w:top w:val="nil"/>
              <w:left w:val="nil"/>
              <w:bottom w:val="single" w:sz="4" w:space="0" w:color="auto"/>
              <w:right w:val="nil"/>
            </w:tcBorders>
            <w:noWrap/>
            <w:vAlign w:val="center"/>
            <w:hideMark/>
          </w:tcPr>
          <w:p w14:paraId="28D03C51"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919" w:type="dxa"/>
            <w:gridSpan w:val="2"/>
            <w:tcBorders>
              <w:top w:val="nil"/>
              <w:left w:val="nil"/>
              <w:bottom w:val="single" w:sz="4" w:space="0" w:color="auto"/>
              <w:right w:val="nil"/>
            </w:tcBorders>
            <w:noWrap/>
            <w:vAlign w:val="center"/>
            <w:hideMark/>
          </w:tcPr>
          <w:p w14:paraId="57A6C4D8" w14:textId="77777777" w:rsidR="00C31D7C" w:rsidRPr="00E21DDA" w:rsidRDefault="00C31D7C" w:rsidP="00C31D7C">
            <w:pPr>
              <w:spacing w:after="0" w:line="240" w:lineRule="auto"/>
              <w:jc w:val="center"/>
              <w:rPr>
                <w:rFonts w:ascii="Calibri" w:eastAsia="Times New Roman" w:hAnsi="Calibri" w:cs="Calibri"/>
                <w:sz w:val="21"/>
                <w:szCs w:val="21"/>
                <w:lang w:val="es-ES" w:eastAsia="es-MX"/>
              </w:rPr>
            </w:pPr>
          </w:p>
        </w:tc>
        <w:tc>
          <w:tcPr>
            <w:tcW w:w="830" w:type="dxa"/>
            <w:tcBorders>
              <w:top w:val="nil"/>
              <w:left w:val="nil"/>
              <w:bottom w:val="single" w:sz="4" w:space="0" w:color="auto"/>
              <w:right w:val="nil"/>
            </w:tcBorders>
            <w:noWrap/>
            <w:vAlign w:val="center"/>
            <w:hideMark/>
          </w:tcPr>
          <w:p w14:paraId="33DA6F02"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11</w:t>
            </w:r>
          </w:p>
        </w:tc>
        <w:tc>
          <w:tcPr>
            <w:tcW w:w="777" w:type="dxa"/>
            <w:gridSpan w:val="2"/>
            <w:tcBorders>
              <w:top w:val="nil"/>
              <w:left w:val="nil"/>
              <w:bottom w:val="single" w:sz="4" w:space="0" w:color="auto"/>
              <w:right w:val="nil"/>
            </w:tcBorders>
            <w:noWrap/>
            <w:vAlign w:val="center"/>
            <w:hideMark/>
          </w:tcPr>
          <w:p w14:paraId="5DE15FB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830" w:type="dxa"/>
            <w:tcBorders>
              <w:top w:val="nil"/>
              <w:left w:val="nil"/>
              <w:bottom w:val="single" w:sz="4" w:space="0" w:color="auto"/>
              <w:right w:val="nil"/>
            </w:tcBorders>
            <w:noWrap/>
            <w:vAlign w:val="center"/>
            <w:hideMark/>
          </w:tcPr>
          <w:p w14:paraId="2A21CDF7"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11</w:t>
            </w:r>
          </w:p>
        </w:tc>
        <w:tc>
          <w:tcPr>
            <w:tcW w:w="723" w:type="dxa"/>
            <w:gridSpan w:val="2"/>
            <w:tcBorders>
              <w:top w:val="nil"/>
              <w:left w:val="nil"/>
              <w:bottom w:val="single" w:sz="4" w:space="0" w:color="auto"/>
              <w:right w:val="nil"/>
            </w:tcBorders>
            <w:noWrap/>
            <w:vAlign w:val="center"/>
            <w:hideMark/>
          </w:tcPr>
          <w:p w14:paraId="6DE75871"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c>
          <w:tcPr>
            <w:tcW w:w="723" w:type="dxa"/>
            <w:tcBorders>
              <w:top w:val="nil"/>
              <w:left w:val="nil"/>
              <w:bottom w:val="single" w:sz="4" w:space="0" w:color="auto"/>
              <w:right w:val="nil"/>
            </w:tcBorders>
            <w:noWrap/>
            <w:vAlign w:val="center"/>
            <w:hideMark/>
          </w:tcPr>
          <w:p w14:paraId="5F38CD7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11</w:t>
            </w:r>
          </w:p>
        </w:tc>
        <w:tc>
          <w:tcPr>
            <w:tcW w:w="564" w:type="dxa"/>
            <w:tcBorders>
              <w:top w:val="nil"/>
              <w:left w:val="nil"/>
              <w:bottom w:val="single" w:sz="4" w:space="0" w:color="auto"/>
              <w:right w:val="nil"/>
            </w:tcBorders>
            <w:noWrap/>
            <w:vAlign w:val="center"/>
            <w:hideMark/>
          </w:tcPr>
          <w:p w14:paraId="212FA6DA" w14:textId="77777777" w:rsidR="00C31D7C" w:rsidRPr="00E21DDA" w:rsidRDefault="00C31D7C" w:rsidP="00C31D7C">
            <w:pPr>
              <w:spacing w:after="0" w:line="240" w:lineRule="auto"/>
              <w:jc w:val="center"/>
              <w:rPr>
                <w:rFonts w:ascii="Calibri" w:eastAsia="Times New Roman" w:hAnsi="Calibri" w:cs="Calibri"/>
                <w:color w:val="000000"/>
                <w:sz w:val="21"/>
                <w:szCs w:val="21"/>
                <w:lang w:val="es-ES" w:eastAsia="es-MX"/>
              </w:rPr>
            </w:pPr>
            <w:r w:rsidRPr="00E21DDA">
              <w:rPr>
                <w:rFonts w:ascii="Calibri" w:eastAsia="Times New Roman" w:hAnsi="Calibri" w:cs="Calibri"/>
                <w:color w:val="000000"/>
                <w:sz w:val="21"/>
                <w:szCs w:val="21"/>
                <w:lang w:val="es-ES" w:eastAsia="es-MX"/>
              </w:rPr>
              <w:t>4</w:t>
            </w:r>
          </w:p>
        </w:tc>
      </w:tr>
    </w:tbl>
    <w:p w14:paraId="4A7A8521" w14:textId="6243BBDD" w:rsidR="00032DCB" w:rsidRPr="00E21DDA" w:rsidRDefault="00411840" w:rsidP="00082CBD">
      <w:pPr>
        <w:spacing w:line="276" w:lineRule="auto"/>
        <w:jc w:val="both"/>
        <w:rPr>
          <w:sz w:val="18"/>
          <w:szCs w:val="18"/>
          <w:lang w:val="es-ES"/>
        </w:rPr>
      </w:pPr>
      <w:r w:rsidRPr="00E21DDA">
        <w:rPr>
          <w:sz w:val="18"/>
          <w:szCs w:val="18"/>
          <w:lang w:val="es-ES"/>
        </w:rPr>
        <w:t xml:space="preserve">Fuente: Elaboración propia </w:t>
      </w:r>
      <w:r w:rsidR="00F36026" w:rsidRPr="00E21DDA">
        <w:rPr>
          <w:sz w:val="18"/>
          <w:szCs w:val="18"/>
          <w:lang w:val="es-ES"/>
        </w:rPr>
        <w:t>a partir de</w:t>
      </w:r>
      <w:r w:rsidRPr="00E21DDA">
        <w:rPr>
          <w:sz w:val="18"/>
          <w:szCs w:val="18"/>
          <w:lang w:val="es-ES"/>
        </w:rPr>
        <w:t xml:space="preserve"> información oficial de SUBPESCA.</w:t>
      </w:r>
    </w:p>
    <w:p w14:paraId="5B8AF0F0" w14:textId="4A4E4AAF" w:rsidR="00BF3039" w:rsidRPr="00E21DDA" w:rsidRDefault="00BF3039" w:rsidP="00082CBD">
      <w:pPr>
        <w:spacing w:line="276" w:lineRule="auto"/>
        <w:jc w:val="both"/>
        <w:rPr>
          <w:sz w:val="18"/>
          <w:szCs w:val="18"/>
          <w:lang w:val="es-ES"/>
        </w:rPr>
      </w:pPr>
    </w:p>
    <w:p w14:paraId="389405E6" w14:textId="47CEBC39" w:rsidR="00BF3039" w:rsidRPr="00CF2385" w:rsidRDefault="00BF3039" w:rsidP="00082CBD">
      <w:pPr>
        <w:spacing w:line="276" w:lineRule="auto"/>
        <w:jc w:val="both"/>
        <w:rPr>
          <w:lang w:val="es-ES"/>
        </w:rPr>
      </w:pPr>
      <w:r w:rsidRPr="00E21DDA">
        <w:rPr>
          <w:lang w:val="es-ES"/>
        </w:rPr>
        <w:t>Con respecto a las subastas, se tienen las siguientes observaciones:</w:t>
      </w:r>
    </w:p>
    <w:p w14:paraId="5E6A506C" w14:textId="08E1F1C4" w:rsidR="002F0310" w:rsidRPr="00E21DDA" w:rsidRDefault="002F0310" w:rsidP="00D53F24">
      <w:pPr>
        <w:rPr>
          <w:lang w:val="es-ES"/>
        </w:rPr>
      </w:pPr>
      <w:r w:rsidRPr="00E21DDA">
        <w:rPr>
          <w:lang w:val="es-ES"/>
        </w:rPr>
        <w:t>* El año 2016 se registra una subasta por un lote (138 tons) de sardina Común (Centro-Sur) en EMT, debido a que en la subasta anterior (2015) una empresa ofertó por un valor considerablemente alto, por lo que renunció a la cuota, volviéndose a subastar el 2016.</w:t>
      </w:r>
    </w:p>
    <w:p w14:paraId="1BA02593" w14:textId="0339650D" w:rsidR="00032DCB" w:rsidRPr="00E21DDA" w:rsidRDefault="002F0310" w:rsidP="00D53F24">
      <w:pPr>
        <w:rPr>
          <w:lang w:val="es-ES"/>
        </w:rPr>
      </w:pPr>
      <w:r w:rsidRPr="00E21DDA">
        <w:rPr>
          <w:lang w:val="es-ES"/>
        </w:rPr>
        <w:t>** Para el año 2017 (anchoveta III – IV Región), dos lotes TO no fueron ofertados</w:t>
      </w:r>
      <w:r w:rsidR="00BF3039" w:rsidRPr="00E21DDA">
        <w:rPr>
          <w:lang w:val="es-ES"/>
        </w:rPr>
        <w:t xml:space="preserve"> por ninguna empresa</w:t>
      </w:r>
      <w:r w:rsidRPr="00E21DDA">
        <w:rPr>
          <w:lang w:val="es-ES"/>
        </w:rPr>
        <w:t xml:space="preserve"> (159,6 tons c/u). El año 2018 se realiza una subasta por un lote (228 tons) que corresponde a una adjudicación renunciada por una empresa en la licitación anterior, por lo que se vuelve a subastar la cuota.</w:t>
      </w:r>
    </w:p>
    <w:p w14:paraId="601C1682" w14:textId="61FB2693" w:rsidR="002F0310" w:rsidRPr="00E21DDA" w:rsidRDefault="002F0310" w:rsidP="00D53F24">
      <w:pPr>
        <w:rPr>
          <w:lang w:val="es-ES"/>
        </w:rPr>
      </w:pPr>
      <w:r w:rsidRPr="00E21DDA">
        <w:rPr>
          <w:lang w:val="es-ES"/>
        </w:rPr>
        <w:t>*** El año 2019, cinco lotes EMT en Anchoveta (XV – II Región) sin oferentes (3.915,1 tons).</w:t>
      </w:r>
    </w:p>
    <w:p w14:paraId="7B03C5F1" w14:textId="7C30EB1C" w:rsidR="002F0310" w:rsidRPr="00E21DDA" w:rsidRDefault="002F0310" w:rsidP="00D53F24">
      <w:pPr>
        <w:rPr>
          <w:lang w:val="es-ES"/>
        </w:rPr>
      </w:pPr>
      <w:r w:rsidRPr="00E21DDA">
        <w:rPr>
          <w:lang w:val="es-ES"/>
        </w:rPr>
        <w:t>****</w:t>
      </w:r>
      <w:r w:rsidR="009D73FD" w:rsidRPr="00E21DDA">
        <w:rPr>
          <w:lang w:val="es-ES"/>
        </w:rPr>
        <w:t xml:space="preserve"> </w:t>
      </w:r>
      <w:r w:rsidR="00BF3039" w:rsidRPr="00E21DDA">
        <w:rPr>
          <w:lang w:val="es-ES"/>
        </w:rPr>
        <w:t xml:space="preserve">Con respecto a la </w:t>
      </w:r>
      <w:r w:rsidR="009D73FD" w:rsidRPr="00E21DDA">
        <w:rPr>
          <w:lang w:val="es-ES"/>
        </w:rPr>
        <w:t>Merluza de tres aletas</w:t>
      </w:r>
      <w:r w:rsidR="00BF3039" w:rsidRPr="00E21DDA">
        <w:rPr>
          <w:lang w:val="es-ES"/>
        </w:rPr>
        <w:t>, para el año 2018 un lote TO sin oferentes (148,5 tons). Mientras que el año 2019, un lote TO y un lote EMT (70,5 tons) resultó sin oferentes.</w:t>
      </w:r>
    </w:p>
    <w:p w14:paraId="2BA0D27B" w14:textId="6BE2F8BD" w:rsidR="009D73FD" w:rsidRPr="00E21DDA" w:rsidRDefault="009D73FD" w:rsidP="00D53F24">
      <w:pPr>
        <w:rPr>
          <w:lang w:val="es-ES"/>
        </w:rPr>
      </w:pPr>
      <w:r w:rsidRPr="00E21DDA">
        <w:rPr>
          <w:lang w:val="es-ES"/>
        </w:rPr>
        <w:t xml:space="preserve">***** </w:t>
      </w:r>
      <w:r w:rsidR="00BF3039" w:rsidRPr="00E21DDA">
        <w:rPr>
          <w:lang w:val="es-ES"/>
        </w:rPr>
        <w:t xml:space="preserve">En el año 2018, para la </w:t>
      </w:r>
      <w:r w:rsidRPr="00E21DDA">
        <w:rPr>
          <w:lang w:val="es-ES"/>
        </w:rPr>
        <w:t>Merluza del Sur (UPN)</w:t>
      </w:r>
      <w:r w:rsidR="00BF3039" w:rsidRPr="00E21DDA">
        <w:rPr>
          <w:lang w:val="es-ES"/>
        </w:rPr>
        <w:t>, dos lotes EMT sin oferentes (27 tons c/u).</w:t>
      </w:r>
    </w:p>
    <w:p w14:paraId="30A2E653" w14:textId="77777777" w:rsidR="00BB3E07" w:rsidRPr="00E21DDA" w:rsidRDefault="00BB3E07" w:rsidP="00D53F24">
      <w:pPr>
        <w:rPr>
          <w:lang w:val="es-ES"/>
        </w:rPr>
      </w:pPr>
    </w:p>
    <w:p w14:paraId="3C7810FC" w14:textId="6C771D10" w:rsidR="00BB3E07" w:rsidRPr="00E21DDA" w:rsidRDefault="00BB3E07" w:rsidP="00FD7880">
      <w:pPr>
        <w:rPr>
          <w:lang w:val="es-ES"/>
        </w:rPr>
        <w:sectPr w:rsidR="00BB3E07" w:rsidRPr="00E21DDA" w:rsidSect="00032DCB">
          <w:headerReference w:type="default" r:id="rId17"/>
          <w:pgSz w:w="15840" w:h="12240" w:orient="landscape"/>
          <w:pgMar w:top="1077" w:right="1440" w:bottom="1077" w:left="1440" w:header="709" w:footer="709" w:gutter="0"/>
          <w:cols w:space="708"/>
          <w:docGrid w:linePitch="360"/>
        </w:sectPr>
      </w:pPr>
    </w:p>
    <w:p w14:paraId="540809F8" w14:textId="4F84533C" w:rsidR="00BB3E07" w:rsidRPr="00E21DDA" w:rsidRDefault="00BB3E07" w:rsidP="00BB3E07">
      <w:pPr>
        <w:spacing w:line="276" w:lineRule="auto"/>
        <w:jc w:val="both"/>
        <w:rPr>
          <w:lang w:val="es-ES"/>
        </w:rPr>
      </w:pPr>
      <w:r w:rsidRPr="00E21DDA">
        <w:rPr>
          <w:lang w:val="es-ES"/>
        </w:rPr>
        <w:lastRenderedPageBreak/>
        <w:t>Antes de analizar las subastas, es importante contextualizar las unidades de pesquerías en las cuales se realizaron las subastas. Para esto, la Tabla 9 y 10 entrega una breve caracterización</w:t>
      </w:r>
      <w:r w:rsidR="009D101E" w:rsidRPr="00E21DDA">
        <w:rPr>
          <w:rStyle w:val="FootnoteReference"/>
          <w:lang w:val="es-ES"/>
        </w:rPr>
        <w:footnoteReference w:id="15"/>
      </w:r>
      <w:r w:rsidRPr="00E21DDA">
        <w:rPr>
          <w:lang w:val="es-ES"/>
        </w:rPr>
        <w:t>, en términos de los desembarques, el porcentaje de desembarques por tipo de flota (industriales y artesanales), el número de embarcaciones (naves) y el número de armadores activos. Se entiende por embarcaciones y armadores activos a aquellos que realizaron a lo menos un viaje de pesca en la UP del año correspondiente.</w:t>
      </w:r>
    </w:p>
    <w:p w14:paraId="163B14EA" w14:textId="25D58D60" w:rsidR="009D101E" w:rsidRPr="00E21DDA" w:rsidRDefault="009D101E" w:rsidP="00BB3E07">
      <w:pPr>
        <w:spacing w:line="276" w:lineRule="auto"/>
        <w:jc w:val="both"/>
        <w:rPr>
          <w:rFonts w:eastAsiaTheme="minorEastAsia"/>
          <w:lang w:val="es-ES"/>
        </w:rPr>
      </w:pPr>
      <w:r w:rsidRPr="00E21DDA">
        <w:rPr>
          <w:rFonts w:eastAsiaTheme="minorEastAsia"/>
          <w:lang w:val="es-ES"/>
        </w:rPr>
        <w:t xml:space="preserve">Con respecto a los desembarques, en el sector industrial destaca la Anchoveta (XV – II Región), el Jurel y la Sardina Común (V – X Región). </w:t>
      </w:r>
      <w:r w:rsidRPr="002B45ED">
        <w:rPr>
          <w:rFonts w:eastAsiaTheme="minorEastAsia"/>
          <w:highlight w:val="yellow"/>
          <w:lang w:val="es-ES"/>
        </w:rPr>
        <w:t xml:space="preserve">No </w:t>
      </w:r>
      <w:r w:rsidR="00CF2385" w:rsidRPr="002B45ED">
        <w:rPr>
          <w:rFonts w:eastAsiaTheme="minorEastAsia"/>
          <w:highlight w:val="yellow"/>
          <w:lang w:val="es-ES"/>
        </w:rPr>
        <w:t>obstante,</w:t>
      </w:r>
      <w:r w:rsidRPr="002B45ED">
        <w:rPr>
          <w:rFonts w:eastAsiaTheme="minorEastAsia"/>
          <w:highlight w:val="yellow"/>
          <w:lang w:val="es-ES"/>
        </w:rPr>
        <w:t xml:space="preserve"> es importante señalar que en el año 2021 no se registraron desembarques por la flota industrial en la pesquería de Sardina Común y Anchoveta Centro-Sur (V – X Región), principalmente debido a que el recurso se encuentra dentro de las primeras 5 millas, por lo que los armadores </w:t>
      </w:r>
      <w:r w:rsidR="00792A8E" w:rsidRPr="002B45ED">
        <w:rPr>
          <w:rFonts w:eastAsiaTheme="minorEastAsia"/>
          <w:highlight w:val="yellow"/>
          <w:lang w:val="es-ES"/>
        </w:rPr>
        <w:t>industriales</w:t>
      </w:r>
      <w:r w:rsidRPr="002B45ED">
        <w:rPr>
          <w:rFonts w:eastAsiaTheme="minorEastAsia"/>
          <w:highlight w:val="yellow"/>
          <w:lang w:val="es-ES"/>
        </w:rPr>
        <w:t xml:space="preserve"> han traspasado y/o cedido cuotas a los armadores artesanales.</w:t>
      </w:r>
    </w:p>
    <w:p w14:paraId="5AC4FE72" w14:textId="6D9B5DD4" w:rsidR="009D101E" w:rsidRPr="00E21DDA" w:rsidRDefault="009D101E" w:rsidP="00BB3E07">
      <w:pPr>
        <w:spacing w:line="276" w:lineRule="auto"/>
        <w:jc w:val="both"/>
        <w:rPr>
          <w:rFonts w:eastAsiaTheme="minorEastAsia"/>
          <w:lang w:val="es-ES"/>
        </w:rPr>
      </w:pPr>
      <w:r w:rsidRPr="00E21DDA">
        <w:rPr>
          <w:rFonts w:eastAsiaTheme="minorEastAsia"/>
          <w:lang w:val="es-ES"/>
        </w:rPr>
        <w:t xml:space="preserve">Con respecto a los armadores y el número de naves del sector industrial, la cantidad es considerablemente inferior al sector artesanal. Por </w:t>
      </w:r>
      <w:r w:rsidR="00CF2385" w:rsidRPr="00E21DDA">
        <w:rPr>
          <w:rFonts w:eastAsiaTheme="minorEastAsia"/>
          <w:lang w:val="es-ES"/>
        </w:rPr>
        <w:t>ejemplo,</w:t>
      </w:r>
      <w:r w:rsidRPr="00E21DDA">
        <w:rPr>
          <w:rFonts w:eastAsiaTheme="minorEastAsia"/>
          <w:lang w:val="es-ES"/>
        </w:rPr>
        <w:t xml:space="preserve"> para la Sardina Común (V – X Región), la flota industrial el año 2015 y 2016 fue de 15 a 20 naves activas (nueve armadores), en contraste con las sobre 500 naves artesanales (y más de 500 armadores). A priori, podríamos concluir que la flota industrial está más concentrada que la flota artesanal, es decir, que el número de actores es mucho menor, </w:t>
      </w:r>
      <w:del w:id="25" w:author="Jorge David Dresdner Cid" w:date="2023-02-11T16:19:00Z">
        <w:r w:rsidRPr="00E21DDA" w:rsidDel="00FD756E">
          <w:rPr>
            <w:rFonts w:eastAsiaTheme="minorEastAsia"/>
            <w:lang w:val="es-ES"/>
          </w:rPr>
          <w:delText>es decir,</w:delText>
        </w:r>
      </w:del>
      <w:ins w:id="26" w:author="Jorge David Dresdner Cid" w:date="2023-02-11T16:19:00Z">
        <w:r w:rsidR="00FD756E">
          <w:rPr>
            <w:rFonts w:eastAsiaTheme="minorEastAsia"/>
            <w:lang w:val="es-ES"/>
          </w:rPr>
          <w:t>y</w:t>
        </w:r>
      </w:ins>
      <w:r w:rsidRPr="00E21DDA">
        <w:rPr>
          <w:rFonts w:eastAsiaTheme="minorEastAsia"/>
          <w:lang w:val="es-ES"/>
        </w:rPr>
        <w:t xml:space="preserve"> se concentra en un grupo reducido de empresas pesqueras.</w:t>
      </w:r>
    </w:p>
    <w:p w14:paraId="45F160BD" w14:textId="540A3277" w:rsidR="009D101E" w:rsidRPr="00E21DDA" w:rsidRDefault="009D101E" w:rsidP="009D101E">
      <w:pPr>
        <w:spacing w:line="276" w:lineRule="auto"/>
        <w:jc w:val="both"/>
        <w:rPr>
          <w:lang w:val="es-ES"/>
        </w:rPr>
      </w:pPr>
      <w:r w:rsidRPr="00E21DDA">
        <w:rPr>
          <w:rFonts w:eastAsiaTheme="minorEastAsia"/>
          <w:lang w:val="es-ES"/>
        </w:rPr>
        <w:t xml:space="preserve">Finalmente, </w:t>
      </w:r>
      <w:r w:rsidRPr="00E21DDA">
        <w:rPr>
          <w:lang w:val="es-ES"/>
        </w:rPr>
        <w:t xml:space="preserve">la Tabla 11 entrega información sobre el valor bruto de las distintas UP. El valor bruto de la pesquería es calculado a través de la multiplicación del valor del precio playa (precio de primera transacción) de la UP para el año analizado (o el más cercano) con los desembarques (en toneladas) para el año analizado en la pesquería </w:t>
      </w:r>
      <m:oMath>
        <m:r>
          <w:rPr>
            <w:rFonts w:ascii="Cambria Math" w:hAnsi="Cambria Math"/>
            <w:lang w:val="es-ES"/>
          </w:rPr>
          <m:t>i</m:t>
        </m:r>
      </m:oMath>
      <w:r w:rsidRPr="00E21DDA">
        <w:rPr>
          <w:lang w:val="es-ES"/>
        </w:rPr>
        <w:t>, es decir:</w:t>
      </w:r>
    </w:p>
    <w:p w14:paraId="58191590" w14:textId="77777777" w:rsidR="009D101E" w:rsidRPr="00E21DDA" w:rsidRDefault="009D101E" w:rsidP="009D101E">
      <w:pPr>
        <w:spacing w:line="276" w:lineRule="auto"/>
        <w:jc w:val="both"/>
        <w:rPr>
          <w:rFonts w:eastAsiaTheme="minorEastAsia"/>
          <w:lang w:val="es-ES"/>
        </w:rPr>
      </w:pPr>
      <m:oMathPara>
        <m:oMath>
          <m:r>
            <w:rPr>
              <w:rFonts w:ascii="Cambria Math" w:hAnsi="Cambria Math"/>
              <w:lang w:val="es-ES"/>
            </w:rPr>
            <m:t>Valor Pesquerí</m:t>
          </m:r>
          <m:sSub>
            <m:sSubPr>
              <m:ctrlPr>
                <w:rPr>
                  <w:rFonts w:ascii="Cambria Math" w:hAnsi="Cambria Math"/>
                  <w:i/>
                  <w:lang w:val="es-ES"/>
                </w:rPr>
              </m:ctrlPr>
            </m:sSubPr>
            <m:e>
              <m:r>
                <w:rPr>
                  <w:rFonts w:ascii="Cambria Math" w:hAnsi="Cambria Math"/>
                  <w:lang w:val="es-ES"/>
                </w:rPr>
                <m:t>a</m:t>
              </m:r>
            </m:e>
            <m:sub>
              <m:r>
                <w:rPr>
                  <w:rFonts w:ascii="Cambria Math" w:hAnsi="Cambria Math"/>
                  <w:lang w:val="es-ES"/>
                </w:rPr>
                <m:t>it</m:t>
              </m:r>
            </m:sub>
          </m:sSub>
          <m:r>
            <w:rPr>
              <w:rFonts w:ascii="Cambria Math" w:hAnsi="Cambria Math"/>
              <w:lang w:val="es-ES"/>
            </w:rPr>
            <m:t>=PrecioPlay</m:t>
          </m:r>
          <m:sSub>
            <m:sSubPr>
              <m:ctrlPr>
                <w:rPr>
                  <w:rFonts w:ascii="Cambria Math" w:hAnsi="Cambria Math"/>
                  <w:i/>
                  <w:lang w:val="es-ES"/>
                </w:rPr>
              </m:ctrlPr>
            </m:sSubPr>
            <m:e>
              <m:r>
                <w:rPr>
                  <w:rFonts w:ascii="Cambria Math" w:hAnsi="Cambria Math"/>
                  <w:lang w:val="es-ES"/>
                </w:rPr>
                <m:t>a</m:t>
              </m:r>
            </m:e>
            <m:sub>
              <m:r>
                <w:rPr>
                  <w:rFonts w:ascii="Cambria Math" w:hAnsi="Cambria Math"/>
                  <w:lang w:val="es-ES"/>
                </w:rPr>
                <m:t>it</m:t>
              </m:r>
            </m:sub>
          </m:sSub>
          <m:r>
            <w:rPr>
              <w:rFonts w:ascii="Cambria Math" w:hAnsi="Cambria Math"/>
              <w:lang w:val="es-ES"/>
            </w:rPr>
            <m:t>⋅Desembarque</m:t>
          </m:r>
          <m:sSub>
            <m:sSubPr>
              <m:ctrlPr>
                <w:rPr>
                  <w:rFonts w:ascii="Cambria Math" w:hAnsi="Cambria Math"/>
                  <w:i/>
                  <w:lang w:val="es-ES"/>
                </w:rPr>
              </m:ctrlPr>
            </m:sSubPr>
            <m:e>
              <m:r>
                <w:rPr>
                  <w:rFonts w:ascii="Cambria Math" w:hAnsi="Cambria Math"/>
                  <w:lang w:val="es-ES"/>
                </w:rPr>
                <m:t>s</m:t>
              </m:r>
            </m:e>
            <m:sub>
              <m:r>
                <w:rPr>
                  <w:rFonts w:ascii="Cambria Math" w:hAnsi="Cambria Math"/>
                  <w:lang w:val="es-ES"/>
                </w:rPr>
                <m:t>it</m:t>
              </m:r>
            </m:sub>
          </m:sSub>
        </m:oMath>
      </m:oMathPara>
    </w:p>
    <w:p w14:paraId="783CFBEB" w14:textId="77777777" w:rsidR="009D101E" w:rsidRPr="00E21DDA" w:rsidRDefault="009D101E" w:rsidP="00BB3E07">
      <w:pPr>
        <w:spacing w:line="276" w:lineRule="auto"/>
        <w:jc w:val="both"/>
        <w:rPr>
          <w:rFonts w:eastAsiaTheme="minorEastAsia"/>
          <w:lang w:val="es-ES"/>
        </w:rPr>
      </w:pPr>
    </w:p>
    <w:p w14:paraId="599639E5" w14:textId="537E63BA" w:rsidR="000657C5" w:rsidRPr="00E21DDA" w:rsidRDefault="009D101E" w:rsidP="00BB3E07">
      <w:pPr>
        <w:spacing w:line="276" w:lineRule="auto"/>
        <w:jc w:val="both"/>
        <w:rPr>
          <w:rFonts w:eastAsiaTheme="minorEastAsia"/>
          <w:lang w:val="es-ES"/>
        </w:rPr>
      </w:pPr>
      <w:r w:rsidRPr="00E21DDA">
        <w:rPr>
          <w:rFonts w:eastAsiaTheme="minorEastAsia"/>
          <w:lang w:val="es-ES"/>
        </w:rPr>
        <w:t>La información</w:t>
      </w:r>
      <w:r w:rsidR="00850156">
        <w:rPr>
          <w:rFonts w:eastAsiaTheme="minorEastAsia"/>
          <w:lang w:val="es-ES"/>
        </w:rPr>
        <w:t xml:space="preserve"> se presenta</w:t>
      </w:r>
      <w:r w:rsidRPr="00E21DDA">
        <w:rPr>
          <w:rFonts w:eastAsiaTheme="minorEastAsia"/>
          <w:lang w:val="es-ES"/>
        </w:rPr>
        <w:t xml:space="preserve"> para </w:t>
      </w:r>
      <w:r w:rsidR="00850156">
        <w:rPr>
          <w:rFonts w:eastAsiaTheme="minorEastAsia"/>
          <w:lang w:val="es-ES"/>
        </w:rPr>
        <w:t xml:space="preserve">la UP </w:t>
      </w:r>
      <w:r w:rsidRPr="00E21DDA">
        <w:rPr>
          <w:rFonts w:eastAsiaTheme="minorEastAsia"/>
          <w:lang w:val="es-ES"/>
        </w:rPr>
        <w:t xml:space="preserve">total, así como </w:t>
      </w:r>
      <w:r w:rsidR="00850156">
        <w:rPr>
          <w:rFonts w:eastAsiaTheme="minorEastAsia"/>
          <w:lang w:val="es-ES"/>
        </w:rPr>
        <w:t xml:space="preserve">para </w:t>
      </w:r>
      <w:r w:rsidRPr="00E21DDA">
        <w:rPr>
          <w:rFonts w:eastAsiaTheme="minorEastAsia"/>
          <w:lang w:val="es-ES"/>
        </w:rPr>
        <w:t xml:space="preserve">una subdivisión </w:t>
      </w:r>
      <w:r w:rsidR="00850156">
        <w:rPr>
          <w:rFonts w:eastAsiaTheme="minorEastAsia"/>
          <w:lang w:val="es-ES"/>
        </w:rPr>
        <w:t>por el tipo de</w:t>
      </w:r>
      <w:r w:rsidRPr="00E21DDA">
        <w:rPr>
          <w:rFonts w:eastAsiaTheme="minorEastAsia"/>
          <w:lang w:val="es-ES"/>
        </w:rPr>
        <w:t xml:space="preserve"> flota.</w:t>
      </w:r>
      <w:r w:rsidR="000657C5" w:rsidRPr="00E21DDA">
        <w:rPr>
          <w:rFonts w:eastAsiaTheme="minorEastAsia"/>
          <w:lang w:val="es-ES"/>
        </w:rPr>
        <w:t xml:space="preserve"> Entre las UP con mayor valor bruto total destaca el Jurel (todas las regiones) con MM$ 251 el año 2017; seguido por la Anchoveta (XV – II Región) con MM$187 el año 2018, MM$131 el año 2019 y MM$68 el año 2020, lo que evidencia una disminución considerable en el valor de la pesquería, producido principalmente por una disminución en las toneladas desembarcadas de la flota industrial. La UP de Sardina Común y Anchoveta (Centro Sur) también es una pesquería de alto valor (entre los MM$24 a MM$66), sin embargo, a diferencia del Jurel y la Anchoveta Norte, </w:t>
      </w:r>
      <w:r w:rsidR="000657C5" w:rsidRPr="00144F0E">
        <w:rPr>
          <w:rFonts w:eastAsiaTheme="minorEastAsia"/>
          <w:highlight w:val="yellow"/>
          <w:lang w:val="es-ES"/>
        </w:rPr>
        <w:t>la Sardina Común y Anchoveta (Centro Sur) es capturada y desembarcada principalmente por la flota artesanal</w:t>
      </w:r>
      <w:r w:rsidR="000657C5" w:rsidRPr="00E21DDA">
        <w:rPr>
          <w:rFonts w:eastAsiaTheme="minorEastAsia"/>
          <w:lang w:val="es-ES"/>
        </w:rPr>
        <w:t>. El detalle completo se encuentra en la Tabla 11.</w:t>
      </w:r>
    </w:p>
    <w:p w14:paraId="3D6B08A2" w14:textId="77777777" w:rsidR="000657C5" w:rsidRPr="00CF2385" w:rsidRDefault="000657C5" w:rsidP="00BB3E07">
      <w:pPr>
        <w:spacing w:line="276" w:lineRule="auto"/>
        <w:jc w:val="both"/>
        <w:rPr>
          <w:rFonts w:eastAsiaTheme="minorEastAsia"/>
          <w:lang w:val="es-ES"/>
        </w:rPr>
      </w:pPr>
    </w:p>
    <w:p w14:paraId="4DAC211C" w14:textId="71D17F8F" w:rsidR="00BB3E07" w:rsidRPr="00E21DDA" w:rsidRDefault="00BB3E07" w:rsidP="00082CBD">
      <w:pPr>
        <w:spacing w:line="276" w:lineRule="auto"/>
        <w:jc w:val="both"/>
        <w:rPr>
          <w:lang w:val="es-ES"/>
        </w:rPr>
      </w:pPr>
    </w:p>
    <w:p w14:paraId="3B57615C" w14:textId="77777777" w:rsidR="00902BFC" w:rsidRPr="00E21DDA" w:rsidRDefault="00902BFC" w:rsidP="00BB3E07">
      <w:pPr>
        <w:spacing w:line="276" w:lineRule="auto"/>
        <w:jc w:val="center"/>
        <w:rPr>
          <w:b/>
          <w:bCs/>
          <w:lang w:val="es-ES"/>
        </w:rPr>
      </w:pPr>
    </w:p>
    <w:p w14:paraId="1606B591" w14:textId="196463DA" w:rsidR="00411840" w:rsidRPr="00E21DDA" w:rsidRDefault="00411840" w:rsidP="00BB3E07">
      <w:pPr>
        <w:spacing w:line="276" w:lineRule="auto"/>
        <w:jc w:val="center"/>
        <w:rPr>
          <w:b/>
          <w:bCs/>
          <w:lang w:val="es-ES"/>
        </w:rPr>
      </w:pPr>
      <w:r w:rsidRPr="00E21DDA">
        <w:rPr>
          <w:b/>
          <w:bCs/>
          <w:lang w:val="es-ES"/>
        </w:rPr>
        <w:lastRenderedPageBreak/>
        <w:t>Tabla</w:t>
      </w:r>
      <w:r w:rsidR="00D53F24" w:rsidRPr="00E21DDA">
        <w:rPr>
          <w:b/>
          <w:bCs/>
          <w:lang w:val="es-ES"/>
        </w:rPr>
        <w:t xml:space="preserve"> 9</w:t>
      </w:r>
      <w:r w:rsidRPr="00E21DDA">
        <w:rPr>
          <w:b/>
          <w:bCs/>
          <w:lang w:val="es-ES"/>
        </w:rPr>
        <w:t xml:space="preserve">. </w:t>
      </w:r>
      <w:r w:rsidR="00D53F24" w:rsidRPr="00E21DDA">
        <w:rPr>
          <w:b/>
          <w:bCs/>
          <w:lang w:val="es-ES"/>
        </w:rPr>
        <w:t xml:space="preserve">Caracterización de las Unidades de Pesquerías. </w:t>
      </w:r>
      <w:r w:rsidRPr="00E21DDA">
        <w:rPr>
          <w:b/>
          <w:bCs/>
          <w:lang w:val="es-ES"/>
        </w:rPr>
        <w:t xml:space="preserve">Flota </w:t>
      </w:r>
      <w:commentRangeStart w:id="27"/>
      <w:r w:rsidRPr="00E21DDA">
        <w:rPr>
          <w:b/>
          <w:bCs/>
          <w:lang w:val="es-ES"/>
        </w:rPr>
        <w:t>Industrial</w:t>
      </w:r>
      <w:commentRangeEnd w:id="27"/>
      <w:r w:rsidR="00FD756E">
        <w:rPr>
          <w:rStyle w:val="CommentReference"/>
        </w:rPr>
        <w:commentReference w:id="27"/>
      </w:r>
    </w:p>
    <w:tbl>
      <w:tblPr>
        <w:tblW w:w="10370" w:type="dxa"/>
        <w:tblCellMar>
          <w:left w:w="70" w:type="dxa"/>
          <w:right w:w="70" w:type="dxa"/>
        </w:tblCellMar>
        <w:tblLook w:val="04A0" w:firstRow="1" w:lastRow="0" w:firstColumn="1" w:lastColumn="0" w:noHBand="0" w:noVBand="1"/>
      </w:tblPr>
      <w:tblGrid>
        <w:gridCol w:w="4060"/>
        <w:gridCol w:w="620"/>
        <w:gridCol w:w="1730"/>
        <w:gridCol w:w="1560"/>
        <w:gridCol w:w="1200"/>
        <w:gridCol w:w="1200"/>
      </w:tblGrid>
      <w:tr w:rsidR="00411840" w:rsidRPr="00E21DDA" w14:paraId="2EBEE4CD" w14:textId="77777777" w:rsidTr="00BB3E07">
        <w:trPr>
          <w:trHeight w:val="640"/>
        </w:trPr>
        <w:tc>
          <w:tcPr>
            <w:tcW w:w="4060" w:type="dxa"/>
            <w:tcBorders>
              <w:top w:val="single" w:sz="4" w:space="0" w:color="auto"/>
              <w:left w:val="nil"/>
              <w:bottom w:val="single" w:sz="4" w:space="0" w:color="auto"/>
              <w:right w:val="nil"/>
            </w:tcBorders>
            <w:noWrap/>
            <w:vAlign w:val="center"/>
            <w:hideMark/>
          </w:tcPr>
          <w:p w14:paraId="288825E2" w14:textId="6F9E6442" w:rsidR="00411840" w:rsidRPr="00E21DDA" w:rsidRDefault="00411840" w:rsidP="00411840">
            <w:pPr>
              <w:spacing w:after="0" w:line="240" w:lineRule="auto"/>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Unidad de Pesquería</w:t>
            </w:r>
          </w:p>
        </w:tc>
        <w:tc>
          <w:tcPr>
            <w:tcW w:w="620" w:type="dxa"/>
            <w:tcBorders>
              <w:top w:val="single" w:sz="4" w:space="0" w:color="auto"/>
              <w:left w:val="nil"/>
              <w:bottom w:val="single" w:sz="4" w:space="0" w:color="auto"/>
              <w:right w:val="nil"/>
            </w:tcBorders>
            <w:noWrap/>
            <w:vAlign w:val="center"/>
            <w:hideMark/>
          </w:tcPr>
          <w:p w14:paraId="0A221011" w14:textId="77777777" w:rsidR="00411840" w:rsidRPr="00E21DDA" w:rsidRDefault="00411840" w:rsidP="00BB3E07">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Año</w:t>
            </w:r>
          </w:p>
        </w:tc>
        <w:tc>
          <w:tcPr>
            <w:tcW w:w="1730" w:type="dxa"/>
            <w:tcBorders>
              <w:top w:val="single" w:sz="4" w:space="0" w:color="auto"/>
              <w:left w:val="nil"/>
              <w:bottom w:val="single" w:sz="4" w:space="0" w:color="auto"/>
              <w:right w:val="nil"/>
            </w:tcBorders>
            <w:vAlign w:val="center"/>
            <w:hideMark/>
          </w:tcPr>
          <w:p w14:paraId="57CF2228" w14:textId="54B71634" w:rsidR="00411840" w:rsidRPr="00E21DDA" w:rsidRDefault="00411840" w:rsidP="00BB3E07">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Desembarques </w:t>
            </w:r>
            <w:r w:rsidRPr="00E21DDA">
              <w:rPr>
                <w:rFonts w:ascii="Calibri" w:eastAsia="Times New Roman" w:hAnsi="Calibri" w:cs="Calibri"/>
                <w:b/>
                <w:bCs/>
                <w:color w:val="000000"/>
                <w:lang w:val="es-ES" w:eastAsia="es-MX"/>
              </w:rPr>
              <w:br/>
              <w:t xml:space="preserve"> (tons)</w:t>
            </w:r>
          </w:p>
        </w:tc>
        <w:tc>
          <w:tcPr>
            <w:tcW w:w="1560" w:type="dxa"/>
            <w:tcBorders>
              <w:top w:val="single" w:sz="4" w:space="0" w:color="auto"/>
              <w:left w:val="nil"/>
              <w:bottom w:val="single" w:sz="4" w:space="0" w:color="auto"/>
              <w:right w:val="nil"/>
            </w:tcBorders>
            <w:vAlign w:val="center"/>
            <w:hideMark/>
          </w:tcPr>
          <w:p w14:paraId="405E4B66" w14:textId="72B652C6" w:rsidR="00411840" w:rsidRPr="00E21DDA" w:rsidRDefault="00411840" w:rsidP="00BB3E07">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Desembarques</w:t>
            </w:r>
            <w:r w:rsidRPr="00E21DDA">
              <w:rPr>
                <w:rFonts w:ascii="Calibri" w:eastAsia="Times New Roman" w:hAnsi="Calibri" w:cs="Calibri"/>
                <w:b/>
                <w:bCs/>
                <w:color w:val="000000"/>
                <w:lang w:val="es-ES" w:eastAsia="es-MX"/>
              </w:rPr>
              <w:br/>
              <w:t>(%)</w:t>
            </w:r>
          </w:p>
        </w:tc>
        <w:tc>
          <w:tcPr>
            <w:tcW w:w="1200" w:type="dxa"/>
            <w:tcBorders>
              <w:top w:val="single" w:sz="4" w:space="0" w:color="auto"/>
              <w:left w:val="nil"/>
              <w:bottom w:val="single" w:sz="4" w:space="0" w:color="auto"/>
              <w:right w:val="nil"/>
            </w:tcBorders>
            <w:vAlign w:val="center"/>
            <w:hideMark/>
          </w:tcPr>
          <w:p w14:paraId="5AFAFA56" w14:textId="77777777" w:rsidR="00411840" w:rsidRPr="00E21DDA" w:rsidRDefault="00411840" w:rsidP="00BB3E07">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Número de</w:t>
            </w:r>
          </w:p>
          <w:p w14:paraId="7C7F4CFC" w14:textId="14516F7D" w:rsidR="00411840" w:rsidRPr="00E21DDA" w:rsidRDefault="00411840" w:rsidP="00BB3E07">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Naves </w:t>
            </w:r>
          </w:p>
        </w:tc>
        <w:tc>
          <w:tcPr>
            <w:tcW w:w="1200" w:type="dxa"/>
            <w:tcBorders>
              <w:top w:val="single" w:sz="4" w:space="0" w:color="auto"/>
              <w:left w:val="nil"/>
              <w:bottom w:val="single" w:sz="4" w:space="0" w:color="auto"/>
              <w:right w:val="nil"/>
            </w:tcBorders>
            <w:vAlign w:val="center"/>
            <w:hideMark/>
          </w:tcPr>
          <w:p w14:paraId="3AB963F2" w14:textId="5DF58071" w:rsidR="00411840" w:rsidRPr="00E21DDA" w:rsidRDefault="00411840" w:rsidP="00BB3E07">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Número de Armadores </w:t>
            </w:r>
          </w:p>
        </w:tc>
      </w:tr>
      <w:tr w:rsidR="00411840" w:rsidRPr="00E21DDA" w14:paraId="6DA1BD59" w14:textId="77777777" w:rsidTr="00BB3E07">
        <w:trPr>
          <w:trHeight w:val="300"/>
        </w:trPr>
        <w:tc>
          <w:tcPr>
            <w:tcW w:w="4060" w:type="dxa"/>
            <w:tcBorders>
              <w:top w:val="single" w:sz="4" w:space="0" w:color="auto"/>
              <w:left w:val="nil"/>
              <w:bottom w:val="nil"/>
              <w:right w:val="nil"/>
            </w:tcBorders>
            <w:noWrap/>
            <w:vAlign w:val="bottom"/>
            <w:hideMark/>
          </w:tcPr>
          <w:p w14:paraId="1CBB8460"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620" w:type="dxa"/>
            <w:tcBorders>
              <w:top w:val="single" w:sz="4" w:space="0" w:color="auto"/>
              <w:left w:val="nil"/>
              <w:bottom w:val="nil"/>
              <w:right w:val="nil"/>
            </w:tcBorders>
            <w:noWrap/>
            <w:vAlign w:val="bottom"/>
            <w:hideMark/>
          </w:tcPr>
          <w:p w14:paraId="60D20FBE"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single" w:sz="4" w:space="0" w:color="auto"/>
              <w:left w:val="nil"/>
              <w:bottom w:val="nil"/>
              <w:right w:val="nil"/>
            </w:tcBorders>
            <w:noWrap/>
            <w:vAlign w:val="bottom"/>
            <w:hideMark/>
          </w:tcPr>
          <w:p w14:paraId="75B2E70E" w14:textId="71688B6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460</w:t>
            </w:r>
          </w:p>
        </w:tc>
        <w:tc>
          <w:tcPr>
            <w:tcW w:w="1560" w:type="dxa"/>
            <w:tcBorders>
              <w:top w:val="single" w:sz="4" w:space="0" w:color="auto"/>
              <w:left w:val="nil"/>
              <w:bottom w:val="nil"/>
              <w:right w:val="nil"/>
            </w:tcBorders>
            <w:noWrap/>
            <w:vAlign w:val="bottom"/>
            <w:hideMark/>
          </w:tcPr>
          <w:p w14:paraId="6B56E7A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62%</w:t>
            </w:r>
          </w:p>
        </w:tc>
        <w:tc>
          <w:tcPr>
            <w:tcW w:w="1200" w:type="dxa"/>
            <w:tcBorders>
              <w:top w:val="single" w:sz="4" w:space="0" w:color="auto"/>
              <w:left w:val="nil"/>
              <w:bottom w:val="nil"/>
              <w:right w:val="nil"/>
            </w:tcBorders>
            <w:noWrap/>
            <w:vAlign w:val="bottom"/>
            <w:hideMark/>
          </w:tcPr>
          <w:p w14:paraId="00024E09"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w:t>
            </w:r>
          </w:p>
        </w:tc>
        <w:tc>
          <w:tcPr>
            <w:tcW w:w="1200" w:type="dxa"/>
            <w:tcBorders>
              <w:top w:val="single" w:sz="4" w:space="0" w:color="auto"/>
              <w:left w:val="nil"/>
              <w:bottom w:val="nil"/>
              <w:right w:val="nil"/>
            </w:tcBorders>
            <w:noWrap/>
            <w:vAlign w:val="bottom"/>
            <w:hideMark/>
          </w:tcPr>
          <w:p w14:paraId="73786AA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p>
        </w:tc>
      </w:tr>
      <w:tr w:rsidR="00411840" w:rsidRPr="00E21DDA" w14:paraId="680AE444" w14:textId="77777777" w:rsidTr="00411840">
        <w:trPr>
          <w:trHeight w:val="300"/>
        </w:trPr>
        <w:tc>
          <w:tcPr>
            <w:tcW w:w="4060" w:type="dxa"/>
            <w:tcBorders>
              <w:top w:val="nil"/>
              <w:left w:val="nil"/>
              <w:bottom w:val="nil"/>
              <w:right w:val="nil"/>
            </w:tcBorders>
            <w:noWrap/>
            <w:vAlign w:val="bottom"/>
            <w:hideMark/>
          </w:tcPr>
          <w:p w14:paraId="70E9FE2F"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620" w:type="dxa"/>
            <w:tcBorders>
              <w:top w:val="nil"/>
              <w:left w:val="nil"/>
              <w:bottom w:val="nil"/>
              <w:right w:val="nil"/>
            </w:tcBorders>
            <w:noWrap/>
            <w:vAlign w:val="bottom"/>
            <w:hideMark/>
          </w:tcPr>
          <w:p w14:paraId="5BC93ED8"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nil"/>
              <w:left w:val="nil"/>
              <w:bottom w:val="nil"/>
              <w:right w:val="nil"/>
            </w:tcBorders>
            <w:noWrap/>
            <w:vAlign w:val="bottom"/>
            <w:hideMark/>
          </w:tcPr>
          <w:p w14:paraId="527CC25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36</w:t>
            </w:r>
          </w:p>
        </w:tc>
        <w:tc>
          <w:tcPr>
            <w:tcW w:w="1560" w:type="dxa"/>
            <w:tcBorders>
              <w:top w:val="nil"/>
              <w:left w:val="nil"/>
              <w:bottom w:val="nil"/>
              <w:right w:val="nil"/>
            </w:tcBorders>
            <w:noWrap/>
            <w:vAlign w:val="bottom"/>
            <w:hideMark/>
          </w:tcPr>
          <w:p w14:paraId="1738E76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p>
        </w:tc>
        <w:tc>
          <w:tcPr>
            <w:tcW w:w="1200" w:type="dxa"/>
            <w:tcBorders>
              <w:top w:val="nil"/>
              <w:left w:val="nil"/>
              <w:bottom w:val="nil"/>
              <w:right w:val="nil"/>
            </w:tcBorders>
            <w:noWrap/>
            <w:vAlign w:val="bottom"/>
            <w:hideMark/>
          </w:tcPr>
          <w:p w14:paraId="7D11A1FE"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p>
        </w:tc>
        <w:tc>
          <w:tcPr>
            <w:tcW w:w="1200" w:type="dxa"/>
            <w:tcBorders>
              <w:top w:val="nil"/>
              <w:left w:val="nil"/>
              <w:bottom w:val="nil"/>
              <w:right w:val="nil"/>
            </w:tcBorders>
            <w:noWrap/>
            <w:vAlign w:val="bottom"/>
            <w:hideMark/>
          </w:tcPr>
          <w:p w14:paraId="2880961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r>
      <w:tr w:rsidR="00411840" w:rsidRPr="00E21DDA" w14:paraId="5B8D027D" w14:textId="77777777" w:rsidTr="00411840">
        <w:trPr>
          <w:trHeight w:val="300"/>
        </w:trPr>
        <w:tc>
          <w:tcPr>
            <w:tcW w:w="4060" w:type="dxa"/>
            <w:tcBorders>
              <w:top w:val="nil"/>
              <w:left w:val="nil"/>
              <w:bottom w:val="nil"/>
              <w:right w:val="nil"/>
            </w:tcBorders>
            <w:noWrap/>
            <w:vAlign w:val="bottom"/>
            <w:hideMark/>
          </w:tcPr>
          <w:p w14:paraId="04E404D6"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620" w:type="dxa"/>
            <w:tcBorders>
              <w:top w:val="nil"/>
              <w:left w:val="nil"/>
              <w:bottom w:val="nil"/>
              <w:right w:val="nil"/>
            </w:tcBorders>
            <w:noWrap/>
            <w:vAlign w:val="bottom"/>
            <w:hideMark/>
          </w:tcPr>
          <w:p w14:paraId="3A9A2A15"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nil"/>
              <w:left w:val="nil"/>
              <w:bottom w:val="nil"/>
              <w:right w:val="nil"/>
            </w:tcBorders>
            <w:noWrap/>
            <w:vAlign w:val="bottom"/>
            <w:hideMark/>
          </w:tcPr>
          <w:p w14:paraId="474D4524" w14:textId="3726BEB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364</w:t>
            </w:r>
          </w:p>
        </w:tc>
        <w:tc>
          <w:tcPr>
            <w:tcW w:w="1560" w:type="dxa"/>
            <w:tcBorders>
              <w:top w:val="nil"/>
              <w:left w:val="nil"/>
              <w:bottom w:val="nil"/>
              <w:right w:val="nil"/>
            </w:tcBorders>
            <w:noWrap/>
            <w:vAlign w:val="bottom"/>
            <w:hideMark/>
          </w:tcPr>
          <w:p w14:paraId="7A6243E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77%</w:t>
            </w:r>
          </w:p>
        </w:tc>
        <w:tc>
          <w:tcPr>
            <w:tcW w:w="1200" w:type="dxa"/>
            <w:tcBorders>
              <w:top w:val="nil"/>
              <w:left w:val="nil"/>
              <w:bottom w:val="nil"/>
              <w:right w:val="nil"/>
            </w:tcBorders>
            <w:noWrap/>
            <w:vAlign w:val="bottom"/>
            <w:hideMark/>
          </w:tcPr>
          <w:p w14:paraId="26D4D0B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16</w:t>
            </w:r>
          </w:p>
        </w:tc>
        <w:tc>
          <w:tcPr>
            <w:tcW w:w="1200" w:type="dxa"/>
            <w:tcBorders>
              <w:top w:val="nil"/>
              <w:left w:val="nil"/>
              <w:bottom w:val="nil"/>
              <w:right w:val="nil"/>
            </w:tcBorders>
            <w:noWrap/>
            <w:vAlign w:val="bottom"/>
            <w:hideMark/>
          </w:tcPr>
          <w:p w14:paraId="4D589D07"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w:t>
            </w:r>
          </w:p>
        </w:tc>
      </w:tr>
      <w:tr w:rsidR="00411840" w:rsidRPr="00E21DDA" w14:paraId="01FF2DB6" w14:textId="77777777" w:rsidTr="00411840">
        <w:trPr>
          <w:trHeight w:val="300"/>
        </w:trPr>
        <w:tc>
          <w:tcPr>
            <w:tcW w:w="4060" w:type="dxa"/>
            <w:tcBorders>
              <w:top w:val="nil"/>
              <w:left w:val="nil"/>
              <w:bottom w:val="nil"/>
              <w:right w:val="nil"/>
            </w:tcBorders>
            <w:noWrap/>
            <w:vAlign w:val="bottom"/>
            <w:hideMark/>
          </w:tcPr>
          <w:p w14:paraId="4BA5534B"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20" w:type="dxa"/>
            <w:tcBorders>
              <w:top w:val="nil"/>
              <w:left w:val="nil"/>
              <w:bottom w:val="nil"/>
              <w:right w:val="nil"/>
            </w:tcBorders>
            <w:noWrap/>
            <w:vAlign w:val="bottom"/>
            <w:hideMark/>
          </w:tcPr>
          <w:p w14:paraId="207954F1"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nil"/>
              <w:left w:val="nil"/>
              <w:bottom w:val="nil"/>
              <w:right w:val="nil"/>
            </w:tcBorders>
            <w:noWrap/>
            <w:vAlign w:val="bottom"/>
            <w:hideMark/>
          </w:tcPr>
          <w:p w14:paraId="69BC5C38" w14:textId="1C4E5D4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79</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440</w:t>
            </w:r>
          </w:p>
        </w:tc>
        <w:tc>
          <w:tcPr>
            <w:tcW w:w="1560" w:type="dxa"/>
            <w:tcBorders>
              <w:top w:val="nil"/>
              <w:left w:val="nil"/>
              <w:bottom w:val="nil"/>
              <w:right w:val="nil"/>
            </w:tcBorders>
            <w:noWrap/>
            <w:vAlign w:val="bottom"/>
            <w:hideMark/>
          </w:tcPr>
          <w:p w14:paraId="7A2AB2C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18%</w:t>
            </w:r>
          </w:p>
        </w:tc>
        <w:tc>
          <w:tcPr>
            <w:tcW w:w="1200" w:type="dxa"/>
            <w:tcBorders>
              <w:top w:val="nil"/>
              <w:left w:val="nil"/>
              <w:bottom w:val="nil"/>
              <w:right w:val="nil"/>
            </w:tcBorders>
            <w:noWrap/>
            <w:vAlign w:val="bottom"/>
            <w:hideMark/>
          </w:tcPr>
          <w:p w14:paraId="531A2FD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w:t>
            </w:r>
          </w:p>
        </w:tc>
        <w:tc>
          <w:tcPr>
            <w:tcW w:w="1200" w:type="dxa"/>
            <w:tcBorders>
              <w:top w:val="nil"/>
              <w:left w:val="nil"/>
              <w:bottom w:val="nil"/>
              <w:right w:val="nil"/>
            </w:tcBorders>
            <w:noWrap/>
            <w:vAlign w:val="bottom"/>
            <w:hideMark/>
          </w:tcPr>
          <w:p w14:paraId="2EAB7047"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w:t>
            </w:r>
          </w:p>
        </w:tc>
      </w:tr>
      <w:tr w:rsidR="00411840" w:rsidRPr="00E21DDA" w14:paraId="322C46CB" w14:textId="77777777" w:rsidTr="00411840">
        <w:trPr>
          <w:trHeight w:val="300"/>
        </w:trPr>
        <w:tc>
          <w:tcPr>
            <w:tcW w:w="4060" w:type="dxa"/>
            <w:tcBorders>
              <w:top w:val="nil"/>
              <w:left w:val="nil"/>
              <w:bottom w:val="nil"/>
              <w:right w:val="nil"/>
            </w:tcBorders>
            <w:noWrap/>
            <w:vAlign w:val="bottom"/>
            <w:hideMark/>
          </w:tcPr>
          <w:p w14:paraId="3589516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20" w:type="dxa"/>
            <w:tcBorders>
              <w:top w:val="nil"/>
              <w:left w:val="nil"/>
              <w:bottom w:val="nil"/>
              <w:right w:val="nil"/>
            </w:tcBorders>
            <w:noWrap/>
            <w:vAlign w:val="bottom"/>
            <w:hideMark/>
          </w:tcPr>
          <w:p w14:paraId="700464F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730" w:type="dxa"/>
            <w:tcBorders>
              <w:top w:val="nil"/>
              <w:left w:val="nil"/>
              <w:bottom w:val="nil"/>
              <w:right w:val="nil"/>
            </w:tcBorders>
            <w:noWrap/>
            <w:vAlign w:val="bottom"/>
            <w:hideMark/>
          </w:tcPr>
          <w:p w14:paraId="73A216F8" w14:textId="6B25B01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182</w:t>
            </w:r>
          </w:p>
        </w:tc>
        <w:tc>
          <w:tcPr>
            <w:tcW w:w="1560" w:type="dxa"/>
            <w:tcBorders>
              <w:top w:val="nil"/>
              <w:left w:val="nil"/>
              <w:bottom w:val="nil"/>
              <w:right w:val="nil"/>
            </w:tcBorders>
            <w:noWrap/>
            <w:vAlign w:val="bottom"/>
            <w:hideMark/>
          </w:tcPr>
          <w:p w14:paraId="2C580DA0"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30%</w:t>
            </w:r>
          </w:p>
        </w:tc>
        <w:tc>
          <w:tcPr>
            <w:tcW w:w="1200" w:type="dxa"/>
            <w:tcBorders>
              <w:top w:val="nil"/>
              <w:left w:val="nil"/>
              <w:bottom w:val="nil"/>
              <w:right w:val="nil"/>
            </w:tcBorders>
            <w:noWrap/>
            <w:vAlign w:val="bottom"/>
            <w:hideMark/>
          </w:tcPr>
          <w:p w14:paraId="490F6B65"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15</w:t>
            </w:r>
          </w:p>
        </w:tc>
        <w:tc>
          <w:tcPr>
            <w:tcW w:w="1200" w:type="dxa"/>
            <w:tcBorders>
              <w:top w:val="nil"/>
              <w:left w:val="nil"/>
              <w:bottom w:val="nil"/>
              <w:right w:val="nil"/>
            </w:tcBorders>
            <w:noWrap/>
            <w:vAlign w:val="bottom"/>
            <w:hideMark/>
          </w:tcPr>
          <w:p w14:paraId="6F97EB5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w:t>
            </w:r>
          </w:p>
        </w:tc>
      </w:tr>
      <w:tr w:rsidR="00411840" w:rsidRPr="00E21DDA" w14:paraId="17B4BC74" w14:textId="77777777" w:rsidTr="00411840">
        <w:trPr>
          <w:trHeight w:val="300"/>
        </w:trPr>
        <w:tc>
          <w:tcPr>
            <w:tcW w:w="4060" w:type="dxa"/>
            <w:tcBorders>
              <w:top w:val="nil"/>
              <w:left w:val="nil"/>
              <w:bottom w:val="nil"/>
              <w:right w:val="nil"/>
            </w:tcBorders>
            <w:noWrap/>
            <w:vAlign w:val="bottom"/>
            <w:hideMark/>
          </w:tcPr>
          <w:p w14:paraId="67A499A8"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30A7BFE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730" w:type="dxa"/>
            <w:tcBorders>
              <w:top w:val="nil"/>
              <w:left w:val="nil"/>
              <w:bottom w:val="nil"/>
              <w:right w:val="nil"/>
            </w:tcBorders>
            <w:noWrap/>
            <w:vAlign w:val="bottom"/>
            <w:hideMark/>
          </w:tcPr>
          <w:p w14:paraId="2E7A2D7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202F8760"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5A69307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1075F13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7554CF8B" w14:textId="77777777" w:rsidTr="00411840">
        <w:trPr>
          <w:trHeight w:val="300"/>
        </w:trPr>
        <w:tc>
          <w:tcPr>
            <w:tcW w:w="4060" w:type="dxa"/>
            <w:tcBorders>
              <w:top w:val="nil"/>
              <w:left w:val="nil"/>
              <w:bottom w:val="nil"/>
              <w:right w:val="nil"/>
            </w:tcBorders>
            <w:noWrap/>
            <w:vAlign w:val="bottom"/>
            <w:hideMark/>
          </w:tcPr>
          <w:p w14:paraId="0BAE7B52"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3FBDAFB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hideMark/>
          </w:tcPr>
          <w:p w14:paraId="6B0AB86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1552093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0739225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35E6E10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4383CC66" w14:textId="77777777" w:rsidTr="00411840">
        <w:trPr>
          <w:trHeight w:val="300"/>
        </w:trPr>
        <w:tc>
          <w:tcPr>
            <w:tcW w:w="4060" w:type="dxa"/>
            <w:tcBorders>
              <w:top w:val="nil"/>
              <w:left w:val="nil"/>
              <w:bottom w:val="nil"/>
              <w:right w:val="nil"/>
            </w:tcBorders>
            <w:noWrap/>
            <w:vAlign w:val="bottom"/>
            <w:hideMark/>
          </w:tcPr>
          <w:p w14:paraId="51AAF23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261A34D1"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566908C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16834FE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469D29E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165E879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09A39C2D" w14:textId="77777777" w:rsidTr="00411840">
        <w:trPr>
          <w:trHeight w:val="300"/>
        </w:trPr>
        <w:tc>
          <w:tcPr>
            <w:tcW w:w="4060" w:type="dxa"/>
            <w:tcBorders>
              <w:top w:val="nil"/>
              <w:left w:val="nil"/>
              <w:bottom w:val="nil"/>
              <w:right w:val="nil"/>
            </w:tcBorders>
            <w:noWrap/>
            <w:vAlign w:val="bottom"/>
            <w:hideMark/>
          </w:tcPr>
          <w:p w14:paraId="32452F29"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(III-IV Región) </w:t>
            </w:r>
          </w:p>
        </w:tc>
        <w:tc>
          <w:tcPr>
            <w:tcW w:w="620" w:type="dxa"/>
            <w:tcBorders>
              <w:top w:val="nil"/>
              <w:left w:val="nil"/>
              <w:bottom w:val="nil"/>
              <w:right w:val="nil"/>
            </w:tcBorders>
            <w:noWrap/>
            <w:vAlign w:val="bottom"/>
            <w:hideMark/>
          </w:tcPr>
          <w:p w14:paraId="232F040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hideMark/>
          </w:tcPr>
          <w:p w14:paraId="5DBA22A2" w14:textId="0C34124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961</w:t>
            </w:r>
          </w:p>
        </w:tc>
        <w:tc>
          <w:tcPr>
            <w:tcW w:w="1560" w:type="dxa"/>
            <w:tcBorders>
              <w:top w:val="nil"/>
              <w:left w:val="nil"/>
              <w:bottom w:val="nil"/>
              <w:right w:val="nil"/>
            </w:tcBorders>
            <w:noWrap/>
            <w:vAlign w:val="bottom"/>
            <w:hideMark/>
          </w:tcPr>
          <w:p w14:paraId="48CF937E"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w:t>
            </w:r>
          </w:p>
        </w:tc>
        <w:tc>
          <w:tcPr>
            <w:tcW w:w="1200" w:type="dxa"/>
            <w:tcBorders>
              <w:top w:val="nil"/>
              <w:left w:val="nil"/>
              <w:bottom w:val="nil"/>
              <w:right w:val="nil"/>
            </w:tcBorders>
            <w:noWrap/>
            <w:vAlign w:val="bottom"/>
            <w:hideMark/>
          </w:tcPr>
          <w:p w14:paraId="5E5A1F2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200" w:type="dxa"/>
            <w:tcBorders>
              <w:top w:val="nil"/>
              <w:left w:val="nil"/>
              <w:bottom w:val="nil"/>
              <w:right w:val="nil"/>
            </w:tcBorders>
            <w:noWrap/>
            <w:vAlign w:val="bottom"/>
            <w:hideMark/>
          </w:tcPr>
          <w:p w14:paraId="426A78A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r>
      <w:tr w:rsidR="00411840" w:rsidRPr="00E21DDA" w14:paraId="3AAEB578" w14:textId="77777777" w:rsidTr="00411840">
        <w:trPr>
          <w:trHeight w:val="300"/>
        </w:trPr>
        <w:tc>
          <w:tcPr>
            <w:tcW w:w="4060" w:type="dxa"/>
            <w:tcBorders>
              <w:top w:val="nil"/>
              <w:left w:val="nil"/>
              <w:bottom w:val="nil"/>
              <w:right w:val="nil"/>
            </w:tcBorders>
            <w:noWrap/>
            <w:vAlign w:val="bottom"/>
            <w:hideMark/>
          </w:tcPr>
          <w:p w14:paraId="64AB2756"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(V - IX Región) </w:t>
            </w:r>
          </w:p>
        </w:tc>
        <w:tc>
          <w:tcPr>
            <w:tcW w:w="620" w:type="dxa"/>
            <w:tcBorders>
              <w:top w:val="nil"/>
              <w:left w:val="nil"/>
              <w:bottom w:val="nil"/>
              <w:right w:val="nil"/>
            </w:tcBorders>
            <w:noWrap/>
            <w:vAlign w:val="bottom"/>
            <w:hideMark/>
          </w:tcPr>
          <w:p w14:paraId="151108E7"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hideMark/>
          </w:tcPr>
          <w:p w14:paraId="498F46A8" w14:textId="656A2C5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279</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381</w:t>
            </w:r>
          </w:p>
        </w:tc>
        <w:tc>
          <w:tcPr>
            <w:tcW w:w="1560" w:type="dxa"/>
            <w:tcBorders>
              <w:top w:val="nil"/>
              <w:left w:val="nil"/>
              <w:bottom w:val="nil"/>
              <w:right w:val="nil"/>
            </w:tcBorders>
            <w:noWrap/>
            <w:vAlign w:val="bottom"/>
            <w:hideMark/>
          </w:tcPr>
          <w:p w14:paraId="1896727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97%</w:t>
            </w:r>
          </w:p>
        </w:tc>
        <w:tc>
          <w:tcPr>
            <w:tcW w:w="1200" w:type="dxa"/>
            <w:tcBorders>
              <w:top w:val="nil"/>
              <w:left w:val="nil"/>
              <w:bottom w:val="nil"/>
              <w:right w:val="nil"/>
            </w:tcBorders>
            <w:noWrap/>
            <w:vAlign w:val="bottom"/>
            <w:hideMark/>
          </w:tcPr>
          <w:p w14:paraId="5EB264D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28</w:t>
            </w:r>
          </w:p>
        </w:tc>
        <w:tc>
          <w:tcPr>
            <w:tcW w:w="1200" w:type="dxa"/>
            <w:tcBorders>
              <w:top w:val="nil"/>
              <w:left w:val="nil"/>
              <w:bottom w:val="nil"/>
              <w:right w:val="nil"/>
            </w:tcBorders>
            <w:noWrap/>
            <w:vAlign w:val="bottom"/>
            <w:hideMark/>
          </w:tcPr>
          <w:p w14:paraId="7CD2B67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p>
        </w:tc>
      </w:tr>
      <w:tr w:rsidR="00411840" w:rsidRPr="00E21DDA" w14:paraId="2A45C742" w14:textId="77777777" w:rsidTr="00411840">
        <w:trPr>
          <w:trHeight w:val="300"/>
        </w:trPr>
        <w:tc>
          <w:tcPr>
            <w:tcW w:w="4060" w:type="dxa"/>
            <w:tcBorders>
              <w:top w:val="nil"/>
              <w:left w:val="nil"/>
              <w:bottom w:val="nil"/>
              <w:right w:val="nil"/>
            </w:tcBorders>
            <w:noWrap/>
            <w:vAlign w:val="bottom"/>
            <w:hideMark/>
          </w:tcPr>
          <w:p w14:paraId="5B7485F2"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(XIV - X Región) </w:t>
            </w:r>
          </w:p>
        </w:tc>
        <w:tc>
          <w:tcPr>
            <w:tcW w:w="620" w:type="dxa"/>
            <w:tcBorders>
              <w:top w:val="nil"/>
              <w:left w:val="nil"/>
              <w:bottom w:val="nil"/>
              <w:right w:val="nil"/>
            </w:tcBorders>
            <w:noWrap/>
            <w:vAlign w:val="bottom"/>
            <w:hideMark/>
          </w:tcPr>
          <w:p w14:paraId="20438E73"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hideMark/>
          </w:tcPr>
          <w:p w14:paraId="5ABC9D1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10E2F72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6E30B32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5D553E59"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50D5B57B" w14:textId="77777777" w:rsidTr="00411840">
        <w:trPr>
          <w:trHeight w:val="300"/>
        </w:trPr>
        <w:tc>
          <w:tcPr>
            <w:tcW w:w="4060" w:type="dxa"/>
            <w:tcBorders>
              <w:top w:val="nil"/>
              <w:left w:val="nil"/>
              <w:bottom w:val="nil"/>
              <w:right w:val="nil"/>
            </w:tcBorders>
            <w:noWrap/>
            <w:vAlign w:val="bottom"/>
            <w:hideMark/>
          </w:tcPr>
          <w:p w14:paraId="51F9EA2B"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(XV - II Región) </w:t>
            </w:r>
          </w:p>
        </w:tc>
        <w:tc>
          <w:tcPr>
            <w:tcW w:w="620" w:type="dxa"/>
            <w:tcBorders>
              <w:top w:val="nil"/>
              <w:left w:val="nil"/>
              <w:bottom w:val="nil"/>
              <w:right w:val="nil"/>
            </w:tcBorders>
            <w:noWrap/>
            <w:vAlign w:val="bottom"/>
            <w:hideMark/>
          </w:tcPr>
          <w:p w14:paraId="7B99607D"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hideMark/>
          </w:tcPr>
          <w:p w14:paraId="461798B1" w14:textId="546C060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779</w:t>
            </w:r>
          </w:p>
        </w:tc>
        <w:tc>
          <w:tcPr>
            <w:tcW w:w="1560" w:type="dxa"/>
            <w:tcBorders>
              <w:top w:val="nil"/>
              <w:left w:val="nil"/>
              <w:bottom w:val="nil"/>
              <w:right w:val="nil"/>
            </w:tcBorders>
            <w:noWrap/>
            <w:vAlign w:val="bottom"/>
            <w:hideMark/>
          </w:tcPr>
          <w:p w14:paraId="12498CC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99%</w:t>
            </w:r>
          </w:p>
        </w:tc>
        <w:tc>
          <w:tcPr>
            <w:tcW w:w="1200" w:type="dxa"/>
            <w:tcBorders>
              <w:top w:val="nil"/>
              <w:left w:val="nil"/>
              <w:bottom w:val="nil"/>
              <w:right w:val="nil"/>
            </w:tcBorders>
            <w:noWrap/>
            <w:vAlign w:val="bottom"/>
            <w:hideMark/>
          </w:tcPr>
          <w:p w14:paraId="2AA98269"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57</w:t>
            </w:r>
          </w:p>
        </w:tc>
        <w:tc>
          <w:tcPr>
            <w:tcW w:w="1200" w:type="dxa"/>
            <w:tcBorders>
              <w:top w:val="nil"/>
              <w:left w:val="nil"/>
              <w:bottom w:val="nil"/>
              <w:right w:val="nil"/>
            </w:tcBorders>
            <w:noWrap/>
            <w:vAlign w:val="bottom"/>
            <w:hideMark/>
          </w:tcPr>
          <w:p w14:paraId="43FCB5C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032004AC" w14:textId="77777777" w:rsidTr="00411840">
        <w:trPr>
          <w:trHeight w:val="300"/>
        </w:trPr>
        <w:tc>
          <w:tcPr>
            <w:tcW w:w="4060" w:type="dxa"/>
            <w:tcBorders>
              <w:top w:val="nil"/>
              <w:left w:val="nil"/>
              <w:bottom w:val="nil"/>
              <w:right w:val="nil"/>
            </w:tcBorders>
            <w:noWrap/>
            <w:vAlign w:val="bottom"/>
            <w:hideMark/>
          </w:tcPr>
          <w:p w14:paraId="31A0200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66F8848D"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67020C48" w14:textId="31B0C63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853</w:t>
            </w:r>
          </w:p>
        </w:tc>
        <w:tc>
          <w:tcPr>
            <w:tcW w:w="1560" w:type="dxa"/>
            <w:tcBorders>
              <w:top w:val="nil"/>
              <w:left w:val="nil"/>
              <w:bottom w:val="nil"/>
              <w:right w:val="nil"/>
            </w:tcBorders>
            <w:noWrap/>
            <w:vAlign w:val="bottom"/>
            <w:hideMark/>
          </w:tcPr>
          <w:p w14:paraId="549E180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63%</w:t>
            </w:r>
          </w:p>
        </w:tc>
        <w:tc>
          <w:tcPr>
            <w:tcW w:w="1200" w:type="dxa"/>
            <w:tcBorders>
              <w:top w:val="nil"/>
              <w:left w:val="nil"/>
              <w:bottom w:val="nil"/>
              <w:right w:val="nil"/>
            </w:tcBorders>
            <w:noWrap/>
            <w:vAlign w:val="bottom"/>
            <w:hideMark/>
          </w:tcPr>
          <w:p w14:paraId="500D61C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w:t>
            </w:r>
          </w:p>
        </w:tc>
        <w:tc>
          <w:tcPr>
            <w:tcW w:w="1200" w:type="dxa"/>
            <w:tcBorders>
              <w:top w:val="nil"/>
              <w:left w:val="nil"/>
              <w:bottom w:val="nil"/>
              <w:right w:val="nil"/>
            </w:tcBorders>
            <w:noWrap/>
            <w:vAlign w:val="bottom"/>
            <w:hideMark/>
          </w:tcPr>
          <w:p w14:paraId="2C6D95FE"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14</w:t>
            </w:r>
          </w:p>
        </w:tc>
      </w:tr>
      <w:tr w:rsidR="00411840" w:rsidRPr="00E21DDA" w14:paraId="6E1D38AD" w14:textId="77777777" w:rsidTr="00411840">
        <w:trPr>
          <w:trHeight w:val="300"/>
        </w:trPr>
        <w:tc>
          <w:tcPr>
            <w:tcW w:w="4060" w:type="dxa"/>
            <w:tcBorders>
              <w:top w:val="nil"/>
              <w:left w:val="nil"/>
              <w:bottom w:val="nil"/>
              <w:right w:val="nil"/>
            </w:tcBorders>
            <w:noWrap/>
            <w:vAlign w:val="bottom"/>
            <w:hideMark/>
          </w:tcPr>
          <w:p w14:paraId="7E5FF453"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422D1D0D"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57C040BB" w14:textId="6F87B4E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723</w:t>
            </w:r>
          </w:p>
        </w:tc>
        <w:tc>
          <w:tcPr>
            <w:tcW w:w="1560" w:type="dxa"/>
            <w:tcBorders>
              <w:top w:val="nil"/>
              <w:left w:val="nil"/>
              <w:bottom w:val="nil"/>
              <w:right w:val="nil"/>
            </w:tcBorders>
            <w:noWrap/>
            <w:vAlign w:val="bottom"/>
            <w:hideMark/>
          </w:tcPr>
          <w:p w14:paraId="05802AF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68%</w:t>
            </w:r>
          </w:p>
        </w:tc>
        <w:tc>
          <w:tcPr>
            <w:tcW w:w="1200" w:type="dxa"/>
            <w:tcBorders>
              <w:top w:val="nil"/>
              <w:left w:val="nil"/>
              <w:bottom w:val="nil"/>
              <w:right w:val="nil"/>
            </w:tcBorders>
            <w:noWrap/>
            <w:vAlign w:val="bottom"/>
            <w:hideMark/>
          </w:tcPr>
          <w:p w14:paraId="20FC0D5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23</w:t>
            </w:r>
          </w:p>
        </w:tc>
        <w:tc>
          <w:tcPr>
            <w:tcW w:w="1200" w:type="dxa"/>
            <w:tcBorders>
              <w:top w:val="nil"/>
              <w:left w:val="nil"/>
              <w:bottom w:val="nil"/>
              <w:right w:val="nil"/>
            </w:tcBorders>
            <w:noWrap/>
            <w:vAlign w:val="bottom"/>
            <w:hideMark/>
          </w:tcPr>
          <w:p w14:paraId="00984F0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14</w:t>
            </w:r>
          </w:p>
        </w:tc>
      </w:tr>
      <w:tr w:rsidR="00411840" w:rsidRPr="00E21DDA" w14:paraId="08F409CC" w14:textId="77777777" w:rsidTr="00411840">
        <w:trPr>
          <w:trHeight w:val="300"/>
        </w:trPr>
        <w:tc>
          <w:tcPr>
            <w:tcW w:w="4060" w:type="dxa"/>
            <w:tcBorders>
              <w:top w:val="nil"/>
              <w:left w:val="nil"/>
              <w:bottom w:val="nil"/>
              <w:right w:val="nil"/>
            </w:tcBorders>
            <w:noWrap/>
            <w:vAlign w:val="bottom"/>
            <w:hideMark/>
          </w:tcPr>
          <w:p w14:paraId="72144353"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0E67C3E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hideMark/>
          </w:tcPr>
          <w:p w14:paraId="3DD385C1" w14:textId="3DC6380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28</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143</w:t>
            </w:r>
          </w:p>
        </w:tc>
        <w:tc>
          <w:tcPr>
            <w:tcW w:w="1560" w:type="dxa"/>
            <w:tcBorders>
              <w:top w:val="nil"/>
              <w:left w:val="nil"/>
              <w:bottom w:val="nil"/>
              <w:right w:val="nil"/>
            </w:tcBorders>
            <w:noWrap/>
            <w:vAlign w:val="bottom"/>
            <w:hideMark/>
          </w:tcPr>
          <w:p w14:paraId="76BF1B3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76%</w:t>
            </w:r>
          </w:p>
        </w:tc>
        <w:tc>
          <w:tcPr>
            <w:tcW w:w="1200" w:type="dxa"/>
            <w:tcBorders>
              <w:top w:val="nil"/>
              <w:left w:val="nil"/>
              <w:bottom w:val="nil"/>
              <w:right w:val="nil"/>
            </w:tcBorders>
            <w:noWrap/>
            <w:vAlign w:val="bottom"/>
            <w:hideMark/>
          </w:tcPr>
          <w:p w14:paraId="1C8438F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23</w:t>
            </w:r>
          </w:p>
        </w:tc>
        <w:tc>
          <w:tcPr>
            <w:tcW w:w="1200" w:type="dxa"/>
            <w:tcBorders>
              <w:top w:val="nil"/>
              <w:left w:val="nil"/>
              <w:bottom w:val="nil"/>
              <w:right w:val="nil"/>
            </w:tcBorders>
            <w:noWrap/>
            <w:vAlign w:val="bottom"/>
            <w:hideMark/>
          </w:tcPr>
          <w:p w14:paraId="17894A4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15</w:t>
            </w:r>
          </w:p>
        </w:tc>
      </w:tr>
      <w:tr w:rsidR="00411840" w:rsidRPr="00E21DDA" w14:paraId="53790810" w14:textId="77777777" w:rsidTr="00411840">
        <w:trPr>
          <w:trHeight w:val="300"/>
        </w:trPr>
        <w:tc>
          <w:tcPr>
            <w:tcW w:w="4060" w:type="dxa"/>
            <w:tcBorders>
              <w:top w:val="nil"/>
              <w:left w:val="nil"/>
              <w:bottom w:val="nil"/>
              <w:right w:val="nil"/>
            </w:tcBorders>
            <w:noWrap/>
            <w:vAlign w:val="bottom"/>
            <w:hideMark/>
          </w:tcPr>
          <w:p w14:paraId="152895D4"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51089AC4"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5226263F" w14:textId="1CD6435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554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366</w:t>
            </w:r>
          </w:p>
        </w:tc>
        <w:tc>
          <w:tcPr>
            <w:tcW w:w="1560" w:type="dxa"/>
            <w:tcBorders>
              <w:top w:val="nil"/>
              <w:left w:val="nil"/>
              <w:bottom w:val="nil"/>
              <w:right w:val="nil"/>
            </w:tcBorders>
            <w:noWrap/>
            <w:vAlign w:val="bottom"/>
            <w:hideMark/>
          </w:tcPr>
          <w:p w14:paraId="1C961EF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74%</w:t>
            </w:r>
          </w:p>
        </w:tc>
        <w:tc>
          <w:tcPr>
            <w:tcW w:w="1200" w:type="dxa"/>
            <w:tcBorders>
              <w:top w:val="nil"/>
              <w:left w:val="nil"/>
              <w:bottom w:val="nil"/>
              <w:right w:val="nil"/>
            </w:tcBorders>
            <w:noWrap/>
            <w:vAlign w:val="bottom"/>
            <w:hideMark/>
          </w:tcPr>
          <w:p w14:paraId="462DFE8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49</w:t>
            </w:r>
          </w:p>
        </w:tc>
        <w:tc>
          <w:tcPr>
            <w:tcW w:w="1200" w:type="dxa"/>
            <w:tcBorders>
              <w:top w:val="nil"/>
              <w:left w:val="nil"/>
              <w:bottom w:val="nil"/>
              <w:right w:val="nil"/>
            </w:tcBorders>
            <w:noWrap/>
            <w:vAlign w:val="bottom"/>
            <w:hideMark/>
          </w:tcPr>
          <w:p w14:paraId="6D899DD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64D698CA" w14:textId="77777777" w:rsidTr="00411840">
        <w:trPr>
          <w:trHeight w:val="300"/>
        </w:trPr>
        <w:tc>
          <w:tcPr>
            <w:tcW w:w="4060" w:type="dxa"/>
            <w:tcBorders>
              <w:top w:val="nil"/>
              <w:left w:val="nil"/>
              <w:bottom w:val="nil"/>
              <w:right w:val="nil"/>
            </w:tcBorders>
            <w:noWrap/>
            <w:vAlign w:val="bottom"/>
            <w:hideMark/>
          </w:tcPr>
          <w:p w14:paraId="65372840"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1010024F"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5135491F" w14:textId="17E3E76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353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471</w:t>
            </w:r>
          </w:p>
        </w:tc>
        <w:tc>
          <w:tcPr>
            <w:tcW w:w="1560" w:type="dxa"/>
            <w:tcBorders>
              <w:top w:val="nil"/>
              <w:left w:val="nil"/>
              <w:bottom w:val="nil"/>
              <w:right w:val="nil"/>
            </w:tcBorders>
            <w:noWrap/>
            <w:vAlign w:val="bottom"/>
            <w:hideMark/>
          </w:tcPr>
          <w:p w14:paraId="0442FB7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67%</w:t>
            </w:r>
          </w:p>
        </w:tc>
        <w:tc>
          <w:tcPr>
            <w:tcW w:w="1200" w:type="dxa"/>
            <w:tcBorders>
              <w:top w:val="nil"/>
              <w:left w:val="nil"/>
              <w:bottom w:val="nil"/>
              <w:right w:val="nil"/>
            </w:tcBorders>
            <w:noWrap/>
            <w:vAlign w:val="bottom"/>
            <w:hideMark/>
          </w:tcPr>
          <w:p w14:paraId="18B699FE"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48</w:t>
            </w:r>
          </w:p>
        </w:tc>
        <w:tc>
          <w:tcPr>
            <w:tcW w:w="1200" w:type="dxa"/>
            <w:tcBorders>
              <w:top w:val="nil"/>
              <w:left w:val="nil"/>
              <w:bottom w:val="nil"/>
              <w:right w:val="nil"/>
            </w:tcBorders>
            <w:noWrap/>
            <w:vAlign w:val="bottom"/>
            <w:hideMark/>
          </w:tcPr>
          <w:p w14:paraId="303E65D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2263ABCC" w14:textId="77777777" w:rsidTr="00411840">
        <w:trPr>
          <w:trHeight w:val="300"/>
        </w:trPr>
        <w:tc>
          <w:tcPr>
            <w:tcW w:w="4060" w:type="dxa"/>
            <w:tcBorders>
              <w:top w:val="nil"/>
              <w:left w:val="nil"/>
              <w:bottom w:val="nil"/>
              <w:right w:val="nil"/>
            </w:tcBorders>
            <w:noWrap/>
            <w:vAlign w:val="bottom"/>
            <w:hideMark/>
          </w:tcPr>
          <w:p w14:paraId="17B05E7E"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6425CAD5"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hideMark/>
          </w:tcPr>
          <w:p w14:paraId="18E33D06" w14:textId="697F473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514</w:t>
            </w:r>
          </w:p>
        </w:tc>
        <w:tc>
          <w:tcPr>
            <w:tcW w:w="1560" w:type="dxa"/>
            <w:tcBorders>
              <w:top w:val="nil"/>
              <w:left w:val="nil"/>
              <w:bottom w:val="nil"/>
              <w:right w:val="nil"/>
            </w:tcBorders>
            <w:noWrap/>
            <w:vAlign w:val="bottom"/>
            <w:hideMark/>
          </w:tcPr>
          <w:p w14:paraId="60A8DB6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21%</w:t>
            </w:r>
          </w:p>
        </w:tc>
        <w:tc>
          <w:tcPr>
            <w:tcW w:w="1200" w:type="dxa"/>
            <w:tcBorders>
              <w:top w:val="nil"/>
              <w:left w:val="nil"/>
              <w:bottom w:val="nil"/>
              <w:right w:val="nil"/>
            </w:tcBorders>
            <w:noWrap/>
            <w:vAlign w:val="bottom"/>
            <w:hideMark/>
          </w:tcPr>
          <w:p w14:paraId="48F50E0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45</w:t>
            </w:r>
          </w:p>
        </w:tc>
        <w:tc>
          <w:tcPr>
            <w:tcW w:w="1200" w:type="dxa"/>
            <w:tcBorders>
              <w:top w:val="nil"/>
              <w:left w:val="nil"/>
              <w:bottom w:val="nil"/>
              <w:right w:val="nil"/>
            </w:tcBorders>
            <w:noWrap/>
            <w:vAlign w:val="bottom"/>
            <w:hideMark/>
          </w:tcPr>
          <w:p w14:paraId="7C27EAB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5CBAD614" w14:textId="77777777" w:rsidTr="00411840">
        <w:trPr>
          <w:trHeight w:val="300"/>
        </w:trPr>
        <w:tc>
          <w:tcPr>
            <w:tcW w:w="4060" w:type="dxa"/>
            <w:tcBorders>
              <w:top w:val="nil"/>
              <w:left w:val="nil"/>
              <w:bottom w:val="nil"/>
              <w:right w:val="nil"/>
            </w:tcBorders>
            <w:noWrap/>
            <w:vAlign w:val="bottom"/>
            <w:hideMark/>
          </w:tcPr>
          <w:p w14:paraId="64C271C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12938968"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410B1167"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40</w:t>
            </w:r>
          </w:p>
        </w:tc>
        <w:tc>
          <w:tcPr>
            <w:tcW w:w="1560" w:type="dxa"/>
            <w:tcBorders>
              <w:top w:val="nil"/>
              <w:left w:val="nil"/>
              <w:bottom w:val="nil"/>
              <w:right w:val="nil"/>
            </w:tcBorders>
            <w:noWrap/>
            <w:vAlign w:val="bottom"/>
            <w:hideMark/>
          </w:tcPr>
          <w:p w14:paraId="60A78637"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p>
        </w:tc>
        <w:tc>
          <w:tcPr>
            <w:tcW w:w="1200" w:type="dxa"/>
            <w:tcBorders>
              <w:top w:val="nil"/>
              <w:left w:val="nil"/>
              <w:bottom w:val="nil"/>
              <w:right w:val="nil"/>
            </w:tcBorders>
            <w:noWrap/>
            <w:vAlign w:val="bottom"/>
            <w:hideMark/>
          </w:tcPr>
          <w:p w14:paraId="15D4D81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200" w:type="dxa"/>
            <w:tcBorders>
              <w:top w:val="nil"/>
              <w:left w:val="nil"/>
              <w:bottom w:val="nil"/>
              <w:right w:val="nil"/>
            </w:tcBorders>
            <w:noWrap/>
            <w:vAlign w:val="bottom"/>
            <w:hideMark/>
          </w:tcPr>
          <w:p w14:paraId="21733B6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797C8036" w14:textId="77777777" w:rsidTr="00411840">
        <w:trPr>
          <w:trHeight w:val="300"/>
        </w:trPr>
        <w:tc>
          <w:tcPr>
            <w:tcW w:w="4060" w:type="dxa"/>
            <w:tcBorders>
              <w:top w:val="nil"/>
              <w:left w:val="nil"/>
              <w:bottom w:val="nil"/>
              <w:right w:val="nil"/>
            </w:tcBorders>
            <w:noWrap/>
            <w:vAlign w:val="bottom"/>
            <w:hideMark/>
          </w:tcPr>
          <w:p w14:paraId="06B39A2E"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332E932E"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1CD1159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99</w:t>
            </w:r>
          </w:p>
        </w:tc>
        <w:tc>
          <w:tcPr>
            <w:tcW w:w="1560" w:type="dxa"/>
            <w:tcBorders>
              <w:top w:val="nil"/>
              <w:left w:val="nil"/>
              <w:bottom w:val="nil"/>
              <w:right w:val="nil"/>
            </w:tcBorders>
            <w:noWrap/>
            <w:vAlign w:val="bottom"/>
            <w:hideMark/>
          </w:tcPr>
          <w:p w14:paraId="1C361F7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w:t>
            </w:r>
          </w:p>
        </w:tc>
        <w:tc>
          <w:tcPr>
            <w:tcW w:w="1200" w:type="dxa"/>
            <w:tcBorders>
              <w:top w:val="nil"/>
              <w:left w:val="nil"/>
              <w:bottom w:val="nil"/>
              <w:right w:val="nil"/>
            </w:tcBorders>
            <w:noWrap/>
            <w:vAlign w:val="bottom"/>
            <w:hideMark/>
          </w:tcPr>
          <w:p w14:paraId="636106DE"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200" w:type="dxa"/>
            <w:tcBorders>
              <w:top w:val="nil"/>
              <w:left w:val="nil"/>
              <w:bottom w:val="nil"/>
              <w:right w:val="nil"/>
            </w:tcBorders>
            <w:noWrap/>
            <w:vAlign w:val="bottom"/>
            <w:hideMark/>
          </w:tcPr>
          <w:p w14:paraId="1C51642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6B3C420E" w14:textId="77777777" w:rsidTr="00411840">
        <w:trPr>
          <w:trHeight w:val="300"/>
        </w:trPr>
        <w:tc>
          <w:tcPr>
            <w:tcW w:w="4060" w:type="dxa"/>
            <w:tcBorders>
              <w:top w:val="nil"/>
              <w:left w:val="nil"/>
              <w:bottom w:val="nil"/>
              <w:right w:val="nil"/>
            </w:tcBorders>
            <w:noWrap/>
            <w:vAlign w:val="bottom"/>
            <w:hideMark/>
          </w:tcPr>
          <w:p w14:paraId="384F9978"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60BF6230"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hideMark/>
          </w:tcPr>
          <w:p w14:paraId="2926C439"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122</w:t>
            </w:r>
          </w:p>
        </w:tc>
        <w:tc>
          <w:tcPr>
            <w:tcW w:w="1560" w:type="dxa"/>
            <w:tcBorders>
              <w:top w:val="nil"/>
              <w:left w:val="nil"/>
              <w:bottom w:val="nil"/>
              <w:right w:val="nil"/>
            </w:tcBorders>
            <w:noWrap/>
            <w:vAlign w:val="bottom"/>
            <w:hideMark/>
          </w:tcPr>
          <w:p w14:paraId="4F42910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18%</w:t>
            </w:r>
          </w:p>
        </w:tc>
        <w:tc>
          <w:tcPr>
            <w:tcW w:w="1200" w:type="dxa"/>
            <w:tcBorders>
              <w:top w:val="nil"/>
              <w:left w:val="nil"/>
              <w:bottom w:val="nil"/>
              <w:right w:val="nil"/>
            </w:tcBorders>
            <w:noWrap/>
            <w:vAlign w:val="bottom"/>
            <w:hideMark/>
          </w:tcPr>
          <w:p w14:paraId="47C39177"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200" w:type="dxa"/>
            <w:tcBorders>
              <w:top w:val="nil"/>
              <w:left w:val="nil"/>
              <w:bottom w:val="nil"/>
              <w:right w:val="nil"/>
            </w:tcBorders>
            <w:noWrap/>
            <w:vAlign w:val="bottom"/>
            <w:hideMark/>
          </w:tcPr>
          <w:p w14:paraId="34B051B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29BC6CF4" w14:textId="77777777" w:rsidTr="00411840">
        <w:trPr>
          <w:trHeight w:val="300"/>
        </w:trPr>
        <w:tc>
          <w:tcPr>
            <w:tcW w:w="4060" w:type="dxa"/>
            <w:tcBorders>
              <w:top w:val="nil"/>
              <w:left w:val="nil"/>
              <w:bottom w:val="nil"/>
              <w:right w:val="nil"/>
            </w:tcBorders>
            <w:noWrap/>
            <w:vAlign w:val="bottom"/>
            <w:hideMark/>
          </w:tcPr>
          <w:p w14:paraId="01BF0C19"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193FDC0C"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41E97E5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35A0D979"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76C3D92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526FE54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33C13774" w14:textId="77777777" w:rsidTr="00411840">
        <w:trPr>
          <w:trHeight w:val="300"/>
        </w:trPr>
        <w:tc>
          <w:tcPr>
            <w:tcW w:w="4060" w:type="dxa"/>
            <w:tcBorders>
              <w:top w:val="nil"/>
              <w:left w:val="nil"/>
              <w:bottom w:val="nil"/>
              <w:right w:val="nil"/>
            </w:tcBorders>
            <w:noWrap/>
            <w:vAlign w:val="bottom"/>
            <w:hideMark/>
          </w:tcPr>
          <w:p w14:paraId="3CAC8609"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419EE65B"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07F7F7C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4EE9EC3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7F176F5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41173E6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10BD059E" w14:textId="77777777" w:rsidTr="00411840">
        <w:trPr>
          <w:trHeight w:val="300"/>
        </w:trPr>
        <w:tc>
          <w:tcPr>
            <w:tcW w:w="4060" w:type="dxa"/>
            <w:tcBorders>
              <w:top w:val="nil"/>
              <w:left w:val="nil"/>
              <w:bottom w:val="nil"/>
              <w:right w:val="nil"/>
            </w:tcBorders>
            <w:noWrap/>
            <w:vAlign w:val="bottom"/>
            <w:hideMark/>
          </w:tcPr>
          <w:p w14:paraId="16792EAA"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41FFFB3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hideMark/>
          </w:tcPr>
          <w:p w14:paraId="14551D1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20499FF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438BCCA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65372CC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4B9157FC" w14:textId="77777777" w:rsidTr="00411840">
        <w:trPr>
          <w:trHeight w:val="300"/>
        </w:trPr>
        <w:tc>
          <w:tcPr>
            <w:tcW w:w="4060" w:type="dxa"/>
            <w:tcBorders>
              <w:top w:val="nil"/>
              <w:left w:val="nil"/>
              <w:bottom w:val="nil"/>
              <w:right w:val="nil"/>
            </w:tcBorders>
            <w:noWrap/>
            <w:vAlign w:val="bottom"/>
            <w:hideMark/>
          </w:tcPr>
          <w:p w14:paraId="3E8D2A88"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bottom"/>
            <w:hideMark/>
          </w:tcPr>
          <w:p w14:paraId="48A57CB8"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0FAE8C7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64</w:t>
            </w:r>
          </w:p>
        </w:tc>
        <w:tc>
          <w:tcPr>
            <w:tcW w:w="1560" w:type="dxa"/>
            <w:tcBorders>
              <w:top w:val="nil"/>
              <w:left w:val="nil"/>
              <w:bottom w:val="nil"/>
              <w:right w:val="nil"/>
            </w:tcBorders>
            <w:noWrap/>
            <w:vAlign w:val="bottom"/>
            <w:hideMark/>
          </w:tcPr>
          <w:p w14:paraId="364F811B"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100%</w:t>
            </w:r>
          </w:p>
        </w:tc>
        <w:tc>
          <w:tcPr>
            <w:tcW w:w="1200" w:type="dxa"/>
            <w:tcBorders>
              <w:top w:val="nil"/>
              <w:left w:val="nil"/>
              <w:bottom w:val="nil"/>
              <w:right w:val="nil"/>
            </w:tcBorders>
            <w:noWrap/>
            <w:vAlign w:val="bottom"/>
            <w:hideMark/>
          </w:tcPr>
          <w:p w14:paraId="2318B46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200" w:type="dxa"/>
            <w:tcBorders>
              <w:top w:val="nil"/>
              <w:left w:val="nil"/>
              <w:bottom w:val="nil"/>
              <w:right w:val="nil"/>
            </w:tcBorders>
            <w:noWrap/>
            <w:vAlign w:val="bottom"/>
            <w:hideMark/>
          </w:tcPr>
          <w:p w14:paraId="05CE048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37482D67" w14:textId="77777777" w:rsidTr="00411840">
        <w:trPr>
          <w:trHeight w:val="300"/>
        </w:trPr>
        <w:tc>
          <w:tcPr>
            <w:tcW w:w="4060" w:type="dxa"/>
            <w:tcBorders>
              <w:top w:val="nil"/>
              <w:left w:val="nil"/>
              <w:bottom w:val="nil"/>
              <w:right w:val="nil"/>
            </w:tcBorders>
            <w:noWrap/>
            <w:vAlign w:val="bottom"/>
            <w:hideMark/>
          </w:tcPr>
          <w:p w14:paraId="21E93252"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bottom"/>
            <w:hideMark/>
          </w:tcPr>
          <w:p w14:paraId="0A3C2A1E"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41286876"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86</w:t>
            </w:r>
          </w:p>
        </w:tc>
        <w:tc>
          <w:tcPr>
            <w:tcW w:w="1560" w:type="dxa"/>
            <w:tcBorders>
              <w:top w:val="nil"/>
              <w:left w:val="nil"/>
              <w:bottom w:val="nil"/>
              <w:right w:val="nil"/>
            </w:tcBorders>
            <w:noWrap/>
            <w:vAlign w:val="bottom"/>
            <w:hideMark/>
          </w:tcPr>
          <w:p w14:paraId="463C4D1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100%</w:t>
            </w:r>
          </w:p>
        </w:tc>
        <w:tc>
          <w:tcPr>
            <w:tcW w:w="1200" w:type="dxa"/>
            <w:tcBorders>
              <w:top w:val="nil"/>
              <w:left w:val="nil"/>
              <w:bottom w:val="nil"/>
              <w:right w:val="nil"/>
            </w:tcBorders>
            <w:noWrap/>
            <w:vAlign w:val="bottom"/>
            <w:hideMark/>
          </w:tcPr>
          <w:p w14:paraId="126707A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200" w:type="dxa"/>
            <w:tcBorders>
              <w:top w:val="nil"/>
              <w:left w:val="nil"/>
              <w:bottom w:val="nil"/>
              <w:right w:val="nil"/>
            </w:tcBorders>
            <w:noWrap/>
            <w:vAlign w:val="bottom"/>
            <w:hideMark/>
          </w:tcPr>
          <w:p w14:paraId="159CB13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641FD3FB" w14:textId="77777777" w:rsidTr="00411840">
        <w:trPr>
          <w:trHeight w:val="300"/>
        </w:trPr>
        <w:tc>
          <w:tcPr>
            <w:tcW w:w="4060" w:type="dxa"/>
            <w:tcBorders>
              <w:top w:val="nil"/>
              <w:left w:val="nil"/>
              <w:bottom w:val="nil"/>
              <w:right w:val="nil"/>
            </w:tcBorders>
            <w:noWrap/>
            <w:vAlign w:val="bottom"/>
            <w:hideMark/>
          </w:tcPr>
          <w:p w14:paraId="6702A3C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6B510D0F"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1F6EF282" w14:textId="7832380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725</w:t>
            </w:r>
          </w:p>
        </w:tc>
        <w:tc>
          <w:tcPr>
            <w:tcW w:w="1560" w:type="dxa"/>
            <w:tcBorders>
              <w:top w:val="nil"/>
              <w:left w:val="nil"/>
              <w:bottom w:val="nil"/>
              <w:right w:val="nil"/>
            </w:tcBorders>
            <w:noWrap/>
            <w:vAlign w:val="bottom"/>
            <w:hideMark/>
          </w:tcPr>
          <w:p w14:paraId="7E5A3B0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48%</w:t>
            </w:r>
          </w:p>
        </w:tc>
        <w:tc>
          <w:tcPr>
            <w:tcW w:w="1200" w:type="dxa"/>
            <w:tcBorders>
              <w:top w:val="nil"/>
              <w:left w:val="nil"/>
              <w:bottom w:val="nil"/>
              <w:right w:val="nil"/>
            </w:tcBorders>
            <w:noWrap/>
            <w:vAlign w:val="bottom"/>
            <w:hideMark/>
          </w:tcPr>
          <w:p w14:paraId="669707D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200" w:type="dxa"/>
            <w:tcBorders>
              <w:top w:val="nil"/>
              <w:left w:val="nil"/>
              <w:bottom w:val="nil"/>
              <w:right w:val="nil"/>
            </w:tcBorders>
            <w:noWrap/>
            <w:vAlign w:val="bottom"/>
            <w:hideMark/>
          </w:tcPr>
          <w:p w14:paraId="4B144820"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2DCA655A" w14:textId="77777777" w:rsidTr="00411840">
        <w:trPr>
          <w:trHeight w:val="300"/>
        </w:trPr>
        <w:tc>
          <w:tcPr>
            <w:tcW w:w="4060" w:type="dxa"/>
            <w:tcBorders>
              <w:top w:val="nil"/>
              <w:left w:val="nil"/>
              <w:bottom w:val="nil"/>
              <w:right w:val="nil"/>
            </w:tcBorders>
            <w:noWrap/>
            <w:vAlign w:val="bottom"/>
            <w:hideMark/>
          </w:tcPr>
          <w:p w14:paraId="341434A7"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0634B6CD"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hideMark/>
          </w:tcPr>
          <w:p w14:paraId="2F55789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7CFF1EF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62534D0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30BF166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03FFB08A" w14:textId="77777777" w:rsidTr="00411840">
        <w:trPr>
          <w:trHeight w:val="300"/>
        </w:trPr>
        <w:tc>
          <w:tcPr>
            <w:tcW w:w="4060" w:type="dxa"/>
            <w:tcBorders>
              <w:top w:val="nil"/>
              <w:left w:val="nil"/>
              <w:bottom w:val="nil"/>
              <w:right w:val="nil"/>
            </w:tcBorders>
            <w:noWrap/>
            <w:vAlign w:val="bottom"/>
            <w:hideMark/>
          </w:tcPr>
          <w:p w14:paraId="489EE69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13001D5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06729C8D" w14:textId="499C545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941</w:t>
            </w:r>
          </w:p>
        </w:tc>
        <w:tc>
          <w:tcPr>
            <w:tcW w:w="1560" w:type="dxa"/>
            <w:tcBorders>
              <w:top w:val="nil"/>
              <w:left w:val="nil"/>
              <w:bottom w:val="nil"/>
              <w:right w:val="nil"/>
            </w:tcBorders>
            <w:noWrap/>
            <w:vAlign w:val="bottom"/>
            <w:hideMark/>
          </w:tcPr>
          <w:p w14:paraId="75EC900E"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51%</w:t>
            </w:r>
          </w:p>
        </w:tc>
        <w:tc>
          <w:tcPr>
            <w:tcW w:w="1200" w:type="dxa"/>
            <w:tcBorders>
              <w:top w:val="nil"/>
              <w:left w:val="nil"/>
              <w:bottom w:val="nil"/>
              <w:right w:val="nil"/>
            </w:tcBorders>
            <w:noWrap/>
            <w:vAlign w:val="bottom"/>
            <w:hideMark/>
          </w:tcPr>
          <w:p w14:paraId="0F5F6A3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200" w:type="dxa"/>
            <w:tcBorders>
              <w:top w:val="nil"/>
              <w:left w:val="nil"/>
              <w:bottom w:val="nil"/>
              <w:right w:val="nil"/>
            </w:tcBorders>
            <w:noWrap/>
            <w:vAlign w:val="bottom"/>
            <w:hideMark/>
          </w:tcPr>
          <w:p w14:paraId="5A798C1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775BC173" w14:textId="77777777" w:rsidTr="00411840">
        <w:trPr>
          <w:trHeight w:val="300"/>
        </w:trPr>
        <w:tc>
          <w:tcPr>
            <w:tcW w:w="4060" w:type="dxa"/>
            <w:tcBorders>
              <w:top w:val="nil"/>
              <w:left w:val="nil"/>
              <w:bottom w:val="nil"/>
              <w:right w:val="nil"/>
            </w:tcBorders>
            <w:noWrap/>
            <w:vAlign w:val="bottom"/>
            <w:hideMark/>
          </w:tcPr>
          <w:p w14:paraId="03244660"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21AC72BF"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6FBAC0C2"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6A81CC3C"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1084FA15"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587ABAC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499649F7" w14:textId="77777777" w:rsidTr="00411840">
        <w:trPr>
          <w:trHeight w:val="300"/>
        </w:trPr>
        <w:tc>
          <w:tcPr>
            <w:tcW w:w="4060" w:type="dxa"/>
            <w:tcBorders>
              <w:top w:val="nil"/>
              <w:left w:val="nil"/>
              <w:bottom w:val="nil"/>
              <w:right w:val="nil"/>
            </w:tcBorders>
            <w:noWrap/>
            <w:vAlign w:val="bottom"/>
            <w:hideMark/>
          </w:tcPr>
          <w:p w14:paraId="16194739"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62CE25A7"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hideMark/>
          </w:tcPr>
          <w:p w14:paraId="1987709B" w14:textId="4C95060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250</w:t>
            </w:r>
          </w:p>
        </w:tc>
        <w:tc>
          <w:tcPr>
            <w:tcW w:w="1560" w:type="dxa"/>
            <w:tcBorders>
              <w:top w:val="nil"/>
              <w:left w:val="nil"/>
              <w:bottom w:val="nil"/>
              <w:right w:val="nil"/>
            </w:tcBorders>
            <w:noWrap/>
            <w:vAlign w:val="bottom"/>
            <w:hideMark/>
          </w:tcPr>
          <w:p w14:paraId="7BF7A43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55%</w:t>
            </w:r>
          </w:p>
        </w:tc>
        <w:tc>
          <w:tcPr>
            <w:tcW w:w="1200" w:type="dxa"/>
            <w:tcBorders>
              <w:top w:val="nil"/>
              <w:left w:val="nil"/>
              <w:bottom w:val="nil"/>
              <w:right w:val="nil"/>
            </w:tcBorders>
            <w:noWrap/>
            <w:vAlign w:val="bottom"/>
            <w:hideMark/>
          </w:tcPr>
          <w:p w14:paraId="66642E91"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200" w:type="dxa"/>
            <w:tcBorders>
              <w:top w:val="nil"/>
              <w:left w:val="nil"/>
              <w:bottom w:val="nil"/>
              <w:right w:val="nil"/>
            </w:tcBorders>
            <w:noWrap/>
            <w:vAlign w:val="bottom"/>
            <w:hideMark/>
          </w:tcPr>
          <w:p w14:paraId="2C5B674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261D8797" w14:textId="77777777" w:rsidTr="00411840">
        <w:trPr>
          <w:trHeight w:val="300"/>
        </w:trPr>
        <w:tc>
          <w:tcPr>
            <w:tcW w:w="4060" w:type="dxa"/>
            <w:tcBorders>
              <w:top w:val="nil"/>
              <w:left w:val="nil"/>
              <w:bottom w:val="nil"/>
              <w:right w:val="nil"/>
            </w:tcBorders>
            <w:noWrap/>
            <w:vAlign w:val="bottom"/>
            <w:hideMark/>
          </w:tcPr>
          <w:p w14:paraId="25A05888"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13711E0B"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hideMark/>
          </w:tcPr>
          <w:p w14:paraId="759A4E2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nil"/>
              <w:right w:val="nil"/>
            </w:tcBorders>
            <w:noWrap/>
            <w:vAlign w:val="bottom"/>
            <w:hideMark/>
          </w:tcPr>
          <w:p w14:paraId="3BB53D4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32FCCA99"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26F5287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r w:rsidR="00411840" w:rsidRPr="00E21DDA" w14:paraId="070145FB" w14:textId="77777777" w:rsidTr="00411840">
        <w:trPr>
          <w:trHeight w:val="300"/>
        </w:trPr>
        <w:tc>
          <w:tcPr>
            <w:tcW w:w="4060" w:type="dxa"/>
            <w:tcBorders>
              <w:top w:val="nil"/>
              <w:left w:val="nil"/>
              <w:bottom w:val="nil"/>
              <w:right w:val="nil"/>
            </w:tcBorders>
            <w:noWrap/>
            <w:vAlign w:val="bottom"/>
            <w:hideMark/>
          </w:tcPr>
          <w:p w14:paraId="55E76E17"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20" w:type="dxa"/>
            <w:tcBorders>
              <w:top w:val="nil"/>
              <w:left w:val="nil"/>
              <w:bottom w:val="nil"/>
              <w:right w:val="nil"/>
            </w:tcBorders>
            <w:noWrap/>
            <w:vAlign w:val="bottom"/>
            <w:hideMark/>
          </w:tcPr>
          <w:p w14:paraId="2A775813"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hideMark/>
          </w:tcPr>
          <w:p w14:paraId="3F7AA41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664</w:t>
            </w:r>
          </w:p>
        </w:tc>
        <w:tc>
          <w:tcPr>
            <w:tcW w:w="1560" w:type="dxa"/>
            <w:tcBorders>
              <w:top w:val="nil"/>
              <w:left w:val="nil"/>
              <w:bottom w:val="nil"/>
              <w:right w:val="nil"/>
            </w:tcBorders>
            <w:noWrap/>
            <w:vAlign w:val="bottom"/>
            <w:hideMark/>
          </w:tcPr>
          <w:p w14:paraId="5EF5383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nil"/>
              <w:right w:val="nil"/>
            </w:tcBorders>
            <w:noWrap/>
            <w:vAlign w:val="bottom"/>
            <w:hideMark/>
          </w:tcPr>
          <w:p w14:paraId="007A11CA"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200" w:type="dxa"/>
            <w:tcBorders>
              <w:top w:val="nil"/>
              <w:left w:val="nil"/>
              <w:bottom w:val="nil"/>
              <w:right w:val="nil"/>
            </w:tcBorders>
            <w:noWrap/>
            <w:vAlign w:val="bottom"/>
            <w:hideMark/>
          </w:tcPr>
          <w:p w14:paraId="66091F43"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r>
      <w:tr w:rsidR="00411840" w:rsidRPr="00E21DDA" w14:paraId="4EB10D35" w14:textId="77777777" w:rsidTr="00BB3E07">
        <w:trPr>
          <w:trHeight w:val="300"/>
        </w:trPr>
        <w:tc>
          <w:tcPr>
            <w:tcW w:w="4060" w:type="dxa"/>
            <w:tcBorders>
              <w:top w:val="nil"/>
              <w:left w:val="nil"/>
              <w:right w:val="nil"/>
            </w:tcBorders>
            <w:noWrap/>
            <w:vAlign w:val="bottom"/>
            <w:hideMark/>
          </w:tcPr>
          <w:p w14:paraId="56E657B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20" w:type="dxa"/>
            <w:tcBorders>
              <w:top w:val="nil"/>
              <w:left w:val="nil"/>
              <w:right w:val="nil"/>
            </w:tcBorders>
            <w:noWrap/>
            <w:vAlign w:val="bottom"/>
            <w:hideMark/>
          </w:tcPr>
          <w:p w14:paraId="5DBF1344"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right w:val="nil"/>
            </w:tcBorders>
            <w:noWrap/>
            <w:vAlign w:val="bottom"/>
            <w:hideMark/>
          </w:tcPr>
          <w:p w14:paraId="0652FC1C" w14:textId="28E83B9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794</w:t>
            </w:r>
          </w:p>
        </w:tc>
        <w:tc>
          <w:tcPr>
            <w:tcW w:w="1560" w:type="dxa"/>
            <w:tcBorders>
              <w:top w:val="nil"/>
              <w:left w:val="nil"/>
              <w:right w:val="nil"/>
            </w:tcBorders>
            <w:noWrap/>
            <w:vAlign w:val="bottom"/>
            <w:hideMark/>
          </w:tcPr>
          <w:p w14:paraId="389E80E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200" w:type="dxa"/>
            <w:tcBorders>
              <w:top w:val="nil"/>
              <w:left w:val="nil"/>
              <w:right w:val="nil"/>
            </w:tcBorders>
            <w:noWrap/>
            <w:vAlign w:val="bottom"/>
            <w:hideMark/>
          </w:tcPr>
          <w:p w14:paraId="33C5249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200" w:type="dxa"/>
            <w:tcBorders>
              <w:top w:val="nil"/>
              <w:left w:val="nil"/>
              <w:right w:val="nil"/>
            </w:tcBorders>
            <w:noWrap/>
            <w:vAlign w:val="bottom"/>
            <w:hideMark/>
          </w:tcPr>
          <w:p w14:paraId="2D19B7E8"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r>
      <w:tr w:rsidR="00411840" w:rsidRPr="00E21DDA" w14:paraId="6A3D15E9" w14:textId="77777777" w:rsidTr="00BB3E07">
        <w:trPr>
          <w:trHeight w:val="300"/>
        </w:trPr>
        <w:tc>
          <w:tcPr>
            <w:tcW w:w="4060" w:type="dxa"/>
            <w:tcBorders>
              <w:top w:val="nil"/>
              <w:left w:val="nil"/>
              <w:bottom w:val="single" w:sz="4" w:space="0" w:color="auto"/>
              <w:right w:val="nil"/>
            </w:tcBorders>
            <w:noWrap/>
            <w:vAlign w:val="bottom"/>
            <w:hideMark/>
          </w:tcPr>
          <w:p w14:paraId="7954807E"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20" w:type="dxa"/>
            <w:tcBorders>
              <w:top w:val="nil"/>
              <w:left w:val="nil"/>
              <w:bottom w:val="single" w:sz="4" w:space="0" w:color="auto"/>
              <w:right w:val="nil"/>
            </w:tcBorders>
            <w:noWrap/>
            <w:vAlign w:val="bottom"/>
            <w:hideMark/>
          </w:tcPr>
          <w:p w14:paraId="39D2649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2021</w:t>
            </w:r>
          </w:p>
        </w:tc>
        <w:tc>
          <w:tcPr>
            <w:tcW w:w="1730" w:type="dxa"/>
            <w:tcBorders>
              <w:top w:val="nil"/>
              <w:left w:val="nil"/>
              <w:bottom w:val="single" w:sz="4" w:space="0" w:color="auto"/>
              <w:right w:val="nil"/>
            </w:tcBorders>
            <w:noWrap/>
            <w:vAlign w:val="bottom"/>
            <w:hideMark/>
          </w:tcPr>
          <w:p w14:paraId="576A211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560" w:type="dxa"/>
            <w:tcBorders>
              <w:top w:val="nil"/>
              <w:left w:val="nil"/>
              <w:bottom w:val="single" w:sz="4" w:space="0" w:color="auto"/>
              <w:right w:val="nil"/>
            </w:tcBorders>
            <w:noWrap/>
            <w:vAlign w:val="bottom"/>
            <w:hideMark/>
          </w:tcPr>
          <w:p w14:paraId="1D854614"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single" w:sz="4" w:space="0" w:color="auto"/>
              <w:right w:val="nil"/>
            </w:tcBorders>
            <w:noWrap/>
            <w:vAlign w:val="bottom"/>
            <w:hideMark/>
          </w:tcPr>
          <w:p w14:paraId="1CDE405D"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200" w:type="dxa"/>
            <w:tcBorders>
              <w:top w:val="nil"/>
              <w:left w:val="nil"/>
              <w:bottom w:val="single" w:sz="4" w:space="0" w:color="auto"/>
              <w:right w:val="nil"/>
            </w:tcBorders>
            <w:noWrap/>
            <w:vAlign w:val="bottom"/>
            <w:hideMark/>
          </w:tcPr>
          <w:p w14:paraId="1557F41F" w14:textId="7777777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r>
    </w:tbl>
    <w:p w14:paraId="1807C591" w14:textId="5D08DF3A" w:rsidR="00411840" w:rsidRPr="00E21DDA" w:rsidRDefault="00411840" w:rsidP="00411840">
      <w:pPr>
        <w:spacing w:line="276" w:lineRule="auto"/>
        <w:jc w:val="both"/>
        <w:rPr>
          <w:sz w:val="18"/>
          <w:szCs w:val="18"/>
          <w:lang w:val="es-ES"/>
        </w:rPr>
      </w:pPr>
      <w:r w:rsidRPr="00E21DDA">
        <w:rPr>
          <w:sz w:val="18"/>
          <w:szCs w:val="18"/>
          <w:lang w:val="es-ES"/>
        </w:rPr>
        <w:t xml:space="preserve">Fuente: Elaboración propia </w:t>
      </w:r>
      <w:r w:rsidR="00F36026" w:rsidRPr="00E21DDA">
        <w:rPr>
          <w:sz w:val="18"/>
          <w:szCs w:val="18"/>
          <w:lang w:val="es-ES"/>
        </w:rPr>
        <w:t>a partir de</w:t>
      </w:r>
      <w:r w:rsidRPr="00E21DDA">
        <w:rPr>
          <w:sz w:val="18"/>
          <w:szCs w:val="18"/>
          <w:lang w:val="es-ES"/>
        </w:rPr>
        <w:t xml:space="preserve"> información oficial de SERNAPESCA.</w:t>
      </w:r>
    </w:p>
    <w:p w14:paraId="18280D11" w14:textId="77777777" w:rsidR="00411840" w:rsidRPr="00E21DDA" w:rsidRDefault="00411840" w:rsidP="00082CBD">
      <w:pPr>
        <w:spacing w:line="276" w:lineRule="auto"/>
        <w:jc w:val="both"/>
        <w:rPr>
          <w:lang w:val="es-ES"/>
        </w:rPr>
      </w:pPr>
    </w:p>
    <w:p w14:paraId="075B9643" w14:textId="1A67C5DB" w:rsidR="00D53F24" w:rsidRPr="00E21DDA" w:rsidRDefault="00D53F24" w:rsidP="00BB3E07">
      <w:pPr>
        <w:spacing w:line="276" w:lineRule="auto"/>
        <w:jc w:val="center"/>
        <w:rPr>
          <w:b/>
          <w:bCs/>
          <w:lang w:val="es-ES"/>
        </w:rPr>
      </w:pPr>
    </w:p>
    <w:p w14:paraId="52C5AEAC" w14:textId="205D31F9" w:rsidR="00411840" w:rsidRPr="00E21DDA" w:rsidRDefault="00D53F24" w:rsidP="00BB3E07">
      <w:pPr>
        <w:spacing w:line="276" w:lineRule="auto"/>
        <w:jc w:val="center"/>
        <w:rPr>
          <w:b/>
          <w:bCs/>
          <w:lang w:val="es-ES"/>
        </w:rPr>
      </w:pPr>
      <w:r w:rsidRPr="00E21DDA">
        <w:rPr>
          <w:b/>
          <w:bCs/>
          <w:lang w:val="es-ES"/>
        </w:rPr>
        <w:lastRenderedPageBreak/>
        <w:t xml:space="preserve">Tabla 10. Caracterización de las Unidades de Pesquerías. </w:t>
      </w:r>
      <w:r w:rsidR="00411840" w:rsidRPr="00E21DDA">
        <w:rPr>
          <w:b/>
          <w:bCs/>
          <w:lang w:val="es-ES"/>
        </w:rPr>
        <w:t xml:space="preserve">Flota </w:t>
      </w:r>
      <w:commentRangeStart w:id="28"/>
      <w:r w:rsidR="00411840" w:rsidRPr="00E21DDA">
        <w:rPr>
          <w:b/>
          <w:bCs/>
          <w:lang w:val="es-ES"/>
        </w:rPr>
        <w:t>Artesanal</w:t>
      </w:r>
      <w:commentRangeEnd w:id="28"/>
      <w:r w:rsidR="00FD756E">
        <w:rPr>
          <w:rStyle w:val="CommentReference"/>
        </w:rPr>
        <w:commentReference w:id="28"/>
      </w:r>
    </w:p>
    <w:tbl>
      <w:tblPr>
        <w:tblW w:w="10370" w:type="dxa"/>
        <w:tblCellMar>
          <w:left w:w="70" w:type="dxa"/>
          <w:right w:w="70" w:type="dxa"/>
        </w:tblCellMar>
        <w:tblLook w:val="04A0" w:firstRow="1" w:lastRow="0" w:firstColumn="1" w:lastColumn="0" w:noHBand="0" w:noVBand="1"/>
      </w:tblPr>
      <w:tblGrid>
        <w:gridCol w:w="4060"/>
        <w:gridCol w:w="620"/>
        <w:gridCol w:w="1730"/>
        <w:gridCol w:w="1560"/>
        <w:gridCol w:w="1200"/>
        <w:gridCol w:w="1200"/>
      </w:tblGrid>
      <w:tr w:rsidR="00411840" w:rsidRPr="00E21DDA" w14:paraId="0FD7902A" w14:textId="77777777">
        <w:trPr>
          <w:trHeight w:val="640"/>
        </w:trPr>
        <w:tc>
          <w:tcPr>
            <w:tcW w:w="4060" w:type="dxa"/>
            <w:tcBorders>
              <w:top w:val="single" w:sz="4" w:space="0" w:color="auto"/>
              <w:left w:val="nil"/>
              <w:bottom w:val="single" w:sz="4" w:space="0" w:color="auto"/>
              <w:right w:val="nil"/>
            </w:tcBorders>
            <w:noWrap/>
            <w:vAlign w:val="center"/>
            <w:hideMark/>
          </w:tcPr>
          <w:p w14:paraId="5781C26A" w14:textId="77777777" w:rsidR="00411840" w:rsidRPr="00E21DDA" w:rsidRDefault="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Unidades de Pesquería</w:t>
            </w:r>
          </w:p>
        </w:tc>
        <w:tc>
          <w:tcPr>
            <w:tcW w:w="620" w:type="dxa"/>
            <w:tcBorders>
              <w:top w:val="single" w:sz="4" w:space="0" w:color="auto"/>
              <w:left w:val="nil"/>
              <w:bottom w:val="single" w:sz="4" w:space="0" w:color="auto"/>
              <w:right w:val="nil"/>
            </w:tcBorders>
            <w:noWrap/>
            <w:vAlign w:val="center"/>
            <w:hideMark/>
          </w:tcPr>
          <w:p w14:paraId="280C427D" w14:textId="77777777" w:rsidR="00411840" w:rsidRPr="00E21DDA" w:rsidRDefault="00411840">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Año</w:t>
            </w:r>
          </w:p>
        </w:tc>
        <w:tc>
          <w:tcPr>
            <w:tcW w:w="1730" w:type="dxa"/>
            <w:tcBorders>
              <w:top w:val="single" w:sz="4" w:space="0" w:color="auto"/>
              <w:left w:val="nil"/>
              <w:bottom w:val="single" w:sz="4" w:space="0" w:color="auto"/>
              <w:right w:val="nil"/>
            </w:tcBorders>
            <w:vAlign w:val="center"/>
            <w:hideMark/>
          </w:tcPr>
          <w:p w14:paraId="795F710D" w14:textId="77777777" w:rsidR="00411840" w:rsidRPr="00E21DDA" w:rsidRDefault="00411840">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Desembarques </w:t>
            </w:r>
            <w:r w:rsidRPr="00E21DDA">
              <w:rPr>
                <w:rFonts w:ascii="Calibri" w:eastAsia="Times New Roman" w:hAnsi="Calibri" w:cs="Calibri"/>
                <w:color w:val="000000"/>
                <w:lang w:val="es-ES" w:eastAsia="es-MX"/>
              </w:rPr>
              <w:br/>
              <w:t xml:space="preserve"> (tons)</w:t>
            </w:r>
          </w:p>
        </w:tc>
        <w:tc>
          <w:tcPr>
            <w:tcW w:w="1560" w:type="dxa"/>
            <w:tcBorders>
              <w:top w:val="single" w:sz="4" w:space="0" w:color="auto"/>
              <w:left w:val="nil"/>
              <w:bottom w:val="single" w:sz="4" w:space="0" w:color="auto"/>
              <w:right w:val="nil"/>
            </w:tcBorders>
            <w:vAlign w:val="center"/>
            <w:hideMark/>
          </w:tcPr>
          <w:p w14:paraId="5D80F00A" w14:textId="77777777" w:rsidR="00411840" w:rsidRPr="00E21DDA" w:rsidRDefault="00411840">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Desembarques</w:t>
            </w:r>
            <w:r w:rsidRPr="00E21DDA">
              <w:rPr>
                <w:rFonts w:ascii="Calibri" w:eastAsia="Times New Roman" w:hAnsi="Calibri" w:cs="Calibri"/>
                <w:color w:val="000000"/>
                <w:lang w:val="es-ES" w:eastAsia="es-MX"/>
              </w:rPr>
              <w:br/>
              <w:t>(%)</w:t>
            </w:r>
          </w:p>
        </w:tc>
        <w:tc>
          <w:tcPr>
            <w:tcW w:w="1200" w:type="dxa"/>
            <w:tcBorders>
              <w:top w:val="single" w:sz="4" w:space="0" w:color="auto"/>
              <w:left w:val="nil"/>
              <w:bottom w:val="single" w:sz="4" w:space="0" w:color="auto"/>
              <w:right w:val="nil"/>
            </w:tcBorders>
            <w:vAlign w:val="center"/>
            <w:hideMark/>
          </w:tcPr>
          <w:p w14:paraId="36859443" w14:textId="77777777" w:rsidR="00411840" w:rsidRPr="00E21DDA" w:rsidRDefault="00411840">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Número de</w:t>
            </w:r>
          </w:p>
          <w:p w14:paraId="3D95A602" w14:textId="3AD55936" w:rsidR="00411840" w:rsidRPr="00E21DDA" w:rsidRDefault="00411840">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Naves </w:t>
            </w:r>
          </w:p>
        </w:tc>
        <w:tc>
          <w:tcPr>
            <w:tcW w:w="1200" w:type="dxa"/>
            <w:tcBorders>
              <w:top w:val="single" w:sz="4" w:space="0" w:color="auto"/>
              <w:left w:val="nil"/>
              <w:bottom w:val="single" w:sz="4" w:space="0" w:color="auto"/>
              <w:right w:val="nil"/>
            </w:tcBorders>
            <w:vAlign w:val="center"/>
            <w:hideMark/>
          </w:tcPr>
          <w:p w14:paraId="310E6222" w14:textId="2F4337E9" w:rsidR="00411840" w:rsidRPr="00E21DDA" w:rsidRDefault="00411840">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Número de Armadores </w:t>
            </w:r>
          </w:p>
        </w:tc>
      </w:tr>
      <w:tr w:rsidR="00411840" w:rsidRPr="00E21DDA" w14:paraId="26A0995A" w14:textId="77777777" w:rsidTr="00BB3E07">
        <w:trPr>
          <w:trHeight w:val="300"/>
        </w:trPr>
        <w:tc>
          <w:tcPr>
            <w:tcW w:w="4060" w:type="dxa"/>
            <w:tcBorders>
              <w:top w:val="single" w:sz="4" w:space="0" w:color="auto"/>
              <w:left w:val="nil"/>
              <w:bottom w:val="nil"/>
              <w:right w:val="nil"/>
            </w:tcBorders>
            <w:noWrap/>
            <w:vAlign w:val="bottom"/>
            <w:hideMark/>
          </w:tcPr>
          <w:p w14:paraId="5BC25E9E"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620" w:type="dxa"/>
            <w:tcBorders>
              <w:top w:val="single" w:sz="4" w:space="0" w:color="auto"/>
              <w:left w:val="nil"/>
              <w:bottom w:val="nil"/>
              <w:right w:val="nil"/>
            </w:tcBorders>
            <w:noWrap/>
            <w:vAlign w:val="bottom"/>
            <w:hideMark/>
          </w:tcPr>
          <w:p w14:paraId="4AB4B88D"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single" w:sz="4" w:space="0" w:color="auto"/>
              <w:left w:val="nil"/>
              <w:bottom w:val="nil"/>
              <w:right w:val="nil"/>
            </w:tcBorders>
            <w:noWrap/>
            <w:vAlign w:val="bottom"/>
          </w:tcPr>
          <w:p w14:paraId="1218DB4F" w14:textId="12DD7B6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911</w:t>
            </w:r>
          </w:p>
        </w:tc>
        <w:tc>
          <w:tcPr>
            <w:tcW w:w="1560" w:type="dxa"/>
            <w:tcBorders>
              <w:top w:val="single" w:sz="4" w:space="0" w:color="auto"/>
              <w:left w:val="nil"/>
              <w:bottom w:val="nil"/>
              <w:right w:val="nil"/>
            </w:tcBorders>
            <w:noWrap/>
            <w:vAlign w:val="bottom"/>
          </w:tcPr>
          <w:p w14:paraId="5EA21042" w14:textId="55D48F5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38%</w:t>
            </w:r>
          </w:p>
        </w:tc>
        <w:tc>
          <w:tcPr>
            <w:tcW w:w="1200" w:type="dxa"/>
            <w:tcBorders>
              <w:top w:val="single" w:sz="4" w:space="0" w:color="auto"/>
              <w:left w:val="nil"/>
              <w:bottom w:val="nil"/>
              <w:right w:val="nil"/>
            </w:tcBorders>
            <w:noWrap/>
            <w:vAlign w:val="bottom"/>
          </w:tcPr>
          <w:p w14:paraId="0A56946A" w14:textId="568AC8E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p>
        </w:tc>
        <w:tc>
          <w:tcPr>
            <w:tcW w:w="1200" w:type="dxa"/>
            <w:tcBorders>
              <w:top w:val="single" w:sz="4" w:space="0" w:color="auto"/>
              <w:left w:val="nil"/>
              <w:bottom w:val="nil"/>
              <w:right w:val="nil"/>
            </w:tcBorders>
            <w:noWrap/>
            <w:vAlign w:val="bottom"/>
          </w:tcPr>
          <w:p w14:paraId="36885138" w14:textId="254B164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p>
        </w:tc>
      </w:tr>
      <w:tr w:rsidR="00411840" w:rsidRPr="00E21DDA" w14:paraId="767FCCEE" w14:textId="77777777" w:rsidTr="00BB3E07">
        <w:trPr>
          <w:trHeight w:val="300"/>
        </w:trPr>
        <w:tc>
          <w:tcPr>
            <w:tcW w:w="4060" w:type="dxa"/>
            <w:tcBorders>
              <w:top w:val="nil"/>
              <w:left w:val="nil"/>
              <w:bottom w:val="nil"/>
              <w:right w:val="nil"/>
            </w:tcBorders>
            <w:noWrap/>
            <w:vAlign w:val="bottom"/>
            <w:hideMark/>
          </w:tcPr>
          <w:p w14:paraId="7A27DA86"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620" w:type="dxa"/>
            <w:tcBorders>
              <w:top w:val="nil"/>
              <w:left w:val="nil"/>
              <w:bottom w:val="nil"/>
              <w:right w:val="nil"/>
            </w:tcBorders>
            <w:noWrap/>
            <w:vAlign w:val="bottom"/>
            <w:hideMark/>
          </w:tcPr>
          <w:p w14:paraId="65F735CC"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nil"/>
              <w:left w:val="nil"/>
              <w:bottom w:val="nil"/>
              <w:right w:val="nil"/>
            </w:tcBorders>
            <w:noWrap/>
            <w:vAlign w:val="bottom"/>
          </w:tcPr>
          <w:p w14:paraId="57D7BB55" w14:textId="4CA23DAA"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480</w:t>
            </w:r>
          </w:p>
        </w:tc>
        <w:tc>
          <w:tcPr>
            <w:tcW w:w="1560" w:type="dxa"/>
            <w:tcBorders>
              <w:top w:val="nil"/>
              <w:left w:val="nil"/>
              <w:bottom w:val="nil"/>
              <w:right w:val="nil"/>
            </w:tcBorders>
            <w:noWrap/>
            <w:vAlign w:val="bottom"/>
          </w:tcPr>
          <w:p w14:paraId="0A3A9F1F" w14:textId="0724927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93%</w:t>
            </w:r>
          </w:p>
        </w:tc>
        <w:tc>
          <w:tcPr>
            <w:tcW w:w="1200" w:type="dxa"/>
            <w:tcBorders>
              <w:top w:val="nil"/>
              <w:left w:val="nil"/>
              <w:bottom w:val="nil"/>
              <w:right w:val="nil"/>
            </w:tcBorders>
            <w:noWrap/>
            <w:vAlign w:val="bottom"/>
          </w:tcPr>
          <w:p w14:paraId="05F729AE" w14:textId="2114257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p>
        </w:tc>
        <w:tc>
          <w:tcPr>
            <w:tcW w:w="1200" w:type="dxa"/>
            <w:tcBorders>
              <w:top w:val="nil"/>
              <w:left w:val="nil"/>
              <w:bottom w:val="nil"/>
              <w:right w:val="nil"/>
            </w:tcBorders>
            <w:noWrap/>
            <w:vAlign w:val="bottom"/>
          </w:tcPr>
          <w:p w14:paraId="76069B46" w14:textId="1CEF1E1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p>
        </w:tc>
      </w:tr>
      <w:tr w:rsidR="00411840" w:rsidRPr="00E21DDA" w14:paraId="354BAB73" w14:textId="77777777" w:rsidTr="00BB3E07">
        <w:trPr>
          <w:trHeight w:val="300"/>
        </w:trPr>
        <w:tc>
          <w:tcPr>
            <w:tcW w:w="4060" w:type="dxa"/>
            <w:tcBorders>
              <w:top w:val="nil"/>
              <w:left w:val="nil"/>
              <w:bottom w:val="nil"/>
              <w:right w:val="nil"/>
            </w:tcBorders>
            <w:noWrap/>
            <w:vAlign w:val="bottom"/>
            <w:hideMark/>
          </w:tcPr>
          <w:p w14:paraId="1FE5B41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620" w:type="dxa"/>
            <w:tcBorders>
              <w:top w:val="nil"/>
              <w:left w:val="nil"/>
              <w:bottom w:val="nil"/>
              <w:right w:val="nil"/>
            </w:tcBorders>
            <w:noWrap/>
            <w:vAlign w:val="bottom"/>
            <w:hideMark/>
          </w:tcPr>
          <w:p w14:paraId="4A3A5994"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nil"/>
              <w:left w:val="nil"/>
              <w:bottom w:val="nil"/>
              <w:right w:val="nil"/>
            </w:tcBorders>
            <w:noWrap/>
            <w:vAlign w:val="bottom"/>
          </w:tcPr>
          <w:p w14:paraId="3B8B5556" w14:textId="1C61ADC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982</w:t>
            </w:r>
          </w:p>
        </w:tc>
        <w:tc>
          <w:tcPr>
            <w:tcW w:w="1560" w:type="dxa"/>
            <w:tcBorders>
              <w:top w:val="nil"/>
              <w:left w:val="nil"/>
              <w:bottom w:val="nil"/>
              <w:right w:val="nil"/>
            </w:tcBorders>
            <w:noWrap/>
            <w:vAlign w:val="bottom"/>
          </w:tcPr>
          <w:p w14:paraId="6B55A486" w14:textId="6A553E5A"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w:t>
            </w:r>
          </w:p>
        </w:tc>
        <w:tc>
          <w:tcPr>
            <w:tcW w:w="1200" w:type="dxa"/>
            <w:tcBorders>
              <w:top w:val="nil"/>
              <w:left w:val="nil"/>
              <w:bottom w:val="nil"/>
              <w:right w:val="nil"/>
            </w:tcBorders>
            <w:noWrap/>
            <w:vAlign w:val="bottom"/>
          </w:tcPr>
          <w:p w14:paraId="4F95922E" w14:textId="6345FB5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p>
        </w:tc>
        <w:tc>
          <w:tcPr>
            <w:tcW w:w="1200" w:type="dxa"/>
            <w:tcBorders>
              <w:top w:val="nil"/>
              <w:left w:val="nil"/>
              <w:bottom w:val="nil"/>
              <w:right w:val="nil"/>
            </w:tcBorders>
            <w:noWrap/>
            <w:vAlign w:val="bottom"/>
          </w:tcPr>
          <w:p w14:paraId="3815BEF6" w14:textId="0EC7B04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p>
        </w:tc>
      </w:tr>
      <w:tr w:rsidR="00411840" w:rsidRPr="00E21DDA" w14:paraId="0F13CAC3" w14:textId="77777777" w:rsidTr="00BB3E07">
        <w:trPr>
          <w:trHeight w:val="300"/>
        </w:trPr>
        <w:tc>
          <w:tcPr>
            <w:tcW w:w="4060" w:type="dxa"/>
            <w:tcBorders>
              <w:top w:val="nil"/>
              <w:left w:val="nil"/>
              <w:bottom w:val="nil"/>
              <w:right w:val="nil"/>
            </w:tcBorders>
            <w:noWrap/>
            <w:vAlign w:val="bottom"/>
            <w:hideMark/>
          </w:tcPr>
          <w:p w14:paraId="32FD2A94"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20" w:type="dxa"/>
            <w:tcBorders>
              <w:top w:val="nil"/>
              <w:left w:val="nil"/>
              <w:bottom w:val="nil"/>
              <w:right w:val="nil"/>
            </w:tcBorders>
            <w:noWrap/>
            <w:vAlign w:val="bottom"/>
            <w:hideMark/>
          </w:tcPr>
          <w:p w14:paraId="35573467"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730" w:type="dxa"/>
            <w:tcBorders>
              <w:top w:val="nil"/>
              <w:left w:val="nil"/>
              <w:bottom w:val="nil"/>
              <w:right w:val="nil"/>
            </w:tcBorders>
            <w:noWrap/>
            <w:vAlign w:val="bottom"/>
          </w:tcPr>
          <w:p w14:paraId="6D821594" w14:textId="29DC132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357</w:t>
            </w:r>
            <w:r w:rsidR="00C51E4C" w:rsidRPr="00E21DDA">
              <w:rPr>
                <w:rFonts w:ascii="Calibri" w:hAnsi="Calibri" w:cs="Calibri"/>
                <w:color w:val="000000"/>
                <w:lang w:val="es-ES"/>
              </w:rPr>
              <w:t>.</w:t>
            </w:r>
            <w:r w:rsidRPr="00E21DDA">
              <w:rPr>
                <w:rFonts w:ascii="Calibri" w:hAnsi="Calibri" w:cs="Calibri"/>
                <w:color w:val="000000"/>
                <w:lang w:val="es-ES"/>
              </w:rPr>
              <w:t>295</w:t>
            </w:r>
          </w:p>
        </w:tc>
        <w:tc>
          <w:tcPr>
            <w:tcW w:w="1560" w:type="dxa"/>
            <w:tcBorders>
              <w:top w:val="nil"/>
              <w:left w:val="nil"/>
              <w:bottom w:val="nil"/>
              <w:right w:val="nil"/>
            </w:tcBorders>
            <w:noWrap/>
            <w:vAlign w:val="bottom"/>
          </w:tcPr>
          <w:p w14:paraId="3282B784" w14:textId="5745559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82%</w:t>
            </w:r>
          </w:p>
        </w:tc>
        <w:tc>
          <w:tcPr>
            <w:tcW w:w="1200" w:type="dxa"/>
            <w:tcBorders>
              <w:top w:val="nil"/>
              <w:left w:val="nil"/>
              <w:bottom w:val="nil"/>
              <w:right w:val="nil"/>
            </w:tcBorders>
            <w:noWrap/>
            <w:vAlign w:val="bottom"/>
          </w:tcPr>
          <w:p w14:paraId="5BC71A65" w14:textId="19F23E3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655</w:t>
            </w:r>
          </w:p>
        </w:tc>
        <w:tc>
          <w:tcPr>
            <w:tcW w:w="1200" w:type="dxa"/>
            <w:tcBorders>
              <w:top w:val="nil"/>
              <w:left w:val="nil"/>
              <w:bottom w:val="nil"/>
              <w:right w:val="nil"/>
            </w:tcBorders>
            <w:noWrap/>
            <w:vAlign w:val="bottom"/>
          </w:tcPr>
          <w:p w14:paraId="004C6D90" w14:textId="7D49266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595</w:t>
            </w:r>
          </w:p>
        </w:tc>
      </w:tr>
      <w:tr w:rsidR="00411840" w:rsidRPr="00E21DDA" w14:paraId="5F5B0DF1" w14:textId="77777777" w:rsidTr="00BB3E07">
        <w:trPr>
          <w:trHeight w:val="300"/>
        </w:trPr>
        <w:tc>
          <w:tcPr>
            <w:tcW w:w="4060" w:type="dxa"/>
            <w:tcBorders>
              <w:top w:val="nil"/>
              <w:left w:val="nil"/>
              <w:bottom w:val="nil"/>
              <w:right w:val="nil"/>
            </w:tcBorders>
            <w:noWrap/>
            <w:vAlign w:val="bottom"/>
            <w:hideMark/>
          </w:tcPr>
          <w:p w14:paraId="05565D1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20" w:type="dxa"/>
            <w:tcBorders>
              <w:top w:val="nil"/>
              <w:left w:val="nil"/>
              <w:bottom w:val="nil"/>
              <w:right w:val="nil"/>
            </w:tcBorders>
            <w:noWrap/>
            <w:vAlign w:val="bottom"/>
            <w:hideMark/>
          </w:tcPr>
          <w:p w14:paraId="5D3D9FFD"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730" w:type="dxa"/>
            <w:tcBorders>
              <w:top w:val="nil"/>
              <w:left w:val="nil"/>
              <w:bottom w:val="nil"/>
              <w:right w:val="nil"/>
            </w:tcBorders>
            <w:noWrap/>
            <w:vAlign w:val="bottom"/>
          </w:tcPr>
          <w:p w14:paraId="202F8323" w14:textId="2D9F59F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196</w:t>
            </w:r>
            <w:r w:rsidR="00C51E4C" w:rsidRPr="00E21DDA">
              <w:rPr>
                <w:rFonts w:ascii="Calibri" w:hAnsi="Calibri" w:cs="Calibri"/>
                <w:color w:val="000000"/>
                <w:lang w:val="es-ES"/>
              </w:rPr>
              <w:t>.</w:t>
            </w:r>
            <w:r w:rsidRPr="00E21DDA">
              <w:rPr>
                <w:rFonts w:ascii="Calibri" w:hAnsi="Calibri" w:cs="Calibri"/>
                <w:color w:val="000000"/>
                <w:lang w:val="es-ES"/>
              </w:rPr>
              <w:t>021</w:t>
            </w:r>
          </w:p>
        </w:tc>
        <w:tc>
          <w:tcPr>
            <w:tcW w:w="1560" w:type="dxa"/>
            <w:tcBorders>
              <w:top w:val="nil"/>
              <w:left w:val="nil"/>
              <w:bottom w:val="nil"/>
              <w:right w:val="nil"/>
            </w:tcBorders>
            <w:noWrap/>
            <w:vAlign w:val="bottom"/>
          </w:tcPr>
          <w:p w14:paraId="59C693AE" w14:textId="45642B0A"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70%</w:t>
            </w:r>
          </w:p>
        </w:tc>
        <w:tc>
          <w:tcPr>
            <w:tcW w:w="1200" w:type="dxa"/>
            <w:tcBorders>
              <w:top w:val="nil"/>
              <w:left w:val="nil"/>
              <w:bottom w:val="nil"/>
              <w:right w:val="nil"/>
            </w:tcBorders>
            <w:noWrap/>
            <w:vAlign w:val="bottom"/>
          </w:tcPr>
          <w:p w14:paraId="321C5C5E" w14:textId="2ED3FD9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559</w:t>
            </w:r>
          </w:p>
        </w:tc>
        <w:tc>
          <w:tcPr>
            <w:tcW w:w="1200" w:type="dxa"/>
            <w:tcBorders>
              <w:top w:val="nil"/>
              <w:left w:val="nil"/>
              <w:bottom w:val="nil"/>
              <w:right w:val="nil"/>
            </w:tcBorders>
            <w:noWrap/>
            <w:vAlign w:val="bottom"/>
          </w:tcPr>
          <w:p w14:paraId="05105A0B" w14:textId="15B382D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509</w:t>
            </w:r>
          </w:p>
        </w:tc>
      </w:tr>
      <w:tr w:rsidR="00411840" w:rsidRPr="00E21DDA" w14:paraId="0F7A9FAB" w14:textId="77777777" w:rsidTr="00BB3E07">
        <w:trPr>
          <w:trHeight w:val="300"/>
        </w:trPr>
        <w:tc>
          <w:tcPr>
            <w:tcW w:w="4060" w:type="dxa"/>
            <w:tcBorders>
              <w:top w:val="nil"/>
              <w:left w:val="nil"/>
              <w:bottom w:val="nil"/>
              <w:right w:val="nil"/>
            </w:tcBorders>
            <w:noWrap/>
            <w:vAlign w:val="bottom"/>
            <w:hideMark/>
          </w:tcPr>
          <w:p w14:paraId="4332CE5C"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0F238A4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730" w:type="dxa"/>
            <w:tcBorders>
              <w:top w:val="nil"/>
              <w:left w:val="nil"/>
              <w:bottom w:val="nil"/>
              <w:right w:val="nil"/>
            </w:tcBorders>
            <w:noWrap/>
            <w:vAlign w:val="bottom"/>
          </w:tcPr>
          <w:p w14:paraId="617C53A7" w14:textId="48A5033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20</w:t>
            </w:r>
            <w:r w:rsidR="00C51E4C" w:rsidRPr="00E21DDA">
              <w:rPr>
                <w:rFonts w:ascii="Calibri" w:hAnsi="Calibri" w:cs="Calibri"/>
                <w:color w:val="000000"/>
                <w:lang w:val="es-ES"/>
              </w:rPr>
              <w:t>.</w:t>
            </w:r>
            <w:r w:rsidRPr="00E21DDA">
              <w:rPr>
                <w:rFonts w:ascii="Calibri" w:hAnsi="Calibri" w:cs="Calibri"/>
                <w:color w:val="000000"/>
                <w:lang w:val="es-ES"/>
              </w:rPr>
              <w:t>099</w:t>
            </w:r>
          </w:p>
        </w:tc>
        <w:tc>
          <w:tcPr>
            <w:tcW w:w="1560" w:type="dxa"/>
            <w:tcBorders>
              <w:top w:val="nil"/>
              <w:left w:val="nil"/>
              <w:bottom w:val="nil"/>
              <w:right w:val="nil"/>
            </w:tcBorders>
            <w:noWrap/>
            <w:vAlign w:val="bottom"/>
          </w:tcPr>
          <w:p w14:paraId="79A21EA8" w14:textId="326FEBC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5B7F0FEF" w14:textId="0AB40D9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44</w:t>
            </w:r>
          </w:p>
        </w:tc>
        <w:tc>
          <w:tcPr>
            <w:tcW w:w="1200" w:type="dxa"/>
            <w:tcBorders>
              <w:top w:val="nil"/>
              <w:left w:val="nil"/>
              <w:bottom w:val="nil"/>
              <w:right w:val="nil"/>
            </w:tcBorders>
            <w:noWrap/>
            <w:vAlign w:val="bottom"/>
          </w:tcPr>
          <w:p w14:paraId="34933C3C" w14:textId="38799EAA"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41</w:t>
            </w:r>
          </w:p>
        </w:tc>
      </w:tr>
      <w:tr w:rsidR="00411840" w:rsidRPr="00E21DDA" w14:paraId="5D0C6A0E" w14:textId="77777777" w:rsidTr="00BB3E07">
        <w:trPr>
          <w:trHeight w:val="300"/>
        </w:trPr>
        <w:tc>
          <w:tcPr>
            <w:tcW w:w="4060" w:type="dxa"/>
            <w:tcBorders>
              <w:top w:val="nil"/>
              <w:left w:val="nil"/>
              <w:bottom w:val="nil"/>
              <w:right w:val="nil"/>
            </w:tcBorders>
            <w:noWrap/>
            <w:vAlign w:val="bottom"/>
            <w:hideMark/>
          </w:tcPr>
          <w:p w14:paraId="6E4C1CBD"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78F772A5"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tcPr>
          <w:p w14:paraId="47F62B09" w14:textId="30C614C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20</w:t>
            </w:r>
            <w:r w:rsidR="00C51E4C" w:rsidRPr="00E21DDA">
              <w:rPr>
                <w:rFonts w:ascii="Calibri" w:hAnsi="Calibri" w:cs="Calibri"/>
                <w:color w:val="000000"/>
                <w:lang w:val="es-ES"/>
              </w:rPr>
              <w:t>.</w:t>
            </w:r>
            <w:r w:rsidRPr="00E21DDA">
              <w:rPr>
                <w:rFonts w:ascii="Calibri" w:hAnsi="Calibri" w:cs="Calibri"/>
                <w:color w:val="000000"/>
                <w:lang w:val="es-ES"/>
              </w:rPr>
              <w:t>813</w:t>
            </w:r>
          </w:p>
        </w:tc>
        <w:tc>
          <w:tcPr>
            <w:tcW w:w="1560" w:type="dxa"/>
            <w:tcBorders>
              <w:top w:val="nil"/>
              <w:left w:val="nil"/>
              <w:bottom w:val="nil"/>
              <w:right w:val="nil"/>
            </w:tcBorders>
            <w:noWrap/>
            <w:vAlign w:val="bottom"/>
          </w:tcPr>
          <w:p w14:paraId="49DDE54A" w14:textId="28AAD51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60B22CBC" w14:textId="3CBE2AC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43</w:t>
            </w:r>
          </w:p>
        </w:tc>
        <w:tc>
          <w:tcPr>
            <w:tcW w:w="1200" w:type="dxa"/>
            <w:tcBorders>
              <w:top w:val="nil"/>
              <w:left w:val="nil"/>
              <w:bottom w:val="nil"/>
              <w:right w:val="nil"/>
            </w:tcBorders>
            <w:noWrap/>
            <w:vAlign w:val="bottom"/>
          </w:tcPr>
          <w:p w14:paraId="2E6B14DF" w14:textId="667BD01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w:t>
            </w:r>
          </w:p>
        </w:tc>
      </w:tr>
      <w:tr w:rsidR="00411840" w:rsidRPr="00E21DDA" w14:paraId="32545E19" w14:textId="77777777" w:rsidTr="00BB3E07">
        <w:trPr>
          <w:trHeight w:val="300"/>
        </w:trPr>
        <w:tc>
          <w:tcPr>
            <w:tcW w:w="4060" w:type="dxa"/>
            <w:tcBorders>
              <w:top w:val="nil"/>
              <w:left w:val="nil"/>
              <w:bottom w:val="nil"/>
              <w:right w:val="nil"/>
            </w:tcBorders>
            <w:noWrap/>
            <w:vAlign w:val="bottom"/>
            <w:hideMark/>
          </w:tcPr>
          <w:p w14:paraId="404D7A0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774EF0F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2A7F7486" w14:textId="32C5D96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60</w:t>
            </w:r>
            <w:r w:rsidR="00C51E4C" w:rsidRPr="00E21DDA">
              <w:rPr>
                <w:rFonts w:ascii="Calibri" w:hAnsi="Calibri" w:cs="Calibri"/>
                <w:color w:val="000000"/>
                <w:lang w:val="es-ES"/>
              </w:rPr>
              <w:t>.</w:t>
            </w:r>
            <w:r w:rsidRPr="00E21DDA">
              <w:rPr>
                <w:rFonts w:ascii="Calibri" w:hAnsi="Calibri" w:cs="Calibri"/>
                <w:color w:val="000000"/>
                <w:lang w:val="es-ES"/>
              </w:rPr>
              <w:t>525</w:t>
            </w:r>
          </w:p>
        </w:tc>
        <w:tc>
          <w:tcPr>
            <w:tcW w:w="1560" w:type="dxa"/>
            <w:tcBorders>
              <w:top w:val="nil"/>
              <w:left w:val="nil"/>
              <w:bottom w:val="nil"/>
              <w:right w:val="nil"/>
            </w:tcBorders>
            <w:noWrap/>
            <w:vAlign w:val="bottom"/>
          </w:tcPr>
          <w:p w14:paraId="76A5FA17" w14:textId="6503C16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58783426" w14:textId="5C1FD0F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52</w:t>
            </w:r>
          </w:p>
        </w:tc>
        <w:tc>
          <w:tcPr>
            <w:tcW w:w="1200" w:type="dxa"/>
            <w:tcBorders>
              <w:top w:val="nil"/>
              <w:left w:val="nil"/>
              <w:bottom w:val="nil"/>
              <w:right w:val="nil"/>
            </w:tcBorders>
            <w:noWrap/>
            <w:vAlign w:val="bottom"/>
          </w:tcPr>
          <w:p w14:paraId="16756FF2" w14:textId="4BA00B7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46</w:t>
            </w:r>
          </w:p>
        </w:tc>
      </w:tr>
      <w:tr w:rsidR="00411840" w:rsidRPr="00E21DDA" w14:paraId="50E9CA62" w14:textId="77777777" w:rsidTr="00BB3E07">
        <w:trPr>
          <w:trHeight w:val="300"/>
        </w:trPr>
        <w:tc>
          <w:tcPr>
            <w:tcW w:w="4060" w:type="dxa"/>
            <w:tcBorders>
              <w:top w:val="nil"/>
              <w:left w:val="nil"/>
              <w:bottom w:val="nil"/>
              <w:right w:val="nil"/>
            </w:tcBorders>
            <w:noWrap/>
            <w:vAlign w:val="bottom"/>
            <w:hideMark/>
          </w:tcPr>
          <w:p w14:paraId="69AAADFC"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(III-IV Región) </w:t>
            </w:r>
          </w:p>
        </w:tc>
        <w:tc>
          <w:tcPr>
            <w:tcW w:w="620" w:type="dxa"/>
            <w:tcBorders>
              <w:top w:val="nil"/>
              <w:left w:val="nil"/>
              <w:bottom w:val="nil"/>
              <w:right w:val="nil"/>
            </w:tcBorders>
            <w:noWrap/>
            <w:vAlign w:val="bottom"/>
            <w:hideMark/>
          </w:tcPr>
          <w:p w14:paraId="53E192A2"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tcPr>
          <w:p w14:paraId="0FC334E2" w14:textId="1F15D02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18</w:t>
            </w:r>
            <w:r w:rsidR="00C51E4C" w:rsidRPr="00E21DDA">
              <w:rPr>
                <w:rFonts w:ascii="Calibri" w:hAnsi="Calibri" w:cs="Calibri"/>
                <w:color w:val="000000"/>
                <w:lang w:val="es-ES"/>
              </w:rPr>
              <w:t>.</w:t>
            </w:r>
            <w:r w:rsidRPr="00E21DDA">
              <w:rPr>
                <w:rFonts w:ascii="Calibri" w:hAnsi="Calibri" w:cs="Calibri"/>
                <w:color w:val="000000"/>
                <w:lang w:val="es-ES"/>
              </w:rPr>
              <w:t>894</w:t>
            </w:r>
          </w:p>
        </w:tc>
        <w:tc>
          <w:tcPr>
            <w:tcW w:w="1560" w:type="dxa"/>
            <w:tcBorders>
              <w:top w:val="nil"/>
              <w:left w:val="nil"/>
              <w:bottom w:val="nil"/>
              <w:right w:val="nil"/>
            </w:tcBorders>
            <w:noWrap/>
            <w:vAlign w:val="bottom"/>
          </w:tcPr>
          <w:p w14:paraId="4ED08862" w14:textId="6391EBA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91%</w:t>
            </w:r>
          </w:p>
        </w:tc>
        <w:tc>
          <w:tcPr>
            <w:tcW w:w="1200" w:type="dxa"/>
            <w:tcBorders>
              <w:top w:val="nil"/>
              <w:left w:val="nil"/>
              <w:bottom w:val="nil"/>
              <w:right w:val="nil"/>
            </w:tcBorders>
            <w:noWrap/>
            <w:vAlign w:val="bottom"/>
          </w:tcPr>
          <w:p w14:paraId="310CFFFA" w14:textId="7009560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191</w:t>
            </w:r>
          </w:p>
        </w:tc>
        <w:tc>
          <w:tcPr>
            <w:tcW w:w="1200" w:type="dxa"/>
            <w:tcBorders>
              <w:top w:val="nil"/>
              <w:left w:val="nil"/>
              <w:bottom w:val="nil"/>
              <w:right w:val="nil"/>
            </w:tcBorders>
            <w:noWrap/>
            <w:vAlign w:val="bottom"/>
          </w:tcPr>
          <w:p w14:paraId="5AC4F4A2" w14:textId="313642E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175</w:t>
            </w:r>
          </w:p>
        </w:tc>
      </w:tr>
      <w:tr w:rsidR="00411840" w:rsidRPr="00E21DDA" w14:paraId="093DAEFA" w14:textId="77777777" w:rsidTr="00BB3E07">
        <w:trPr>
          <w:trHeight w:val="300"/>
        </w:trPr>
        <w:tc>
          <w:tcPr>
            <w:tcW w:w="4060" w:type="dxa"/>
            <w:tcBorders>
              <w:top w:val="nil"/>
              <w:left w:val="nil"/>
              <w:bottom w:val="nil"/>
              <w:right w:val="nil"/>
            </w:tcBorders>
            <w:noWrap/>
            <w:vAlign w:val="bottom"/>
            <w:hideMark/>
          </w:tcPr>
          <w:p w14:paraId="3406022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(V - IX Región) </w:t>
            </w:r>
          </w:p>
        </w:tc>
        <w:tc>
          <w:tcPr>
            <w:tcW w:w="620" w:type="dxa"/>
            <w:tcBorders>
              <w:top w:val="nil"/>
              <w:left w:val="nil"/>
              <w:bottom w:val="nil"/>
              <w:right w:val="nil"/>
            </w:tcBorders>
            <w:noWrap/>
            <w:vAlign w:val="bottom"/>
            <w:hideMark/>
          </w:tcPr>
          <w:p w14:paraId="658D188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tcPr>
          <w:p w14:paraId="70F32A77" w14:textId="03C76EF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084</w:t>
            </w:r>
          </w:p>
        </w:tc>
        <w:tc>
          <w:tcPr>
            <w:tcW w:w="1560" w:type="dxa"/>
            <w:tcBorders>
              <w:top w:val="nil"/>
              <w:left w:val="nil"/>
              <w:bottom w:val="nil"/>
              <w:right w:val="nil"/>
            </w:tcBorders>
            <w:noWrap/>
            <w:vAlign w:val="bottom"/>
          </w:tcPr>
          <w:p w14:paraId="3BB10A3F" w14:textId="5349910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200" w:type="dxa"/>
            <w:tcBorders>
              <w:top w:val="nil"/>
              <w:left w:val="nil"/>
              <w:bottom w:val="nil"/>
              <w:right w:val="nil"/>
            </w:tcBorders>
            <w:noWrap/>
            <w:vAlign w:val="bottom"/>
          </w:tcPr>
          <w:p w14:paraId="11E2E5D6" w14:textId="484ED7D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299</w:t>
            </w:r>
          </w:p>
        </w:tc>
        <w:tc>
          <w:tcPr>
            <w:tcW w:w="1200" w:type="dxa"/>
            <w:tcBorders>
              <w:top w:val="nil"/>
              <w:left w:val="nil"/>
              <w:bottom w:val="nil"/>
              <w:right w:val="nil"/>
            </w:tcBorders>
            <w:noWrap/>
            <w:vAlign w:val="bottom"/>
          </w:tcPr>
          <w:p w14:paraId="4897F924" w14:textId="13BA784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289</w:t>
            </w:r>
          </w:p>
        </w:tc>
      </w:tr>
      <w:tr w:rsidR="00411840" w:rsidRPr="00E21DDA" w14:paraId="64FADFC2" w14:textId="77777777" w:rsidTr="00BB3E07">
        <w:trPr>
          <w:trHeight w:val="300"/>
        </w:trPr>
        <w:tc>
          <w:tcPr>
            <w:tcW w:w="4060" w:type="dxa"/>
            <w:tcBorders>
              <w:top w:val="nil"/>
              <w:left w:val="nil"/>
              <w:bottom w:val="nil"/>
              <w:right w:val="nil"/>
            </w:tcBorders>
            <w:noWrap/>
            <w:vAlign w:val="bottom"/>
            <w:hideMark/>
          </w:tcPr>
          <w:p w14:paraId="1E6E589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(XIV - X Región) </w:t>
            </w:r>
          </w:p>
        </w:tc>
        <w:tc>
          <w:tcPr>
            <w:tcW w:w="620" w:type="dxa"/>
            <w:tcBorders>
              <w:top w:val="nil"/>
              <w:left w:val="nil"/>
              <w:bottom w:val="nil"/>
              <w:right w:val="nil"/>
            </w:tcBorders>
            <w:noWrap/>
            <w:vAlign w:val="bottom"/>
            <w:hideMark/>
          </w:tcPr>
          <w:p w14:paraId="0A49029B"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tcPr>
          <w:p w14:paraId="2DF5A9CF" w14:textId="1161A80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018</w:t>
            </w:r>
          </w:p>
        </w:tc>
        <w:tc>
          <w:tcPr>
            <w:tcW w:w="1560" w:type="dxa"/>
            <w:tcBorders>
              <w:top w:val="nil"/>
              <w:left w:val="nil"/>
              <w:bottom w:val="nil"/>
              <w:right w:val="nil"/>
            </w:tcBorders>
            <w:noWrap/>
            <w:vAlign w:val="bottom"/>
          </w:tcPr>
          <w:p w14:paraId="44803833" w14:textId="35603A7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05F8D9BE" w14:textId="47B0D39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27</w:t>
            </w:r>
          </w:p>
        </w:tc>
        <w:tc>
          <w:tcPr>
            <w:tcW w:w="1200" w:type="dxa"/>
            <w:tcBorders>
              <w:top w:val="nil"/>
              <w:left w:val="nil"/>
              <w:bottom w:val="nil"/>
              <w:right w:val="nil"/>
            </w:tcBorders>
            <w:noWrap/>
            <w:vAlign w:val="bottom"/>
          </w:tcPr>
          <w:p w14:paraId="36C60000" w14:textId="65B2C75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27</w:t>
            </w:r>
          </w:p>
        </w:tc>
      </w:tr>
      <w:tr w:rsidR="00411840" w:rsidRPr="00E21DDA" w14:paraId="6CA095BF" w14:textId="77777777" w:rsidTr="00BB3E07">
        <w:trPr>
          <w:trHeight w:val="300"/>
        </w:trPr>
        <w:tc>
          <w:tcPr>
            <w:tcW w:w="4060" w:type="dxa"/>
            <w:tcBorders>
              <w:top w:val="nil"/>
              <w:left w:val="nil"/>
              <w:bottom w:val="nil"/>
              <w:right w:val="nil"/>
            </w:tcBorders>
            <w:noWrap/>
            <w:vAlign w:val="bottom"/>
            <w:hideMark/>
          </w:tcPr>
          <w:p w14:paraId="0766F490"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(XV - II Región) </w:t>
            </w:r>
          </w:p>
        </w:tc>
        <w:tc>
          <w:tcPr>
            <w:tcW w:w="620" w:type="dxa"/>
            <w:tcBorders>
              <w:top w:val="nil"/>
              <w:left w:val="nil"/>
              <w:bottom w:val="nil"/>
              <w:right w:val="nil"/>
            </w:tcBorders>
            <w:noWrap/>
            <w:vAlign w:val="bottom"/>
            <w:hideMark/>
          </w:tcPr>
          <w:p w14:paraId="13C0FF0C"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730" w:type="dxa"/>
            <w:tcBorders>
              <w:top w:val="nil"/>
              <w:left w:val="nil"/>
              <w:bottom w:val="nil"/>
              <w:right w:val="nil"/>
            </w:tcBorders>
            <w:noWrap/>
            <w:vAlign w:val="bottom"/>
          </w:tcPr>
          <w:p w14:paraId="6E0534D1" w14:textId="1696FD6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432</w:t>
            </w:r>
          </w:p>
        </w:tc>
        <w:tc>
          <w:tcPr>
            <w:tcW w:w="1560" w:type="dxa"/>
            <w:tcBorders>
              <w:top w:val="nil"/>
              <w:left w:val="nil"/>
              <w:bottom w:val="nil"/>
              <w:right w:val="nil"/>
            </w:tcBorders>
            <w:noWrap/>
            <w:vAlign w:val="bottom"/>
          </w:tcPr>
          <w:p w14:paraId="58C81E60" w14:textId="3983F7E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200" w:type="dxa"/>
            <w:tcBorders>
              <w:top w:val="nil"/>
              <w:left w:val="nil"/>
              <w:bottom w:val="nil"/>
              <w:right w:val="nil"/>
            </w:tcBorders>
            <w:noWrap/>
            <w:vAlign w:val="bottom"/>
          </w:tcPr>
          <w:p w14:paraId="10422ACF" w14:textId="16C9A46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77</w:t>
            </w:r>
          </w:p>
        </w:tc>
        <w:tc>
          <w:tcPr>
            <w:tcW w:w="1200" w:type="dxa"/>
            <w:tcBorders>
              <w:top w:val="nil"/>
              <w:left w:val="nil"/>
              <w:bottom w:val="nil"/>
              <w:right w:val="nil"/>
            </w:tcBorders>
            <w:noWrap/>
            <w:vAlign w:val="bottom"/>
          </w:tcPr>
          <w:p w14:paraId="55710A2F" w14:textId="50B483D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74</w:t>
            </w:r>
          </w:p>
        </w:tc>
      </w:tr>
      <w:tr w:rsidR="00411840" w:rsidRPr="00E21DDA" w14:paraId="49DD3373" w14:textId="77777777" w:rsidTr="00BB3E07">
        <w:trPr>
          <w:trHeight w:val="300"/>
        </w:trPr>
        <w:tc>
          <w:tcPr>
            <w:tcW w:w="4060" w:type="dxa"/>
            <w:tcBorders>
              <w:top w:val="nil"/>
              <w:left w:val="nil"/>
              <w:bottom w:val="nil"/>
              <w:right w:val="nil"/>
            </w:tcBorders>
            <w:noWrap/>
            <w:vAlign w:val="bottom"/>
            <w:hideMark/>
          </w:tcPr>
          <w:p w14:paraId="679DB712"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288522F4"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169AB652" w14:textId="70A2A5A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245</w:t>
            </w:r>
          </w:p>
        </w:tc>
        <w:tc>
          <w:tcPr>
            <w:tcW w:w="1560" w:type="dxa"/>
            <w:tcBorders>
              <w:top w:val="nil"/>
              <w:left w:val="nil"/>
              <w:bottom w:val="nil"/>
              <w:right w:val="nil"/>
            </w:tcBorders>
            <w:noWrap/>
            <w:vAlign w:val="bottom"/>
          </w:tcPr>
          <w:p w14:paraId="48512CCC" w14:textId="334A882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w:t>
            </w:r>
          </w:p>
        </w:tc>
        <w:tc>
          <w:tcPr>
            <w:tcW w:w="1200" w:type="dxa"/>
            <w:tcBorders>
              <w:top w:val="nil"/>
              <w:left w:val="nil"/>
              <w:bottom w:val="nil"/>
              <w:right w:val="nil"/>
            </w:tcBorders>
            <w:noWrap/>
            <w:vAlign w:val="bottom"/>
          </w:tcPr>
          <w:p w14:paraId="6D30731C" w14:textId="4D555BF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1135</w:t>
            </w:r>
          </w:p>
        </w:tc>
        <w:tc>
          <w:tcPr>
            <w:tcW w:w="1200" w:type="dxa"/>
            <w:tcBorders>
              <w:top w:val="nil"/>
              <w:left w:val="nil"/>
              <w:bottom w:val="nil"/>
              <w:right w:val="nil"/>
            </w:tcBorders>
            <w:noWrap/>
            <w:vAlign w:val="bottom"/>
          </w:tcPr>
          <w:p w14:paraId="76BCF3AD" w14:textId="5EB6D85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939</w:t>
            </w:r>
          </w:p>
        </w:tc>
      </w:tr>
      <w:tr w:rsidR="00411840" w:rsidRPr="00E21DDA" w14:paraId="6A3FAE1C" w14:textId="77777777" w:rsidTr="00BB3E07">
        <w:trPr>
          <w:trHeight w:val="300"/>
        </w:trPr>
        <w:tc>
          <w:tcPr>
            <w:tcW w:w="4060" w:type="dxa"/>
            <w:tcBorders>
              <w:top w:val="nil"/>
              <w:left w:val="nil"/>
              <w:bottom w:val="nil"/>
              <w:right w:val="nil"/>
            </w:tcBorders>
            <w:noWrap/>
            <w:vAlign w:val="bottom"/>
            <w:hideMark/>
          </w:tcPr>
          <w:p w14:paraId="460BA98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487294D3"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6EC4501F" w14:textId="4F74D0C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295</w:t>
            </w:r>
          </w:p>
        </w:tc>
        <w:tc>
          <w:tcPr>
            <w:tcW w:w="1560" w:type="dxa"/>
            <w:tcBorders>
              <w:top w:val="nil"/>
              <w:left w:val="nil"/>
              <w:bottom w:val="nil"/>
              <w:right w:val="nil"/>
            </w:tcBorders>
            <w:noWrap/>
            <w:vAlign w:val="bottom"/>
          </w:tcPr>
          <w:p w14:paraId="7C429D8F" w14:textId="78D8CB6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32%</w:t>
            </w:r>
          </w:p>
        </w:tc>
        <w:tc>
          <w:tcPr>
            <w:tcW w:w="1200" w:type="dxa"/>
            <w:tcBorders>
              <w:top w:val="nil"/>
              <w:left w:val="nil"/>
              <w:bottom w:val="nil"/>
              <w:right w:val="nil"/>
            </w:tcBorders>
            <w:noWrap/>
            <w:vAlign w:val="bottom"/>
          </w:tcPr>
          <w:p w14:paraId="22A37129" w14:textId="3000D88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1026</w:t>
            </w:r>
          </w:p>
        </w:tc>
        <w:tc>
          <w:tcPr>
            <w:tcW w:w="1200" w:type="dxa"/>
            <w:tcBorders>
              <w:top w:val="nil"/>
              <w:left w:val="nil"/>
              <w:bottom w:val="nil"/>
              <w:right w:val="nil"/>
            </w:tcBorders>
            <w:noWrap/>
            <w:vAlign w:val="bottom"/>
          </w:tcPr>
          <w:p w14:paraId="7338EF42" w14:textId="2B80B63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896</w:t>
            </w:r>
          </w:p>
        </w:tc>
      </w:tr>
      <w:tr w:rsidR="00411840" w:rsidRPr="00E21DDA" w14:paraId="2B722ACB" w14:textId="77777777" w:rsidTr="00BB3E07">
        <w:trPr>
          <w:trHeight w:val="300"/>
        </w:trPr>
        <w:tc>
          <w:tcPr>
            <w:tcW w:w="4060" w:type="dxa"/>
            <w:tcBorders>
              <w:top w:val="nil"/>
              <w:left w:val="nil"/>
              <w:bottom w:val="nil"/>
              <w:right w:val="nil"/>
            </w:tcBorders>
            <w:noWrap/>
            <w:vAlign w:val="bottom"/>
            <w:hideMark/>
          </w:tcPr>
          <w:p w14:paraId="2807612F"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3E2808F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tcPr>
          <w:p w14:paraId="20ECAABF" w14:textId="26F03EF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912</w:t>
            </w:r>
          </w:p>
        </w:tc>
        <w:tc>
          <w:tcPr>
            <w:tcW w:w="1560" w:type="dxa"/>
            <w:tcBorders>
              <w:top w:val="nil"/>
              <w:left w:val="nil"/>
              <w:bottom w:val="nil"/>
              <w:right w:val="nil"/>
            </w:tcBorders>
            <w:noWrap/>
            <w:vAlign w:val="bottom"/>
          </w:tcPr>
          <w:p w14:paraId="325F3203" w14:textId="7204527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24%</w:t>
            </w:r>
          </w:p>
        </w:tc>
        <w:tc>
          <w:tcPr>
            <w:tcW w:w="1200" w:type="dxa"/>
            <w:tcBorders>
              <w:top w:val="nil"/>
              <w:left w:val="nil"/>
              <w:bottom w:val="nil"/>
              <w:right w:val="nil"/>
            </w:tcBorders>
            <w:noWrap/>
            <w:vAlign w:val="bottom"/>
          </w:tcPr>
          <w:p w14:paraId="090E61A7" w14:textId="2ADCB09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909</w:t>
            </w:r>
          </w:p>
        </w:tc>
        <w:tc>
          <w:tcPr>
            <w:tcW w:w="1200" w:type="dxa"/>
            <w:tcBorders>
              <w:top w:val="nil"/>
              <w:left w:val="nil"/>
              <w:bottom w:val="nil"/>
              <w:right w:val="nil"/>
            </w:tcBorders>
            <w:noWrap/>
            <w:vAlign w:val="bottom"/>
          </w:tcPr>
          <w:p w14:paraId="07C4FEDD" w14:textId="6F6F796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785</w:t>
            </w:r>
          </w:p>
        </w:tc>
      </w:tr>
      <w:tr w:rsidR="00411840" w:rsidRPr="00E21DDA" w14:paraId="35AEDFDF" w14:textId="77777777" w:rsidTr="00BB3E07">
        <w:trPr>
          <w:trHeight w:val="300"/>
        </w:trPr>
        <w:tc>
          <w:tcPr>
            <w:tcW w:w="4060" w:type="dxa"/>
            <w:tcBorders>
              <w:top w:val="nil"/>
              <w:left w:val="nil"/>
              <w:bottom w:val="nil"/>
              <w:right w:val="nil"/>
            </w:tcBorders>
            <w:noWrap/>
            <w:vAlign w:val="bottom"/>
            <w:hideMark/>
          </w:tcPr>
          <w:p w14:paraId="55E084A9"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214E3C3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51689DE9" w14:textId="362FD0BA"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195</w:t>
            </w:r>
            <w:r w:rsidR="00C51E4C" w:rsidRPr="00E21DDA">
              <w:rPr>
                <w:rFonts w:ascii="Calibri" w:hAnsi="Calibri" w:cs="Calibri"/>
                <w:color w:val="000000"/>
                <w:lang w:val="es-ES"/>
              </w:rPr>
              <w:t>.</w:t>
            </w:r>
            <w:r w:rsidRPr="00E21DDA">
              <w:rPr>
                <w:rFonts w:ascii="Calibri" w:hAnsi="Calibri" w:cs="Calibri"/>
                <w:color w:val="000000"/>
                <w:lang w:val="es-ES"/>
              </w:rPr>
              <w:t>850</w:t>
            </w:r>
          </w:p>
        </w:tc>
        <w:tc>
          <w:tcPr>
            <w:tcW w:w="1560" w:type="dxa"/>
            <w:tcBorders>
              <w:top w:val="nil"/>
              <w:left w:val="nil"/>
              <w:bottom w:val="nil"/>
              <w:right w:val="nil"/>
            </w:tcBorders>
            <w:noWrap/>
            <w:vAlign w:val="bottom"/>
          </w:tcPr>
          <w:p w14:paraId="357ED99F" w14:textId="18CBCF5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26%</w:t>
            </w:r>
          </w:p>
        </w:tc>
        <w:tc>
          <w:tcPr>
            <w:tcW w:w="1200" w:type="dxa"/>
            <w:tcBorders>
              <w:top w:val="nil"/>
              <w:left w:val="nil"/>
              <w:bottom w:val="nil"/>
              <w:right w:val="nil"/>
            </w:tcBorders>
            <w:noWrap/>
            <w:vAlign w:val="bottom"/>
          </w:tcPr>
          <w:p w14:paraId="5E6F8AC4" w14:textId="5DDE888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74</w:t>
            </w:r>
          </w:p>
        </w:tc>
        <w:tc>
          <w:tcPr>
            <w:tcW w:w="1200" w:type="dxa"/>
            <w:tcBorders>
              <w:top w:val="nil"/>
              <w:left w:val="nil"/>
              <w:bottom w:val="nil"/>
              <w:right w:val="nil"/>
            </w:tcBorders>
            <w:noWrap/>
            <w:vAlign w:val="bottom"/>
          </w:tcPr>
          <w:p w14:paraId="782B7184" w14:textId="3D29C02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65</w:t>
            </w:r>
          </w:p>
        </w:tc>
      </w:tr>
      <w:tr w:rsidR="00411840" w:rsidRPr="00E21DDA" w14:paraId="18466A48" w14:textId="77777777" w:rsidTr="00BB3E07">
        <w:trPr>
          <w:trHeight w:val="300"/>
        </w:trPr>
        <w:tc>
          <w:tcPr>
            <w:tcW w:w="4060" w:type="dxa"/>
            <w:tcBorders>
              <w:top w:val="nil"/>
              <w:left w:val="nil"/>
              <w:bottom w:val="nil"/>
              <w:right w:val="nil"/>
            </w:tcBorders>
            <w:noWrap/>
            <w:vAlign w:val="bottom"/>
            <w:hideMark/>
          </w:tcPr>
          <w:p w14:paraId="10CF3EDD"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79AB5762"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3D444629" w14:textId="0BA07C8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170</w:t>
            </w:r>
            <w:r w:rsidR="00C51E4C" w:rsidRPr="00E21DDA">
              <w:rPr>
                <w:rFonts w:ascii="Calibri" w:hAnsi="Calibri" w:cs="Calibri"/>
                <w:color w:val="000000"/>
                <w:lang w:val="es-ES"/>
              </w:rPr>
              <w:t>.</w:t>
            </w:r>
            <w:r w:rsidRPr="00E21DDA">
              <w:rPr>
                <w:rFonts w:ascii="Calibri" w:hAnsi="Calibri" w:cs="Calibri"/>
                <w:color w:val="000000"/>
                <w:lang w:val="es-ES"/>
              </w:rPr>
              <w:t>537</w:t>
            </w:r>
          </w:p>
        </w:tc>
        <w:tc>
          <w:tcPr>
            <w:tcW w:w="1560" w:type="dxa"/>
            <w:tcBorders>
              <w:top w:val="nil"/>
              <w:left w:val="nil"/>
              <w:bottom w:val="nil"/>
              <w:right w:val="nil"/>
            </w:tcBorders>
            <w:noWrap/>
            <w:vAlign w:val="bottom"/>
          </w:tcPr>
          <w:p w14:paraId="7F445A99" w14:textId="2403E0A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33%</w:t>
            </w:r>
          </w:p>
        </w:tc>
        <w:tc>
          <w:tcPr>
            <w:tcW w:w="1200" w:type="dxa"/>
            <w:tcBorders>
              <w:top w:val="nil"/>
              <w:left w:val="nil"/>
              <w:bottom w:val="nil"/>
              <w:right w:val="nil"/>
            </w:tcBorders>
            <w:noWrap/>
            <w:vAlign w:val="bottom"/>
          </w:tcPr>
          <w:p w14:paraId="7C549943" w14:textId="43CDC6C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70</w:t>
            </w:r>
          </w:p>
        </w:tc>
        <w:tc>
          <w:tcPr>
            <w:tcW w:w="1200" w:type="dxa"/>
            <w:tcBorders>
              <w:top w:val="nil"/>
              <w:left w:val="nil"/>
              <w:bottom w:val="nil"/>
              <w:right w:val="nil"/>
            </w:tcBorders>
            <w:noWrap/>
            <w:vAlign w:val="bottom"/>
          </w:tcPr>
          <w:p w14:paraId="54889EF1" w14:textId="484E7F0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57</w:t>
            </w:r>
          </w:p>
        </w:tc>
      </w:tr>
      <w:tr w:rsidR="00411840" w:rsidRPr="00E21DDA" w14:paraId="3315A120" w14:textId="77777777" w:rsidTr="00BB3E07">
        <w:trPr>
          <w:trHeight w:val="300"/>
        </w:trPr>
        <w:tc>
          <w:tcPr>
            <w:tcW w:w="4060" w:type="dxa"/>
            <w:tcBorders>
              <w:top w:val="nil"/>
              <w:left w:val="nil"/>
              <w:bottom w:val="nil"/>
              <w:right w:val="nil"/>
            </w:tcBorders>
            <w:noWrap/>
            <w:vAlign w:val="bottom"/>
            <w:hideMark/>
          </w:tcPr>
          <w:p w14:paraId="606800C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10F1D99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tcPr>
          <w:p w14:paraId="2935116E" w14:textId="6EBB337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216</w:t>
            </w:r>
            <w:r w:rsidR="00C51E4C" w:rsidRPr="00E21DDA">
              <w:rPr>
                <w:rFonts w:ascii="Calibri" w:hAnsi="Calibri" w:cs="Calibri"/>
                <w:color w:val="000000"/>
                <w:lang w:val="es-ES"/>
              </w:rPr>
              <w:t>.</w:t>
            </w:r>
            <w:r w:rsidRPr="00E21DDA">
              <w:rPr>
                <w:rFonts w:ascii="Calibri" w:hAnsi="Calibri" w:cs="Calibri"/>
                <w:color w:val="000000"/>
                <w:lang w:val="es-ES"/>
              </w:rPr>
              <w:t>133</w:t>
            </w:r>
          </w:p>
        </w:tc>
        <w:tc>
          <w:tcPr>
            <w:tcW w:w="1560" w:type="dxa"/>
            <w:tcBorders>
              <w:top w:val="nil"/>
              <w:left w:val="nil"/>
              <w:bottom w:val="nil"/>
              <w:right w:val="nil"/>
            </w:tcBorders>
            <w:noWrap/>
            <w:vAlign w:val="bottom"/>
          </w:tcPr>
          <w:p w14:paraId="73EA7CCE" w14:textId="1F56F4A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79%</w:t>
            </w:r>
          </w:p>
        </w:tc>
        <w:tc>
          <w:tcPr>
            <w:tcW w:w="1200" w:type="dxa"/>
            <w:tcBorders>
              <w:top w:val="nil"/>
              <w:left w:val="nil"/>
              <w:bottom w:val="nil"/>
              <w:right w:val="nil"/>
            </w:tcBorders>
            <w:noWrap/>
            <w:vAlign w:val="bottom"/>
          </w:tcPr>
          <w:p w14:paraId="05C2CE7F" w14:textId="65F4303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76</w:t>
            </w:r>
          </w:p>
        </w:tc>
        <w:tc>
          <w:tcPr>
            <w:tcW w:w="1200" w:type="dxa"/>
            <w:tcBorders>
              <w:top w:val="nil"/>
              <w:left w:val="nil"/>
              <w:bottom w:val="nil"/>
              <w:right w:val="nil"/>
            </w:tcBorders>
            <w:noWrap/>
            <w:vAlign w:val="bottom"/>
          </w:tcPr>
          <w:p w14:paraId="1D7881BB" w14:textId="63EA726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63</w:t>
            </w:r>
          </w:p>
        </w:tc>
      </w:tr>
      <w:tr w:rsidR="00411840" w:rsidRPr="00E21DDA" w14:paraId="03EE56CF" w14:textId="77777777" w:rsidTr="00BB3E07">
        <w:trPr>
          <w:trHeight w:val="300"/>
        </w:trPr>
        <w:tc>
          <w:tcPr>
            <w:tcW w:w="4060" w:type="dxa"/>
            <w:tcBorders>
              <w:top w:val="nil"/>
              <w:left w:val="nil"/>
              <w:bottom w:val="nil"/>
              <w:right w:val="nil"/>
            </w:tcBorders>
            <w:noWrap/>
            <w:vAlign w:val="bottom"/>
            <w:hideMark/>
          </w:tcPr>
          <w:p w14:paraId="5FD31952"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407F50AE"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6F4700A5" w14:textId="343339F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347</w:t>
            </w:r>
          </w:p>
        </w:tc>
        <w:tc>
          <w:tcPr>
            <w:tcW w:w="1560" w:type="dxa"/>
            <w:tcBorders>
              <w:top w:val="nil"/>
              <w:left w:val="nil"/>
              <w:bottom w:val="nil"/>
              <w:right w:val="nil"/>
            </w:tcBorders>
            <w:noWrap/>
            <w:vAlign w:val="bottom"/>
          </w:tcPr>
          <w:p w14:paraId="11F0A731" w14:textId="2C42EE0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90%</w:t>
            </w:r>
          </w:p>
        </w:tc>
        <w:tc>
          <w:tcPr>
            <w:tcW w:w="1200" w:type="dxa"/>
            <w:tcBorders>
              <w:top w:val="nil"/>
              <w:left w:val="nil"/>
              <w:bottom w:val="nil"/>
              <w:right w:val="nil"/>
            </w:tcBorders>
            <w:noWrap/>
            <w:vAlign w:val="bottom"/>
          </w:tcPr>
          <w:p w14:paraId="584AAFFB" w14:textId="1EB258B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410</w:t>
            </w:r>
          </w:p>
        </w:tc>
        <w:tc>
          <w:tcPr>
            <w:tcW w:w="1200" w:type="dxa"/>
            <w:tcBorders>
              <w:top w:val="nil"/>
              <w:left w:val="nil"/>
              <w:bottom w:val="nil"/>
              <w:right w:val="nil"/>
            </w:tcBorders>
            <w:noWrap/>
            <w:vAlign w:val="bottom"/>
          </w:tcPr>
          <w:p w14:paraId="444E1E54" w14:textId="3B02139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385</w:t>
            </w:r>
          </w:p>
        </w:tc>
      </w:tr>
      <w:tr w:rsidR="00411840" w:rsidRPr="00E21DDA" w14:paraId="3C016569" w14:textId="77777777" w:rsidTr="00BB3E07">
        <w:trPr>
          <w:trHeight w:val="300"/>
        </w:trPr>
        <w:tc>
          <w:tcPr>
            <w:tcW w:w="4060" w:type="dxa"/>
            <w:tcBorders>
              <w:top w:val="nil"/>
              <w:left w:val="nil"/>
              <w:bottom w:val="nil"/>
              <w:right w:val="nil"/>
            </w:tcBorders>
            <w:noWrap/>
            <w:vAlign w:val="bottom"/>
            <w:hideMark/>
          </w:tcPr>
          <w:p w14:paraId="6984F1F4"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2C4304AB"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2216E499" w14:textId="59B72B2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403</w:t>
            </w:r>
          </w:p>
        </w:tc>
        <w:tc>
          <w:tcPr>
            <w:tcW w:w="1560" w:type="dxa"/>
            <w:tcBorders>
              <w:top w:val="nil"/>
              <w:left w:val="nil"/>
              <w:bottom w:val="nil"/>
              <w:right w:val="nil"/>
            </w:tcBorders>
            <w:noWrap/>
            <w:vAlign w:val="bottom"/>
          </w:tcPr>
          <w:p w14:paraId="634C7834" w14:textId="63003F9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80%</w:t>
            </w:r>
          </w:p>
        </w:tc>
        <w:tc>
          <w:tcPr>
            <w:tcW w:w="1200" w:type="dxa"/>
            <w:tcBorders>
              <w:top w:val="nil"/>
              <w:left w:val="nil"/>
              <w:bottom w:val="nil"/>
              <w:right w:val="nil"/>
            </w:tcBorders>
            <w:noWrap/>
            <w:vAlign w:val="bottom"/>
          </w:tcPr>
          <w:p w14:paraId="07AC4CB1" w14:textId="1B93EFA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373</w:t>
            </w:r>
          </w:p>
        </w:tc>
        <w:tc>
          <w:tcPr>
            <w:tcW w:w="1200" w:type="dxa"/>
            <w:tcBorders>
              <w:top w:val="nil"/>
              <w:left w:val="nil"/>
              <w:bottom w:val="nil"/>
              <w:right w:val="nil"/>
            </w:tcBorders>
            <w:noWrap/>
            <w:vAlign w:val="bottom"/>
          </w:tcPr>
          <w:p w14:paraId="7806E80E" w14:textId="155CA55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357</w:t>
            </w:r>
          </w:p>
        </w:tc>
      </w:tr>
      <w:tr w:rsidR="00411840" w:rsidRPr="00E21DDA" w14:paraId="489AA5B5" w14:textId="77777777" w:rsidTr="00BB3E07">
        <w:trPr>
          <w:trHeight w:val="300"/>
        </w:trPr>
        <w:tc>
          <w:tcPr>
            <w:tcW w:w="4060" w:type="dxa"/>
            <w:tcBorders>
              <w:top w:val="nil"/>
              <w:left w:val="nil"/>
              <w:bottom w:val="nil"/>
              <w:right w:val="nil"/>
            </w:tcBorders>
            <w:noWrap/>
            <w:vAlign w:val="bottom"/>
            <w:hideMark/>
          </w:tcPr>
          <w:p w14:paraId="1C9C3E98"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311A11B4"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tcPr>
          <w:p w14:paraId="502600FA" w14:textId="1E3EE64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552</w:t>
            </w:r>
          </w:p>
        </w:tc>
        <w:tc>
          <w:tcPr>
            <w:tcW w:w="1560" w:type="dxa"/>
            <w:tcBorders>
              <w:top w:val="nil"/>
              <w:left w:val="nil"/>
              <w:bottom w:val="nil"/>
              <w:right w:val="nil"/>
            </w:tcBorders>
            <w:noWrap/>
            <w:vAlign w:val="bottom"/>
          </w:tcPr>
          <w:p w14:paraId="5D0067D0" w14:textId="6E13E63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82%</w:t>
            </w:r>
          </w:p>
        </w:tc>
        <w:tc>
          <w:tcPr>
            <w:tcW w:w="1200" w:type="dxa"/>
            <w:tcBorders>
              <w:top w:val="nil"/>
              <w:left w:val="nil"/>
              <w:bottom w:val="nil"/>
              <w:right w:val="nil"/>
            </w:tcBorders>
            <w:noWrap/>
            <w:vAlign w:val="bottom"/>
          </w:tcPr>
          <w:p w14:paraId="739B6D1A" w14:textId="0C7391F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385</w:t>
            </w:r>
          </w:p>
        </w:tc>
        <w:tc>
          <w:tcPr>
            <w:tcW w:w="1200" w:type="dxa"/>
            <w:tcBorders>
              <w:top w:val="nil"/>
              <w:left w:val="nil"/>
              <w:bottom w:val="nil"/>
              <w:right w:val="nil"/>
            </w:tcBorders>
            <w:noWrap/>
            <w:vAlign w:val="bottom"/>
          </w:tcPr>
          <w:p w14:paraId="2CB576C8" w14:textId="48B37D6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364</w:t>
            </w:r>
          </w:p>
        </w:tc>
      </w:tr>
      <w:tr w:rsidR="00411840" w:rsidRPr="00E21DDA" w14:paraId="6F676B43" w14:textId="77777777" w:rsidTr="00BB3E07">
        <w:trPr>
          <w:trHeight w:val="300"/>
        </w:trPr>
        <w:tc>
          <w:tcPr>
            <w:tcW w:w="4060" w:type="dxa"/>
            <w:tcBorders>
              <w:top w:val="nil"/>
              <w:left w:val="nil"/>
              <w:bottom w:val="nil"/>
              <w:right w:val="nil"/>
            </w:tcBorders>
            <w:noWrap/>
            <w:vAlign w:val="bottom"/>
            <w:hideMark/>
          </w:tcPr>
          <w:p w14:paraId="6FD3DC6E"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2DBC5356"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2CD5C8F5" w14:textId="28DDEB7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91</w:t>
            </w:r>
          </w:p>
        </w:tc>
        <w:tc>
          <w:tcPr>
            <w:tcW w:w="1560" w:type="dxa"/>
            <w:tcBorders>
              <w:top w:val="nil"/>
              <w:left w:val="nil"/>
              <w:bottom w:val="nil"/>
              <w:right w:val="nil"/>
            </w:tcBorders>
            <w:noWrap/>
            <w:vAlign w:val="bottom"/>
          </w:tcPr>
          <w:p w14:paraId="208B3A1E" w14:textId="649F56B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184165F2" w14:textId="4FCFDCC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w:t>
            </w:r>
          </w:p>
        </w:tc>
        <w:tc>
          <w:tcPr>
            <w:tcW w:w="1200" w:type="dxa"/>
            <w:tcBorders>
              <w:top w:val="nil"/>
              <w:left w:val="nil"/>
              <w:bottom w:val="nil"/>
              <w:right w:val="nil"/>
            </w:tcBorders>
            <w:noWrap/>
            <w:vAlign w:val="bottom"/>
          </w:tcPr>
          <w:p w14:paraId="1FF0AE9C" w14:textId="74551CF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24</w:t>
            </w:r>
          </w:p>
        </w:tc>
      </w:tr>
      <w:tr w:rsidR="00411840" w:rsidRPr="00E21DDA" w14:paraId="25FF43C7" w14:textId="77777777" w:rsidTr="00BB3E07">
        <w:trPr>
          <w:trHeight w:val="300"/>
        </w:trPr>
        <w:tc>
          <w:tcPr>
            <w:tcW w:w="4060" w:type="dxa"/>
            <w:tcBorders>
              <w:top w:val="nil"/>
              <w:left w:val="nil"/>
              <w:bottom w:val="nil"/>
              <w:right w:val="nil"/>
            </w:tcBorders>
            <w:noWrap/>
            <w:vAlign w:val="bottom"/>
            <w:hideMark/>
          </w:tcPr>
          <w:p w14:paraId="6D8AEC50"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0598A663"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4C33D80A" w14:textId="004476A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45</w:t>
            </w:r>
          </w:p>
        </w:tc>
        <w:tc>
          <w:tcPr>
            <w:tcW w:w="1560" w:type="dxa"/>
            <w:tcBorders>
              <w:top w:val="nil"/>
              <w:left w:val="nil"/>
              <w:bottom w:val="nil"/>
              <w:right w:val="nil"/>
            </w:tcBorders>
            <w:noWrap/>
            <w:vAlign w:val="bottom"/>
          </w:tcPr>
          <w:p w14:paraId="7BF3DAAF" w14:textId="5D881578"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551970B9" w14:textId="48AC76A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17</w:t>
            </w:r>
          </w:p>
        </w:tc>
        <w:tc>
          <w:tcPr>
            <w:tcW w:w="1200" w:type="dxa"/>
            <w:tcBorders>
              <w:top w:val="nil"/>
              <w:left w:val="nil"/>
              <w:bottom w:val="nil"/>
              <w:right w:val="nil"/>
            </w:tcBorders>
            <w:noWrap/>
            <w:vAlign w:val="bottom"/>
          </w:tcPr>
          <w:p w14:paraId="4C063A81" w14:textId="1B50FFF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13</w:t>
            </w:r>
          </w:p>
        </w:tc>
      </w:tr>
      <w:tr w:rsidR="00411840" w:rsidRPr="00E21DDA" w14:paraId="705ABA04" w14:textId="77777777" w:rsidTr="00BB3E07">
        <w:trPr>
          <w:trHeight w:val="300"/>
        </w:trPr>
        <w:tc>
          <w:tcPr>
            <w:tcW w:w="4060" w:type="dxa"/>
            <w:tcBorders>
              <w:top w:val="nil"/>
              <w:left w:val="nil"/>
              <w:bottom w:val="nil"/>
              <w:right w:val="nil"/>
            </w:tcBorders>
            <w:noWrap/>
            <w:vAlign w:val="bottom"/>
            <w:hideMark/>
          </w:tcPr>
          <w:p w14:paraId="4CD7E5C2"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119633B9"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tcPr>
          <w:p w14:paraId="4A4AF76E" w14:textId="0D79A1D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w:t>
            </w:r>
          </w:p>
        </w:tc>
        <w:tc>
          <w:tcPr>
            <w:tcW w:w="1560" w:type="dxa"/>
            <w:tcBorders>
              <w:top w:val="nil"/>
              <w:left w:val="nil"/>
              <w:bottom w:val="nil"/>
              <w:right w:val="nil"/>
            </w:tcBorders>
            <w:noWrap/>
            <w:vAlign w:val="bottom"/>
          </w:tcPr>
          <w:p w14:paraId="39030BC8" w14:textId="0E439F63"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44E7C2CF" w14:textId="5346555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w:t>
            </w:r>
          </w:p>
        </w:tc>
        <w:tc>
          <w:tcPr>
            <w:tcW w:w="1200" w:type="dxa"/>
            <w:tcBorders>
              <w:top w:val="nil"/>
              <w:left w:val="nil"/>
              <w:bottom w:val="nil"/>
              <w:right w:val="nil"/>
            </w:tcBorders>
            <w:noWrap/>
            <w:vAlign w:val="bottom"/>
          </w:tcPr>
          <w:p w14:paraId="0A296029" w14:textId="4C456D5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w:t>
            </w:r>
          </w:p>
        </w:tc>
      </w:tr>
      <w:tr w:rsidR="00411840" w:rsidRPr="00E21DDA" w14:paraId="70B81AE9" w14:textId="77777777" w:rsidTr="00BB3E07">
        <w:trPr>
          <w:trHeight w:val="300"/>
        </w:trPr>
        <w:tc>
          <w:tcPr>
            <w:tcW w:w="4060" w:type="dxa"/>
            <w:tcBorders>
              <w:top w:val="nil"/>
              <w:left w:val="nil"/>
              <w:bottom w:val="nil"/>
              <w:right w:val="nil"/>
            </w:tcBorders>
            <w:noWrap/>
            <w:vAlign w:val="bottom"/>
            <w:hideMark/>
          </w:tcPr>
          <w:p w14:paraId="639F2356"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bottom"/>
            <w:hideMark/>
          </w:tcPr>
          <w:p w14:paraId="6B1B8C0E"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1AD8F1EB" w14:textId="1E80379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560" w:type="dxa"/>
            <w:tcBorders>
              <w:top w:val="nil"/>
              <w:left w:val="nil"/>
              <w:bottom w:val="nil"/>
              <w:right w:val="nil"/>
            </w:tcBorders>
            <w:noWrap/>
            <w:vAlign w:val="bottom"/>
          </w:tcPr>
          <w:p w14:paraId="0FC58F87" w14:textId="37E149F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200" w:type="dxa"/>
            <w:tcBorders>
              <w:top w:val="nil"/>
              <w:left w:val="nil"/>
              <w:bottom w:val="nil"/>
              <w:right w:val="nil"/>
            </w:tcBorders>
            <w:noWrap/>
            <w:vAlign w:val="bottom"/>
          </w:tcPr>
          <w:p w14:paraId="291FE8A3" w14:textId="58DE4AD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200" w:type="dxa"/>
            <w:tcBorders>
              <w:top w:val="nil"/>
              <w:left w:val="nil"/>
              <w:bottom w:val="nil"/>
              <w:right w:val="nil"/>
            </w:tcBorders>
            <w:noWrap/>
            <w:vAlign w:val="bottom"/>
          </w:tcPr>
          <w:p w14:paraId="482C90B4" w14:textId="62EACF7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r>
      <w:tr w:rsidR="00411840" w:rsidRPr="00E21DDA" w14:paraId="39048EC3" w14:textId="77777777" w:rsidTr="00BB3E07">
        <w:trPr>
          <w:trHeight w:val="300"/>
        </w:trPr>
        <w:tc>
          <w:tcPr>
            <w:tcW w:w="4060" w:type="dxa"/>
            <w:tcBorders>
              <w:top w:val="nil"/>
              <w:left w:val="nil"/>
              <w:bottom w:val="nil"/>
              <w:right w:val="nil"/>
            </w:tcBorders>
            <w:noWrap/>
            <w:vAlign w:val="bottom"/>
            <w:hideMark/>
          </w:tcPr>
          <w:p w14:paraId="61ED4E75"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bottom"/>
            <w:hideMark/>
          </w:tcPr>
          <w:p w14:paraId="67E7DB68"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44D91D1E" w14:textId="6526A1A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560" w:type="dxa"/>
            <w:tcBorders>
              <w:top w:val="nil"/>
              <w:left w:val="nil"/>
              <w:bottom w:val="nil"/>
              <w:right w:val="nil"/>
            </w:tcBorders>
            <w:noWrap/>
            <w:vAlign w:val="bottom"/>
          </w:tcPr>
          <w:p w14:paraId="583ED6CC" w14:textId="1614B38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200" w:type="dxa"/>
            <w:tcBorders>
              <w:top w:val="nil"/>
              <w:left w:val="nil"/>
              <w:bottom w:val="nil"/>
              <w:right w:val="nil"/>
            </w:tcBorders>
            <w:noWrap/>
            <w:vAlign w:val="bottom"/>
          </w:tcPr>
          <w:p w14:paraId="7DC33436" w14:textId="3338016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200" w:type="dxa"/>
            <w:tcBorders>
              <w:top w:val="nil"/>
              <w:left w:val="nil"/>
              <w:bottom w:val="nil"/>
              <w:right w:val="nil"/>
            </w:tcBorders>
            <w:noWrap/>
            <w:vAlign w:val="bottom"/>
          </w:tcPr>
          <w:p w14:paraId="44B6EF3B" w14:textId="069BCC6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r>
      <w:tr w:rsidR="00411840" w:rsidRPr="00E21DDA" w14:paraId="585409C0" w14:textId="77777777" w:rsidTr="00BB3E07">
        <w:trPr>
          <w:trHeight w:val="300"/>
        </w:trPr>
        <w:tc>
          <w:tcPr>
            <w:tcW w:w="4060" w:type="dxa"/>
            <w:tcBorders>
              <w:top w:val="nil"/>
              <w:left w:val="nil"/>
              <w:bottom w:val="nil"/>
              <w:right w:val="nil"/>
            </w:tcBorders>
            <w:noWrap/>
            <w:vAlign w:val="bottom"/>
            <w:hideMark/>
          </w:tcPr>
          <w:p w14:paraId="7EE5B0FE"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4CC3FE87"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16085D6F" w14:textId="164C6D3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055</w:t>
            </w:r>
          </w:p>
        </w:tc>
        <w:tc>
          <w:tcPr>
            <w:tcW w:w="1560" w:type="dxa"/>
            <w:tcBorders>
              <w:top w:val="nil"/>
              <w:left w:val="nil"/>
              <w:bottom w:val="nil"/>
              <w:right w:val="nil"/>
            </w:tcBorders>
            <w:noWrap/>
            <w:vAlign w:val="bottom"/>
          </w:tcPr>
          <w:p w14:paraId="59F51D60" w14:textId="3319BF7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52%</w:t>
            </w:r>
          </w:p>
        </w:tc>
        <w:tc>
          <w:tcPr>
            <w:tcW w:w="1200" w:type="dxa"/>
            <w:tcBorders>
              <w:top w:val="nil"/>
              <w:left w:val="nil"/>
              <w:bottom w:val="nil"/>
              <w:right w:val="nil"/>
            </w:tcBorders>
            <w:noWrap/>
            <w:vAlign w:val="bottom"/>
          </w:tcPr>
          <w:p w14:paraId="2B74D29A" w14:textId="7DD206F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1080</w:t>
            </w:r>
          </w:p>
        </w:tc>
        <w:tc>
          <w:tcPr>
            <w:tcW w:w="1200" w:type="dxa"/>
            <w:tcBorders>
              <w:top w:val="nil"/>
              <w:left w:val="nil"/>
              <w:bottom w:val="nil"/>
              <w:right w:val="nil"/>
            </w:tcBorders>
            <w:noWrap/>
            <w:vAlign w:val="bottom"/>
          </w:tcPr>
          <w:p w14:paraId="3BC038E9" w14:textId="7D617B4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1005</w:t>
            </w:r>
          </w:p>
        </w:tc>
      </w:tr>
      <w:tr w:rsidR="00411840" w:rsidRPr="00E21DDA" w14:paraId="5A51E8CD" w14:textId="77777777" w:rsidTr="00BB3E07">
        <w:trPr>
          <w:trHeight w:val="300"/>
        </w:trPr>
        <w:tc>
          <w:tcPr>
            <w:tcW w:w="4060" w:type="dxa"/>
            <w:tcBorders>
              <w:top w:val="nil"/>
              <w:left w:val="nil"/>
              <w:bottom w:val="nil"/>
              <w:right w:val="nil"/>
            </w:tcBorders>
            <w:noWrap/>
            <w:vAlign w:val="bottom"/>
            <w:hideMark/>
          </w:tcPr>
          <w:p w14:paraId="2B06F30D"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44A70D91"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730" w:type="dxa"/>
            <w:tcBorders>
              <w:top w:val="nil"/>
              <w:left w:val="nil"/>
              <w:bottom w:val="nil"/>
              <w:right w:val="nil"/>
            </w:tcBorders>
            <w:noWrap/>
            <w:vAlign w:val="bottom"/>
          </w:tcPr>
          <w:p w14:paraId="57C05754" w14:textId="1FC26AD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w:t>
            </w:r>
          </w:p>
        </w:tc>
        <w:tc>
          <w:tcPr>
            <w:tcW w:w="1560" w:type="dxa"/>
            <w:tcBorders>
              <w:top w:val="nil"/>
              <w:left w:val="nil"/>
              <w:bottom w:val="nil"/>
              <w:right w:val="nil"/>
            </w:tcBorders>
            <w:noWrap/>
            <w:vAlign w:val="bottom"/>
          </w:tcPr>
          <w:p w14:paraId="08E321B0" w14:textId="008AA30A"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0C900D32" w14:textId="619D68A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w:t>
            </w:r>
          </w:p>
        </w:tc>
        <w:tc>
          <w:tcPr>
            <w:tcW w:w="1200" w:type="dxa"/>
            <w:tcBorders>
              <w:top w:val="nil"/>
              <w:left w:val="nil"/>
              <w:bottom w:val="nil"/>
              <w:right w:val="nil"/>
            </w:tcBorders>
            <w:noWrap/>
            <w:vAlign w:val="bottom"/>
          </w:tcPr>
          <w:p w14:paraId="0D56E9BE" w14:textId="6EC5E84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w:t>
            </w:r>
          </w:p>
        </w:tc>
      </w:tr>
      <w:tr w:rsidR="00411840" w:rsidRPr="00E21DDA" w14:paraId="75A44031" w14:textId="77777777" w:rsidTr="00BB3E07">
        <w:trPr>
          <w:trHeight w:val="300"/>
        </w:trPr>
        <w:tc>
          <w:tcPr>
            <w:tcW w:w="4060" w:type="dxa"/>
            <w:tcBorders>
              <w:top w:val="nil"/>
              <w:left w:val="nil"/>
              <w:bottom w:val="nil"/>
              <w:right w:val="nil"/>
            </w:tcBorders>
            <w:noWrap/>
            <w:vAlign w:val="bottom"/>
            <w:hideMark/>
          </w:tcPr>
          <w:p w14:paraId="135CE4F4"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6DC82E5E"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33A7C229" w14:textId="68F8F0C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826</w:t>
            </w:r>
          </w:p>
        </w:tc>
        <w:tc>
          <w:tcPr>
            <w:tcW w:w="1560" w:type="dxa"/>
            <w:tcBorders>
              <w:top w:val="nil"/>
              <w:left w:val="nil"/>
              <w:bottom w:val="nil"/>
              <w:right w:val="nil"/>
            </w:tcBorders>
            <w:noWrap/>
            <w:vAlign w:val="bottom"/>
          </w:tcPr>
          <w:p w14:paraId="45D07C08" w14:textId="4148069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49%</w:t>
            </w:r>
          </w:p>
        </w:tc>
        <w:tc>
          <w:tcPr>
            <w:tcW w:w="1200" w:type="dxa"/>
            <w:tcBorders>
              <w:top w:val="nil"/>
              <w:left w:val="nil"/>
              <w:bottom w:val="nil"/>
              <w:right w:val="nil"/>
            </w:tcBorders>
            <w:noWrap/>
            <w:vAlign w:val="bottom"/>
          </w:tcPr>
          <w:p w14:paraId="6A331047" w14:textId="033160B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936</w:t>
            </w:r>
          </w:p>
        </w:tc>
        <w:tc>
          <w:tcPr>
            <w:tcW w:w="1200" w:type="dxa"/>
            <w:tcBorders>
              <w:top w:val="nil"/>
              <w:left w:val="nil"/>
              <w:bottom w:val="nil"/>
              <w:right w:val="nil"/>
            </w:tcBorders>
            <w:noWrap/>
            <w:vAlign w:val="bottom"/>
          </w:tcPr>
          <w:p w14:paraId="440457AC" w14:textId="1857229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867</w:t>
            </w:r>
          </w:p>
        </w:tc>
      </w:tr>
      <w:tr w:rsidR="00411840" w:rsidRPr="00E21DDA" w14:paraId="7A98D31F" w14:textId="77777777" w:rsidTr="00BB3E07">
        <w:trPr>
          <w:trHeight w:val="300"/>
        </w:trPr>
        <w:tc>
          <w:tcPr>
            <w:tcW w:w="4060" w:type="dxa"/>
            <w:tcBorders>
              <w:top w:val="nil"/>
              <w:left w:val="nil"/>
              <w:bottom w:val="nil"/>
              <w:right w:val="nil"/>
            </w:tcBorders>
            <w:noWrap/>
            <w:vAlign w:val="bottom"/>
            <w:hideMark/>
          </w:tcPr>
          <w:p w14:paraId="393F886B"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55614B02"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10877946" w14:textId="61D7E9B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p>
        </w:tc>
        <w:tc>
          <w:tcPr>
            <w:tcW w:w="1560" w:type="dxa"/>
            <w:tcBorders>
              <w:top w:val="nil"/>
              <w:left w:val="nil"/>
              <w:bottom w:val="nil"/>
              <w:right w:val="nil"/>
            </w:tcBorders>
            <w:noWrap/>
            <w:vAlign w:val="bottom"/>
          </w:tcPr>
          <w:p w14:paraId="38443B56" w14:textId="332D9B3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2CA521F8" w14:textId="77A8A4B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p>
        </w:tc>
        <w:tc>
          <w:tcPr>
            <w:tcW w:w="1200" w:type="dxa"/>
            <w:tcBorders>
              <w:top w:val="nil"/>
              <w:left w:val="nil"/>
              <w:bottom w:val="nil"/>
              <w:right w:val="nil"/>
            </w:tcBorders>
            <w:noWrap/>
            <w:vAlign w:val="bottom"/>
          </w:tcPr>
          <w:p w14:paraId="5614E4C2" w14:textId="1BC3AD2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p>
        </w:tc>
      </w:tr>
      <w:tr w:rsidR="00411840" w:rsidRPr="00E21DDA" w14:paraId="0E15C1A9" w14:textId="77777777" w:rsidTr="00BB3E07">
        <w:trPr>
          <w:trHeight w:val="300"/>
        </w:trPr>
        <w:tc>
          <w:tcPr>
            <w:tcW w:w="4060" w:type="dxa"/>
            <w:tcBorders>
              <w:top w:val="nil"/>
              <w:left w:val="nil"/>
              <w:bottom w:val="nil"/>
              <w:right w:val="nil"/>
            </w:tcBorders>
            <w:noWrap/>
            <w:vAlign w:val="bottom"/>
            <w:hideMark/>
          </w:tcPr>
          <w:p w14:paraId="53E834A3"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0E382C1B"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tcPr>
          <w:p w14:paraId="1C00C7F3" w14:textId="21019D4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540</w:t>
            </w:r>
          </w:p>
        </w:tc>
        <w:tc>
          <w:tcPr>
            <w:tcW w:w="1560" w:type="dxa"/>
            <w:tcBorders>
              <w:top w:val="nil"/>
              <w:left w:val="nil"/>
              <w:bottom w:val="nil"/>
              <w:right w:val="nil"/>
            </w:tcBorders>
            <w:noWrap/>
            <w:vAlign w:val="bottom"/>
          </w:tcPr>
          <w:p w14:paraId="65037B55" w14:textId="781C152F"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45%</w:t>
            </w:r>
          </w:p>
        </w:tc>
        <w:tc>
          <w:tcPr>
            <w:tcW w:w="1200" w:type="dxa"/>
            <w:tcBorders>
              <w:top w:val="nil"/>
              <w:left w:val="nil"/>
              <w:bottom w:val="nil"/>
              <w:right w:val="nil"/>
            </w:tcBorders>
            <w:noWrap/>
            <w:vAlign w:val="bottom"/>
          </w:tcPr>
          <w:p w14:paraId="519F65B6" w14:textId="6865A4E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915</w:t>
            </w:r>
          </w:p>
        </w:tc>
        <w:tc>
          <w:tcPr>
            <w:tcW w:w="1200" w:type="dxa"/>
            <w:tcBorders>
              <w:top w:val="nil"/>
              <w:left w:val="nil"/>
              <w:bottom w:val="nil"/>
              <w:right w:val="nil"/>
            </w:tcBorders>
            <w:noWrap/>
            <w:vAlign w:val="bottom"/>
          </w:tcPr>
          <w:p w14:paraId="6B0DDE4B" w14:textId="1E753E37"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850</w:t>
            </w:r>
          </w:p>
        </w:tc>
      </w:tr>
      <w:tr w:rsidR="00411840" w:rsidRPr="00E21DDA" w14:paraId="38105D42" w14:textId="77777777" w:rsidTr="00BB3E07">
        <w:trPr>
          <w:trHeight w:val="300"/>
        </w:trPr>
        <w:tc>
          <w:tcPr>
            <w:tcW w:w="4060" w:type="dxa"/>
            <w:tcBorders>
              <w:top w:val="nil"/>
              <w:left w:val="nil"/>
              <w:bottom w:val="nil"/>
              <w:right w:val="nil"/>
            </w:tcBorders>
            <w:noWrap/>
            <w:vAlign w:val="bottom"/>
            <w:hideMark/>
          </w:tcPr>
          <w:p w14:paraId="73B31EC6"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39B07C7A"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bottom w:val="nil"/>
              <w:right w:val="nil"/>
            </w:tcBorders>
            <w:noWrap/>
            <w:vAlign w:val="bottom"/>
          </w:tcPr>
          <w:p w14:paraId="42A4398C" w14:textId="12E0923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p>
        </w:tc>
        <w:tc>
          <w:tcPr>
            <w:tcW w:w="1560" w:type="dxa"/>
            <w:tcBorders>
              <w:top w:val="nil"/>
              <w:left w:val="nil"/>
              <w:bottom w:val="nil"/>
              <w:right w:val="nil"/>
            </w:tcBorders>
            <w:noWrap/>
            <w:vAlign w:val="bottom"/>
          </w:tcPr>
          <w:p w14:paraId="314098E9" w14:textId="4C55C702"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1636EF73" w14:textId="11C063B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w:t>
            </w:r>
          </w:p>
        </w:tc>
        <w:tc>
          <w:tcPr>
            <w:tcW w:w="1200" w:type="dxa"/>
            <w:tcBorders>
              <w:top w:val="nil"/>
              <w:left w:val="nil"/>
              <w:bottom w:val="nil"/>
              <w:right w:val="nil"/>
            </w:tcBorders>
            <w:noWrap/>
            <w:vAlign w:val="bottom"/>
          </w:tcPr>
          <w:p w14:paraId="548CC938" w14:textId="1CBDD14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w:t>
            </w:r>
          </w:p>
        </w:tc>
      </w:tr>
      <w:tr w:rsidR="00411840" w:rsidRPr="00E21DDA" w14:paraId="1FD04281" w14:textId="77777777" w:rsidTr="00BB3E07">
        <w:trPr>
          <w:trHeight w:val="300"/>
        </w:trPr>
        <w:tc>
          <w:tcPr>
            <w:tcW w:w="4060" w:type="dxa"/>
            <w:tcBorders>
              <w:top w:val="nil"/>
              <w:left w:val="nil"/>
              <w:bottom w:val="nil"/>
              <w:right w:val="nil"/>
            </w:tcBorders>
            <w:noWrap/>
            <w:vAlign w:val="bottom"/>
            <w:hideMark/>
          </w:tcPr>
          <w:p w14:paraId="66D686BD"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20" w:type="dxa"/>
            <w:tcBorders>
              <w:top w:val="nil"/>
              <w:left w:val="nil"/>
              <w:bottom w:val="nil"/>
              <w:right w:val="nil"/>
            </w:tcBorders>
            <w:noWrap/>
            <w:vAlign w:val="bottom"/>
            <w:hideMark/>
          </w:tcPr>
          <w:p w14:paraId="4EFBF1BA"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730" w:type="dxa"/>
            <w:tcBorders>
              <w:top w:val="nil"/>
              <w:left w:val="nil"/>
              <w:bottom w:val="nil"/>
              <w:right w:val="nil"/>
            </w:tcBorders>
            <w:noWrap/>
            <w:vAlign w:val="bottom"/>
          </w:tcPr>
          <w:p w14:paraId="32754A15" w14:textId="3F5D17BB"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157</w:t>
            </w:r>
            <w:r w:rsidR="00C51E4C" w:rsidRPr="00E21DDA">
              <w:rPr>
                <w:rFonts w:ascii="Calibri" w:hAnsi="Calibri" w:cs="Calibri"/>
                <w:color w:val="000000"/>
                <w:lang w:val="es-ES"/>
              </w:rPr>
              <w:t>.</w:t>
            </w:r>
            <w:r w:rsidRPr="00E21DDA">
              <w:rPr>
                <w:rFonts w:ascii="Calibri" w:hAnsi="Calibri" w:cs="Calibri"/>
                <w:color w:val="000000"/>
                <w:lang w:val="es-ES"/>
              </w:rPr>
              <w:t>408</w:t>
            </w:r>
          </w:p>
        </w:tc>
        <w:tc>
          <w:tcPr>
            <w:tcW w:w="1560" w:type="dxa"/>
            <w:tcBorders>
              <w:top w:val="nil"/>
              <w:left w:val="nil"/>
              <w:bottom w:val="nil"/>
              <w:right w:val="nil"/>
            </w:tcBorders>
            <w:noWrap/>
            <w:vAlign w:val="bottom"/>
          </w:tcPr>
          <w:p w14:paraId="58A7D57A" w14:textId="0C05C5E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nil"/>
              <w:right w:val="nil"/>
            </w:tcBorders>
            <w:noWrap/>
            <w:vAlign w:val="bottom"/>
          </w:tcPr>
          <w:p w14:paraId="39B59EF5" w14:textId="5486B9D0"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472</w:t>
            </w:r>
          </w:p>
        </w:tc>
        <w:tc>
          <w:tcPr>
            <w:tcW w:w="1200" w:type="dxa"/>
            <w:tcBorders>
              <w:top w:val="nil"/>
              <w:left w:val="nil"/>
              <w:bottom w:val="nil"/>
              <w:right w:val="nil"/>
            </w:tcBorders>
            <w:noWrap/>
            <w:vAlign w:val="bottom"/>
          </w:tcPr>
          <w:p w14:paraId="079FFD97" w14:textId="4F933A8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422</w:t>
            </w:r>
          </w:p>
        </w:tc>
      </w:tr>
      <w:tr w:rsidR="00411840" w:rsidRPr="00E21DDA" w14:paraId="3BAEEBF2" w14:textId="77777777" w:rsidTr="00BB3E07">
        <w:trPr>
          <w:trHeight w:val="300"/>
        </w:trPr>
        <w:tc>
          <w:tcPr>
            <w:tcW w:w="4060" w:type="dxa"/>
            <w:tcBorders>
              <w:top w:val="nil"/>
              <w:left w:val="nil"/>
              <w:right w:val="nil"/>
            </w:tcBorders>
            <w:noWrap/>
            <w:vAlign w:val="bottom"/>
            <w:hideMark/>
          </w:tcPr>
          <w:p w14:paraId="13940EA1"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20" w:type="dxa"/>
            <w:tcBorders>
              <w:top w:val="nil"/>
              <w:left w:val="nil"/>
              <w:right w:val="nil"/>
            </w:tcBorders>
            <w:noWrap/>
            <w:vAlign w:val="bottom"/>
            <w:hideMark/>
          </w:tcPr>
          <w:p w14:paraId="32020012"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730" w:type="dxa"/>
            <w:tcBorders>
              <w:top w:val="nil"/>
              <w:left w:val="nil"/>
              <w:right w:val="nil"/>
            </w:tcBorders>
            <w:noWrap/>
            <w:vAlign w:val="bottom"/>
          </w:tcPr>
          <w:p w14:paraId="11C97441" w14:textId="2E7460FD"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167</w:t>
            </w:r>
            <w:r w:rsidR="00C51E4C" w:rsidRPr="00E21DDA">
              <w:rPr>
                <w:rFonts w:ascii="Calibri" w:hAnsi="Calibri" w:cs="Calibri"/>
                <w:color w:val="000000"/>
                <w:lang w:val="es-ES"/>
              </w:rPr>
              <w:t>.</w:t>
            </w:r>
            <w:r w:rsidRPr="00E21DDA">
              <w:rPr>
                <w:rFonts w:ascii="Calibri" w:hAnsi="Calibri" w:cs="Calibri"/>
                <w:color w:val="000000"/>
                <w:lang w:val="es-ES"/>
              </w:rPr>
              <w:t>304</w:t>
            </w:r>
          </w:p>
        </w:tc>
        <w:tc>
          <w:tcPr>
            <w:tcW w:w="1560" w:type="dxa"/>
            <w:tcBorders>
              <w:top w:val="nil"/>
              <w:left w:val="nil"/>
              <w:right w:val="nil"/>
            </w:tcBorders>
            <w:noWrap/>
            <w:vAlign w:val="bottom"/>
          </w:tcPr>
          <w:p w14:paraId="787DA08D" w14:textId="74F14686"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99%</w:t>
            </w:r>
          </w:p>
        </w:tc>
        <w:tc>
          <w:tcPr>
            <w:tcW w:w="1200" w:type="dxa"/>
            <w:tcBorders>
              <w:top w:val="nil"/>
              <w:left w:val="nil"/>
              <w:right w:val="nil"/>
            </w:tcBorders>
            <w:noWrap/>
            <w:vAlign w:val="bottom"/>
          </w:tcPr>
          <w:p w14:paraId="0685313F" w14:textId="672B7804"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423</w:t>
            </w:r>
          </w:p>
        </w:tc>
        <w:tc>
          <w:tcPr>
            <w:tcW w:w="1200" w:type="dxa"/>
            <w:tcBorders>
              <w:top w:val="nil"/>
              <w:left w:val="nil"/>
              <w:right w:val="nil"/>
            </w:tcBorders>
            <w:noWrap/>
            <w:vAlign w:val="bottom"/>
          </w:tcPr>
          <w:p w14:paraId="3EBEE047" w14:textId="09A81CAE"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370</w:t>
            </w:r>
          </w:p>
        </w:tc>
      </w:tr>
      <w:tr w:rsidR="00411840" w:rsidRPr="00E21DDA" w14:paraId="795F5E01" w14:textId="77777777" w:rsidTr="00BB3E07">
        <w:trPr>
          <w:trHeight w:val="300"/>
        </w:trPr>
        <w:tc>
          <w:tcPr>
            <w:tcW w:w="4060" w:type="dxa"/>
            <w:tcBorders>
              <w:top w:val="nil"/>
              <w:left w:val="nil"/>
              <w:bottom w:val="single" w:sz="4" w:space="0" w:color="auto"/>
              <w:right w:val="nil"/>
            </w:tcBorders>
            <w:noWrap/>
            <w:vAlign w:val="bottom"/>
            <w:hideMark/>
          </w:tcPr>
          <w:p w14:paraId="409E68D3" w14:textId="77777777" w:rsidR="00411840" w:rsidRPr="00E21DDA" w:rsidRDefault="00411840" w:rsidP="00411840">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20" w:type="dxa"/>
            <w:tcBorders>
              <w:top w:val="nil"/>
              <w:left w:val="nil"/>
              <w:bottom w:val="single" w:sz="4" w:space="0" w:color="auto"/>
              <w:right w:val="nil"/>
            </w:tcBorders>
            <w:noWrap/>
            <w:vAlign w:val="bottom"/>
            <w:hideMark/>
          </w:tcPr>
          <w:p w14:paraId="18282C30" w14:textId="77777777" w:rsidR="00411840" w:rsidRPr="00E21DDA" w:rsidRDefault="00411840" w:rsidP="00411840">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2021</w:t>
            </w:r>
          </w:p>
        </w:tc>
        <w:tc>
          <w:tcPr>
            <w:tcW w:w="1730" w:type="dxa"/>
            <w:tcBorders>
              <w:top w:val="nil"/>
              <w:left w:val="nil"/>
              <w:bottom w:val="single" w:sz="4" w:space="0" w:color="auto"/>
              <w:right w:val="nil"/>
            </w:tcBorders>
            <w:noWrap/>
            <w:vAlign w:val="bottom"/>
          </w:tcPr>
          <w:p w14:paraId="5833F67E" w14:textId="08F15841"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175</w:t>
            </w:r>
            <w:r w:rsidR="00C51E4C" w:rsidRPr="00E21DDA">
              <w:rPr>
                <w:rFonts w:ascii="Calibri" w:hAnsi="Calibri" w:cs="Calibri"/>
                <w:color w:val="000000"/>
                <w:lang w:val="es-ES"/>
              </w:rPr>
              <w:t>.</w:t>
            </w:r>
            <w:r w:rsidRPr="00E21DDA">
              <w:rPr>
                <w:rFonts w:ascii="Calibri" w:hAnsi="Calibri" w:cs="Calibri"/>
                <w:color w:val="000000"/>
                <w:lang w:val="es-ES"/>
              </w:rPr>
              <w:t>200</w:t>
            </w:r>
          </w:p>
        </w:tc>
        <w:tc>
          <w:tcPr>
            <w:tcW w:w="1560" w:type="dxa"/>
            <w:tcBorders>
              <w:top w:val="nil"/>
              <w:left w:val="nil"/>
              <w:bottom w:val="single" w:sz="4" w:space="0" w:color="auto"/>
              <w:right w:val="nil"/>
            </w:tcBorders>
            <w:noWrap/>
            <w:vAlign w:val="bottom"/>
          </w:tcPr>
          <w:p w14:paraId="5C841D6F" w14:textId="4EE0C065"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200" w:type="dxa"/>
            <w:tcBorders>
              <w:top w:val="nil"/>
              <w:left w:val="nil"/>
              <w:bottom w:val="single" w:sz="4" w:space="0" w:color="auto"/>
              <w:right w:val="nil"/>
            </w:tcBorders>
            <w:noWrap/>
            <w:vAlign w:val="bottom"/>
          </w:tcPr>
          <w:p w14:paraId="536A071C" w14:textId="1F41BB1C"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450</w:t>
            </w:r>
          </w:p>
        </w:tc>
        <w:tc>
          <w:tcPr>
            <w:tcW w:w="1200" w:type="dxa"/>
            <w:tcBorders>
              <w:top w:val="nil"/>
              <w:left w:val="nil"/>
              <w:bottom w:val="single" w:sz="4" w:space="0" w:color="auto"/>
              <w:right w:val="nil"/>
            </w:tcBorders>
            <w:noWrap/>
            <w:vAlign w:val="bottom"/>
          </w:tcPr>
          <w:p w14:paraId="259FAA92" w14:textId="37B3E189" w:rsidR="00411840" w:rsidRPr="00E21DDA" w:rsidRDefault="00411840" w:rsidP="00670CB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399</w:t>
            </w:r>
          </w:p>
        </w:tc>
      </w:tr>
    </w:tbl>
    <w:p w14:paraId="7D3D3E17" w14:textId="2A5AB9E1" w:rsidR="00411840" w:rsidRPr="00E21DDA" w:rsidRDefault="00411840" w:rsidP="00411840">
      <w:pPr>
        <w:spacing w:line="276" w:lineRule="auto"/>
        <w:jc w:val="both"/>
        <w:rPr>
          <w:sz w:val="18"/>
          <w:szCs w:val="18"/>
          <w:lang w:val="es-ES"/>
        </w:rPr>
      </w:pPr>
      <w:r w:rsidRPr="00E21DDA">
        <w:rPr>
          <w:sz w:val="18"/>
          <w:szCs w:val="18"/>
          <w:lang w:val="es-ES"/>
        </w:rPr>
        <w:t xml:space="preserve">Fuente: Elaboración propia </w:t>
      </w:r>
      <w:r w:rsidR="00F36026" w:rsidRPr="00E21DDA">
        <w:rPr>
          <w:sz w:val="18"/>
          <w:szCs w:val="18"/>
          <w:lang w:val="es-ES"/>
        </w:rPr>
        <w:t>a partir de in</w:t>
      </w:r>
      <w:r w:rsidRPr="00E21DDA">
        <w:rPr>
          <w:sz w:val="18"/>
          <w:szCs w:val="18"/>
          <w:lang w:val="es-ES"/>
        </w:rPr>
        <w:t>formación oficial de SERNAPESCA.</w:t>
      </w:r>
    </w:p>
    <w:p w14:paraId="5197AAA2" w14:textId="572BA97F" w:rsidR="00411840" w:rsidRPr="00E21DDA" w:rsidRDefault="00411840" w:rsidP="00082CBD">
      <w:pPr>
        <w:spacing w:line="276" w:lineRule="auto"/>
        <w:jc w:val="both"/>
        <w:rPr>
          <w:lang w:val="es-ES"/>
        </w:rPr>
      </w:pPr>
    </w:p>
    <w:p w14:paraId="41124494" w14:textId="77777777" w:rsidR="00893105" w:rsidRPr="00E21DDA" w:rsidRDefault="00893105" w:rsidP="00082CBD">
      <w:pPr>
        <w:spacing w:line="276" w:lineRule="auto"/>
        <w:jc w:val="both"/>
        <w:rPr>
          <w:lang w:val="es-ES"/>
        </w:rPr>
      </w:pPr>
    </w:p>
    <w:p w14:paraId="4068848C" w14:textId="21AB6A56" w:rsidR="00670CB6" w:rsidRPr="00E21DDA" w:rsidRDefault="00670CB6" w:rsidP="00BB3E07">
      <w:pPr>
        <w:spacing w:line="276" w:lineRule="auto"/>
        <w:jc w:val="center"/>
        <w:rPr>
          <w:b/>
          <w:bCs/>
          <w:lang w:val="es-ES"/>
        </w:rPr>
      </w:pPr>
      <w:r w:rsidRPr="00E21DDA">
        <w:rPr>
          <w:b/>
          <w:bCs/>
          <w:lang w:val="es-ES"/>
        </w:rPr>
        <w:lastRenderedPageBreak/>
        <w:t>Tabla</w:t>
      </w:r>
      <w:r w:rsidR="00E33A55" w:rsidRPr="00E21DDA">
        <w:rPr>
          <w:b/>
          <w:bCs/>
          <w:lang w:val="es-ES"/>
        </w:rPr>
        <w:t xml:space="preserve"> 11</w:t>
      </w:r>
      <w:r w:rsidRPr="00E21DDA">
        <w:rPr>
          <w:b/>
          <w:bCs/>
          <w:lang w:val="es-ES"/>
        </w:rPr>
        <w:t xml:space="preserve">. Valor de las </w:t>
      </w:r>
      <w:r w:rsidR="00E33A55" w:rsidRPr="00E21DDA">
        <w:rPr>
          <w:b/>
          <w:bCs/>
          <w:lang w:val="es-ES"/>
        </w:rPr>
        <w:t>Unidades de Pesquerías</w:t>
      </w:r>
    </w:p>
    <w:tbl>
      <w:tblPr>
        <w:tblW w:w="9844" w:type="dxa"/>
        <w:tblCellMar>
          <w:left w:w="70" w:type="dxa"/>
          <w:right w:w="70" w:type="dxa"/>
        </w:tblCellMar>
        <w:tblLook w:val="04A0" w:firstRow="1" w:lastRow="0" w:firstColumn="1" w:lastColumn="0" w:noHBand="0" w:noVBand="1"/>
      </w:tblPr>
      <w:tblGrid>
        <w:gridCol w:w="4060"/>
        <w:gridCol w:w="620"/>
        <w:gridCol w:w="1646"/>
        <w:gridCol w:w="1591"/>
        <w:gridCol w:w="1927"/>
      </w:tblGrid>
      <w:tr w:rsidR="00670CB6" w:rsidRPr="00E21DDA" w14:paraId="3D47349B" w14:textId="77777777" w:rsidTr="00BB3E07">
        <w:trPr>
          <w:trHeight w:val="640"/>
        </w:trPr>
        <w:tc>
          <w:tcPr>
            <w:tcW w:w="4060" w:type="dxa"/>
            <w:tcBorders>
              <w:top w:val="single" w:sz="4" w:space="0" w:color="auto"/>
              <w:left w:val="nil"/>
              <w:bottom w:val="single" w:sz="4" w:space="0" w:color="auto"/>
              <w:right w:val="nil"/>
            </w:tcBorders>
            <w:noWrap/>
            <w:vAlign w:val="center"/>
            <w:hideMark/>
          </w:tcPr>
          <w:p w14:paraId="1994E4A1" w14:textId="77777777" w:rsidR="00670CB6" w:rsidRPr="00E21DDA" w:rsidRDefault="00670CB6">
            <w:pPr>
              <w:spacing w:after="0" w:line="240" w:lineRule="auto"/>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Unidades de Pesquería</w:t>
            </w:r>
          </w:p>
        </w:tc>
        <w:tc>
          <w:tcPr>
            <w:tcW w:w="620" w:type="dxa"/>
            <w:tcBorders>
              <w:top w:val="single" w:sz="4" w:space="0" w:color="auto"/>
              <w:left w:val="nil"/>
              <w:bottom w:val="single" w:sz="4" w:space="0" w:color="auto"/>
              <w:right w:val="nil"/>
            </w:tcBorders>
            <w:noWrap/>
            <w:vAlign w:val="center"/>
            <w:hideMark/>
          </w:tcPr>
          <w:p w14:paraId="0013A38C" w14:textId="77777777"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Año</w:t>
            </w:r>
          </w:p>
        </w:tc>
        <w:tc>
          <w:tcPr>
            <w:tcW w:w="1646" w:type="dxa"/>
            <w:tcBorders>
              <w:top w:val="single" w:sz="4" w:space="0" w:color="auto"/>
              <w:left w:val="nil"/>
              <w:bottom w:val="single" w:sz="4" w:space="0" w:color="auto"/>
              <w:right w:val="nil"/>
            </w:tcBorders>
            <w:vAlign w:val="center"/>
            <w:hideMark/>
          </w:tcPr>
          <w:p w14:paraId="062D13E0" w14:textId="46885AF6"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del valor</w:t>
            </w:r>
            <w:r w:rsidR="00587F43" w:rsidRPr="00E21DDA">
              <w:rPr>
                <w:rFonts w:ascii="Calibri" w:eastAsia="Times New Roman" w:hAnsi="Calibri" w:cs="Calibri"/>
                <w:b/>
                <w:bCs/>
                <w:color w:val="000000"/>
                <w:lang w:val="es-ES" w:eastAsia="es-MX"/>
              </w:rPr>
              <w:t>.</w:t>
            </w:r>
            <w:r w:rsidRPr="00E21DDA">
              <w:rPr>
                <w:rFonts w:ascii="Calibri" w:eastAsia="Times New Roman" w:hAnsi="Calibri" w:cs="Calibri"/>
                <w:b/>
                <w:bCs/>
                <w:color w:val="000000"/>
                <w:lang w:val="es-ES" w:eastAsia="es-MX"/>
              </w:rPr>
              <w:t xml:space="preserve"> </w:t>
            </w:r>
          </w:p>
          <w:p w14:paraId="0C75E809" w14:textId="413E180A"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Flota Artesanal </w:t>
            </w:r>
          </w:p>
        </w:tc>
        <w:tc>
          <w:tcPr>
            <w:tcW w:w="1591" w:type="dxa"/>
            <w:tcBorders>
              <w:top w:val="single" w:sz="4" w:space="0" w:color="auto"/>
              <w:left w:val="nil"/>
              <w:bottom w:val="single" w:sz="4" w:space="0" w:color="auto"/>
              <w:right w:val="nil"/>
            </w:tcBorders>
            <w:vAlign w:val="center"/>
            <w:hideMark/>
          </w:tcPr>
          <w:p w14:paraId="535DEA34" w14:textId="180354ED"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del valor</w:t>
            </w:r>
            <w:r w:rsidR="00587F43" w:rsidRPr="00E21DDA">
              <w:rPr>
                <w:rFonts w:ascii="Calibri" w:eastAsia="Times New Roman" w:hAnsi="Calibri" w:cs="Calibri"/>
                <w:b/>
                <w:bCs/>
                <w:color w:val="000000"/>
                <w:lang w:val="es-ES" w:eastAsia="es-MX"/>
              </w:rPr>
              <w:t>.</w:t>
            </w:r>
            <w:r w:rsidRPr="00E21DDA">
              <w:rPr>
                <w:rFonts w:ascii="Calibri" w:eastAsia="Times New Roman" w:hAnsi="Calibri" w:cs="Calibri"/>
                <w:b/>
                <w:bCs/>
                <w:color w:val="000000"/>
                <w:lang w:val="es-ES" w:eastAsia="es-MX"/>
              </w:rPr>
              <w:t xml:space="preserve"> </w:t>
            </w:r>
          </w:p>
          <w:p w14:paraId="22536143" w14:textId="6AB5968F"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Flota Industrial</w:t>
            </w:r>
          </w:p>
        </w:tc>
        <w:tc>
          <w:tcPr>
            <w:tcW w:w="1927" w:type="dxa"/>
            <w:tcBorders>
              <w:top w:val="single" w:sz="4" w:space="0" w:color="auto"/>
              <w:left w:val="nil"/>
              <w:bottom w:val="single" w:sz="4" w:space="0" w:color="auto"/>
              <w:right w:val="nil"/>
            </w:tcBorders>
            <w:vAlign w:val="center"/>
            <w:hideMark/>
          </w:tcPr>
          <w:p w14:paraId="130199E8" w14:textId="77777777"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Valor de la UP </w:t>
            </w:r>
          </w:p>
          <w:p w14:paraId="364F0DFE" w14:textId="170C54B3" w:rsidR="00670CB6" w:rsidRPr="00E21DDA" w:rsidRDefault="00670CB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(MM$)</w:t>
            </w:r>
          </w:p>
        </w:tc>
      </w:tr>
      <w:tr w:rsidR="00BB17A3" w:rsidRPr="00E21DDA" w14:paraId="6FD1DAB9" w14:textId="77777777" w:rsidTr="00BB3E07">
        <w:trPr>
          <w:trHeight w:val="300"/>
        </w:trPr>
        <w:tc>
          <w:tcPr>
            <w:tcW w:w="4060" w:type="dxa"/>
            <w:tcBorders>
              <w:top w:val="single" w:sz="4" w:space="0" w:color="auto"/>
              <w:left w:val="nil"/>
              <w:bottom w:val="nil"/>
              <w:right w:val="nil"/>
            </w:tcBorders>
            <w:noWrap/>
            <w:vAlign w:val="bottom"/>
            <w:hideMark/>
          </w:tcPr>
          <w:p w14:paraId="6FB9FC0B"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620" w:type="dxa"/>
            <w:tcBorders>
              <w:top w:val="single" w:sz="4" w:space="0" w:color="auto"/>
              <w:left w:val="nil"/>
              <w:bottom w:val="nil"/>
              <w:right w:val="nil"/>
            </w:tcBorders>
            <w:noWrap/>
            <w:vAlign w:val="bottom"/>
            <w:hideMark/>
          </w:tcPr>
          <w:p w14:paraId="4D0714C0"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646" w:type="dxa"/>
            <w:tcBorders>
              <w:top w:val="single" w:sz="4" w:space="0" w:color="auto"/>
              <w:left w:val="nil"/>
              <w:bottom w:val="nil"/>
              <w:right w:val="nil"/>
            </w:tcBorders>
            <w:noWrap/>
            <w:vAlign w:val="bottom"/>
          </w:tcPr>
          <w:p w14:paraId="23B3F32D" w14:textId="5C3C1845"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38%</w:t>
            </w:r>
          </w:p>
        </w:tc>
        <w:tc>
          <w:tcPr>
            <w:tcW w:w="1591" w:type="dxa"/>
            <w:tcBorders>
              <w:top w:val="single" w:sz="4" w:space="0" w:color="auto"/>
              <w:left w:val="nil"/>
              <w:bottom w:val="nil"/>
              <w:right w:val="nil"/>
            </w:tcBorders>
            <w:noWrap/>
            <w:vAlign w:val="bottom"/>
          </w:tcPr>
          <w:p w14:paraId="4984CEA1" w14:textId="380621EE"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62%</w:t>
            </w:r>
          </w:p>
        </w:tc>
        <w:tc>
          <w:tcPr>
            <w:tcW w:w="1927" w:type="dxa"/>
            <w:tcBorders>
              <w:top w:val="single" w:sz="4" w:space="0" w:color="auto"/>
              <w:left w:val="nil"/>
              <w:bottom w:val="nil"/>
              <w:right w:val="nil"/>
            </w:tcBorders>
            <w:noWrap/>
            <w:vAlign w:val="bottom"/>
          </w:tcPr>
          <w:p w14:paraId="06F7C2B2" w14:textId="6193294A"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745</w:t>
            </w:r>
          </w:p>
        </w:tc>
      </w:tr>
      <w:tr w:rsidR="00BB17A3" w:rsidRPr="00E21DDA" w14:paraId="31F614FB" w14:textId="77777777" w:rsidTr="00BB3E07">
        <w:trPr>
          <w:trHeight w:val="300"/>
        </w:trPr>
        <w:tc>
          <w:tcPr>
            <w:tcW w:w="4060" w:type="dxa"/>
            <w:tcBorders>
              <w:top w:val="nil"/>
              <w:left w:val="nil"/>
              <w:bottom w:val="nil"/>
              <w:right w:val="nil"/>
            </w:tcBorders>
            <w:noWrap/>
            <w:vAlign w:val="bottom"/>
            <w:hideMark/>
          </w:tcPr>
          <w:p w14:paraId="60C0E856"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620" w:type="dxa"/>
            <w:tcBorders>
              <w:top w:val="nil"/>
              <w:left w:val="nil"/>
              <w:bottom w:val="nil"/>
              <w:right w:val="nil"/>
            </w:tcBorders>
            <w:noWrap/>
            <w:vAlign w:val="bottom"/>
            <w:hideMark/>
          </w:tcPr>
          <w:p w14:paraId="639E1244"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646" w:type="dxa"/>
            <w:tcBorders>
              <w:top w:val="nil"/>
              <w:left w:val="nil"/>
              <w:bottom w:val="nil"/>
              <w:right w:val="nil"/>
            </w:tcBorders>
            <w:noWrap/>
            <w:vAlign w:val="bottom"/>
          </w:tcPr>
          <w:p w14:paraId="422FB18A" w14:textId="155DB58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93%</w:t>
            </w:r>
          </w:p>
        </w:tc>
        <w:tc>
          <w:tcPr>
            <w:tcW w:w="1591" w:type="dxa"/>
            <w:tcBorders>
              <w:top w:val="nil"/>
              <w:left w:val="nil"/>
              <w:bottom w:val="nil"/>
              <w:right w:val="nil"/>
            </w:tcBorders>
            <w:noWrap/>
            <w:vAlign w:val="bottom"/>
          </w:tcPr>
          <w:p w14:paraId="3ABAD81F" w14:textId="36A9C74F"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p>
        </w:tc>
        <w:tc>
          <w:tcPr>
            <w:tcW w:w="1927" w:type="dxa"/>
            <w:tcBorders>
              <w:top w:val="nil"/>
              <w:left w:val="nil"/>
              <w:bottom w:val="nil"/>
              <w:right w:val="nil"/>
            </w:tcBorders>
            <w:noWrap/>
            <w:vAlign w:val="bottom"/>
          </w:tcPr>
          <w:p w14:paraId="2D01E0B3" w14:textId="65A3DD70"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116</w:t>
            </w:r>
          </w:p>
        </w:tc>
      </w:tr>
      <w:tr w:rsidR="00BB17A3" w:rsidRPr="00E21DDA" w14:paraId="093E7983" w14:textId="77777777" w:rsidTr="00BB3E07">
        <w:trPr>
          <w:trHeight w:val="300"/>
        </w:trPr>
        <w:tc>
          <w:tcPr>
            <w:tcW w:w="4060" w:type="dxa"/>
            <w:tcBorders>
              <w:top w:val="nil"/>
              <w:left w:val="nil"/>
              <w:bottom w:val="nil"/>
              <w:right w:val="nil"/>
            </w:tcBorders>
            <w:noWrap/>
            <w:vAlign w:val="bottom"/>
            <w:hideMark/>
          </w:tcPr>
          <w:p w14:paraId="488FB27B"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620" w:type="dxa"/>
            <w:tcBorders>
              <w:top w:val="nil"/>
              <w:left w:val="nil"/>
              <w:bottom w:val="nil"/>
              <w:right w:val="nil"/>
            </w:tcBorders>
            <w:noWrap/>
            <w:vAlign w:val="bottom"/>
            <w:hideMark/>
          </w:tcPr>
          <w:p w14:paraId="4BBEF598"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646" w:type="dxa"/>
            <w:tcBorders>
              <w:top w:val="nil"/>
              <w:left w:val="nil"/>
              <w:bottom w:val="nil"/>
              <w:right w:val="nil"/>
            </w:tcBorders>
            <w:noWrap/>
            <w:vAlign w:val="bottom"/>
          </w:tcPr>
          <w:p w14:paraId="77E0AB0C" w14:textId="7C26654F"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w:t>
            </w:r>
          </w:p>
        </w:tc>
        <w:tc>
          <w:tcPr>
            <w:tcW w:w="1591" w:type="dxa"/>
            <w:tcBorders>
              <w:top w:val="nil"/>
              <w:left w:val="nil"/>
              <w:bottom w:val="nil"/>
              <w:right w:val="nil"/>
            </w:tcBorders>
            <w:noWrap/>
            <w:vAlign w:val="bottom"/>
          </w:tcPr>
          <w:p w14:paraId="010EDB9B" w14:textId="63E3AD18"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77%</w:t>
            </w:r>
          </w:p>
        </w:tc>
        <w:tc>
          <w:tcPr>
            <w:tcW w:w="1927" w:type="dxa"/>
            <w:tcBorders>
              <w:top w:val="nil"/>
              <w:left w:val="nil"/>
              <w:bottom w:val="nil"/>
              <w:right w:val="nil"/>
            </w:tcBorders>
            <w:noWrap/>
            <w:vAlign w:val="bottom"/>
          </w:tcPr>
          <w:p w14:paraId="320B80AF" w14:textId="4E25E9F7"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717</w:t>
            </w:r>
          </w:p>
        </w:tc>
      </w:tr>
      <w:tr w:rsidR="00BB17A3" w:rsidRPr="00E21DDA" w14:paraId="675F7378" w14:textId="77777777" w:rsidTr="00BB3E07">
        <w:trPr>
          <w:trHeight w:val="300"/>
        </w:trPr>
        <w:tc>
          <w:tcPr>
            <w:tcW w:w="4060" w:type="dxa"/>
            <w:tcBorders>
              <w:top w:val="nil"/>
              <w:left w:val="nil"/>
              <w:bottom w:val="nil"/>
              <w:right w:val="nil"/>
            </w:tcBorders>
            <w:noWrap/>
            <w:vAlign w:val="bottom"/>
            <w:hideMark/>
          </w:tcPr>
          <w:p w14:paraId="3CC83A55" w14:textId="77777777" w:rsidR="00BB17A3" w:rsidRPr="00541F99" w:rsidRDefault="00BB17A3" w:rsidP="00BB17A3">
            <w:pPr>
              <w:spacing w:after="0" w:line="240" w:lineRule="auto"/>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Sardina Común (V - X Región)</w:t>
            </w:r>
          </w:p>
        </w:tc>
        <w:tc>
          <w:tcPr>
            <w:tcW w:w="620" w:type="dxa"/>
            <w:tcBorders>
              <w:top w:val="nil"/>
              <w:left w:val="nil"/>
              <w:bottom w:val="nil"/>
              <w:right w:val="nil"/>
            </w:tcBorders>
            <w:noWrap/>
            <w:vAlign w:val="bottom"/>
            <w:hideMark/>
          </w:tcPr>
          <w:p w14:paraId="68729B01" w14:textId="77777777" w:rsidR="00BB17A3" w:rsidRPr="00541F99" w:rsidRDefault="00BB17A3" w:rsidP="00BB17A3">
            <w:pPr>
              <w:spacing w:after="0" w:line="240" w:lineRule="auto"/>
              <w:jc w:val="right"/>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2015</w:t>
            </w:r>
          </w:p>
        </w:tc>
        <w:tc>
          <w:tcPr>
            <w:tcW w:w="1646" w:type="dxa"/>
            <w:tcBorders>
              <w:top w:val="nil"/>
              <w:left w:val="nil"/>
              <w:bottom w:val="nil"/>
              <w:right w:val="nil"/>
            </w:tcBorders>
            <w:noWrap/>
            <w:vAlign w:val="bottom"/>
          </w:tcPr>
          <w:p w14:paraId="0FB1642F" w14:textId="4EC3F0B4"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82%</w:t>
            </w:r>
          </w:p>
        </w:tc>
        <w:tc>
          <w:tcPr>
            <w:tcW w:w="1591" w:type="dxa"/>
            <w:tcBorders>
              <w:top w:val="nil"/>
              <w:left w:val="nil"/>
              <w:bottom w:val="nil"/>
              <w:right w:val="nil"/>
            </w:tcBorders>
            <w:noWrap/>
            <w:vAlign w:val="bottom"/>
          </w:tcPr>
          <w:p w14:paraId="235D2B5A" w14:textId="5199A07C"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18%</w:t>
            </w:r>
          </w:p>
        </w:tc>
        <w:tc>
          <w:tcPr>
            <w:tcW w:w="1927" w:type="dxa"/>
            <w:tcBorders>
              <w:top w:val="nil"/>
              <w:left w:val="nil"/>
              <w:bottom w:val="nil"/>
              <w:right w:val="nil"/>
            </w:tcBorders>
            <w:noWrap/>
            <w:vAlign w:val="bottom"/>
          </w:tcPr>
          <w:p w14:paraId="4854F216" w14:textId="11E85773"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66</w:t>
            </w:r>
            <w:r w:rsidR="00C51E4C" w:rsidRPr="00541F99">
              <w:rPr>
                <w:rFonts w:ascii="Calibri" w:hAnsi="Calibri" w:cs="Calibri"/>
                <w:color w:val="000000"/>
                <w:highlight w:val="yellow"/>
                <w:lang w:val="es-ES"/>
              </w:rPr>
              <w:t>.</w:t>
            </w:r>
            <w:r w:rsidRPr="00541F99">
              <w:rPr>
                <w:rFonts w:ascii="Calibri" w:hAnsi="Calibri" w:cs="Calibri"/>
                <w:color w:val="000000"/>
                <w:highlight w:val="yellow"/>
                <w:lang w:val="es-ES"/>
              </w:rPr>
              <w:t>146</w:t>
            </w:r>
          </w:p>
        </w:tc>
      </w:tr>
      <w:tr w:rsidR="00BB17A3" w:rsidRPr="00E21DDA" w14:paraId="32E8E30F" w14:textId="77777777" w:rsidTr="00BB3E07">
        <w:trPr>
          <w:trHeight w:val="300"/>
        </w:trPr>
        <w:tc>
          <w:tcPr>
            <w:tcW w:w="4060" w:type="dxa"/>
            <w:tcBorders>
              <w:top w:val="nil"/>
              <w:left w:val="nil"/>
              <w:bottom w:val="nil"/>
              <w:right w:val="nil"/>
            </w:tcBorders>
            <w:noWrap/>
            <w:vAlign w:val="bottom"/>
            <w:hideMark/>
          </w:tcPr>
          <w:p w14:paraId="53DDA606" w14:textId="77777777" w:rsidR="00BB17A3" w:rsidRPr="00541F99" w:rsidRDefault="00BB17A3" w:rsidP="00BB17A3">
            <w:pPr>
              <w:spacing w:after="0" w:line="240" w:lineRule="auto"/>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Sardina Común (V - X Región)</w:t>
            </w:r>
          </w:p>
        </w:tc>
        <w:tc>
          <w:tcPr>
            <w:tcW w:w="620" w:type="dxa"/>
            <w:tcBorders>
              <w:top w:val="nil"/>
              <w:left w:val="nil"/>
              <w:bottom w:val="nil"/>
              <w:right w:val="nil"/>
            </w:tcBorders>
            <w:noWrap/>
            <w:vAlign w:val="bottom"/>
            <w:hideMark/>
          </w:tcPr>
          <w:p w14:paraId="79370F70" w14:textId="77777777" w:rsidR="00BB17A3" w:rsidRPr="00541F99" w:rsidRDefault="00BB17A3" w:rsidP="00BB17A3">
            <w:pPr>
              <w:spacing w:after="0" w:line="240" w:lineRule="auto"/>
              <w:jc w:val="right"/>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2016</w:t>
            </w:r>
          </w:p>
        </w:tc>
        <w:tc>
          <w:tcPr>
            <w:tcW w:w="1646" w:type="dxa"/>
            <w:tcBorders>
              <w:top w:val="nil"/>
              <w:left w:val="nil"/>
              <w:bottom w:val="nil"/>
              <w:right w:val="nil"/>
            </w:tcBorders>
            <w:noWrap/>
            <w:vAlign w:val="bottom"/>
          </w:tcPr>
          <w:p w14:paraId="50584508" w14:textId="73F4C870"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70%</w:t>
            </w:r>
          </w:p>
        </w:tc>
        <w:tc>
          <w:tcPr>
            <w:tcW w:w="1591" w:type="dxa"/>
            <w:tcBorders>
              <w:top w:val="nil"/>
              <w:left w:val="nil"/>
              <w:bottom w:val="nil"/>
              <w:right w:val="nil"/>
            </w:tcBorders>
            <w:noWrap/>
            <w:vAlign w:val="bottom"/>
          </w:tcPr>
          <w:p w14:paraId="655D1BCC" w14:textId="1AC1257E"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30%</w:t>
            </w:r>
          </w:p>
        </w:tc>
        <w:tc>
          <w:tcPr>
            <w:tcW w:w="1927" w:type="dxa"/>
            <w:tcBorders>
              <w:top w:val="nil"/>
              <w:left w:val="nil"/>
              <w:bottom w:val="nil"/>
              <w:right w:val="nil"/>
            </w:tcBorders>
            <w:noWrap/>
            <w:vAlign w:val="bottom"/>
          </w:tcPr>
          <w:p w14:paraId="40003D6C" w14:textId="668AD79F"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31</w:t>
            </w:r>
            <w:r w:rsidR="00C51E4C" w:rsidRPr="00541F99">
              <w:rPr>
                <w:rFonts w:ascii="Calibri" w:hAnsi="Calibri" w:cs="Calibri"/>
                <w:color w:val="000000"/>
                <w:highlight w:val="yellow"/>
                <w:lang w:val="es-ES"/>
              </w:rPr>
              <w:t>.</w:t>
            </w:r>
            <w:r w:rsidRPr="00541F99">
              <w:rPr>
                <w:rFonts w:ascii="Calibri" w:hAnsi="Calibri" w:cs="Calibri"/>
                <w:color w:val="000000"/>
                <w:highlight w:val="yellow"/>
                <w:lang w:val="es-ES"/>
              </w:rPr>
              <w:t>444</w:t>
            </w:r>
          </w:p>
        </w:tc>
      </w:tr>
      <w:tr w:rsidR="00BB17A3" w:rsidRPr="00E21DDA" w14:paraId="0D8E1139" w14:textId="77777777" w:rsidTr="00BB3E07">
        <w:trPr>
          <w:trHeight w:val="300"/>
        </w:trPr>
        <w:tc>
          <w:tcPr>
            <w:tcW w:w="4060" w:type="dxa"/>
            <w:tcBorders>
              <w:top w:val="nil"/>
              <w:left w:val="nil"/>
              <w:bottom w:val="nil"/>
              <w:right w:val="nil"/>
            </w:tcBorders>
            <w:noWrap/>
            <w:vAlign w:val="bottom"/>
            <w:hideMark/>
          </w:tcPr>
          <w:p w14:paraId="2B5B910A"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72D7F742"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646" w:type="dxa"/>
            <w:tcBorders>
              <w:top w:val="nil"/>
              <w:left w:val="nil"/>
              <w:bottom w:val="nil"/>
              <w:right w:val="nil"/>
            </w:tcBorders>
            <w:noWrap/>
            <w:vAlign w:val="bottom"/>
          </w:tcPr>
          <w:p w14:paraId="62359BE1" w14:textId="57AFB8DC"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3DA9FF26" w14:textId="184E88D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3DAE2AAC" w14:textId="57555CEF"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r w:rsidR="00C51E4C" w:rsidRPr="00E21DDA">
              <w:rPr>
                <w:rFonts w:ascii="Calibri" w:hAnsi="Calibri" w:cs="Calibri"/>
                <w:color w:val="000000"/>
                <w:lang w:val="es-ES"/>
              </w:rPr>
              <w:t>.</w:t>
            </w:r>
            <w:r w:rsidRPr="00E21DDA">
              <w:rPr>
                <w:rFonts w:ascii="Calibri" w:hAnsi="Calibri" w:cs="Calibri"/>
                <w:color w:val="000000"/>
                <w:lang w:val="es-ES"/>
              </w:rPr>
              <w:t>814</w:t>
            </w:r>
          </w:p>
        </w:tc>
      </w:tr>
      <w:tr w:rsidR="00BB17A3" w:rsidRPr="00E21DDA" w14:paraId="05359DEC" w14:textId="77777777" w:rsidTr="00BB3E07">
        <w:trPr>
          <w:trHeight w:val="300"/>
        </w:trPr>
        <w:tc>
          <w:tcPr>
            <w:tcW w:w="4060" w:type="dxa"/>
            <w:tcBorders>
              <w:top w:val="nil"/>
              <w:left w:val="nil"/>
              <w:bottom w:val="nil"/>
              <w:right w:val="nil"/>
            </w:tcBorders>
            <w:noWrap/>
            <w:vAlign w:val="bottom"/>
            <w:hideMark/>
          </w:tcPr>
          <w:p w14:paraId="1E377214"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50202FD9"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646" w:type="dxa"/>
            <w:tcBorders>
              <w:top w:val="nil"/>
              <w:left w:val="nil"/>
              <w:bottom w:val="nil"/>
              <w:right w:val="nil"/>
            </w:tcBorders>
            <w:noWrap/>
            <w:vAlign w:val="bottom"/>
          </w:tcPr>
          <w:p w14:paraId="7DD875B7" w14:textId="22B01A82"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7428DE2B" w14:textId="694EC37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5EE01F04" w14:textId="70C4C0A2"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r w:rsidR="00C51E4C" w:rsidRPr="00E21DDA">
              <w:rPr>
                <w:rFonts w:ascii="Calibri" w:hAnsi="Calibri" w:cs="Calibri"/>
                <w:color w:val="000000"/>
                <w:lang w:val="es-ES"/>
              </w:rPr>
              <w:t>.</w:t>
            </w:r>
            <w:r w:rsidRPr="00E21DDA">
              <w:rPr>
                <w:rFonts w:ascii="Calibri" w:hAnsi="Calibri" w:cs="Calibri"/>
                <w:color w:val="000000"/>
                <w:lang w:val="es-ES"/>
              </w:rPr>
              <w:t>914</w:t>
            </w:r>
          </w:p>
        </w:tc>
      </w:tr>
      <w:tr w:rsidR="00BB17A3" w:rsidRPr="00E21DDA" w14:paraId="79CCB202" w14:textId="77777777" w:rsidTr="00BB3E07">
        <w:trPr>
          <w:trHeight w:val="300"/>
        </w:trPr>
        <w:tc>
          <w:tcPr>
            <w:tcW w:w="4060" w:type="dxa"/>
            <w:tcBorders>
              <w:top w:val="nil"/>
              <w:left w:val="nil"/>
              <w:bottom w:val="nil"/>
              <w:right w:val="nil"/>
            </w:tcBorders>
            <w:noWrap/>
            <w:vAlign w:val="bottom"/>
            <w:hideMark/>
          </w:tcPr>
          <w:p w14:paraId="74F80813"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bottom"/>
            <w:hideMark/>
          </w:tcPr>
          <w:p w14:paraId="6A5ABA95"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35B4E5BC" w14:textId="62D2432C"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77DE1D95" w14:textId="7BEBF9CA"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1F21D77D" w14:textId="0A8CD65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26</w:t>
            </w:r>
            <w:r w:rsidR="00C51E4C" w:rsidRPr="00E21DDA">
              <w:rPr>
                <w:rFonts w:ascii="Calibri" w:hAnsi="Calibri" w:cs="Calibri"/>
                <w:color w:val="000000"/>
                <w:lang w:val="es-ES"/>
              </w:rPr>
              <w:t>.</w:t>
            </w:r>
            <w:r w:rsidRPr="00E21DDA">
              <w:rPr>
                <w:rFonts w:ascii="Calibri" w:hAnsi="Calibri" w:cs="Calibri"/>
                <w:color w:val="000000"/>
                <w:lang w:val="es-ES"/>
              </w:rPr>
              <w:t>583</w:t>
            </w:r>
          </w:p>
        </w:tc>
      </w:tr>
      <w:tr w:rsidR="00BB17A3" w:rsidRPr="00E21DDA" w14:paraId="66DC5B35" w14:textId="77777777" w:rsidTr="00BB3E07">
        <w:trPr>
          <w:trHeight w:val="300"/>
        </w:trPr>
        <w:tc>
          <w:tcPr>
            <w:tcW w:w="4060" w:type="dxa"/>
            <w:tcBorders>
              <w:top w:val="nil"/>
              <w:left w:val="nil"/>
              <w:bottom w:val="nil"/>
              <w:right w:val="nil"/>
            </w:tcBorders>
            <w:noWrap/>
            <w:vAlign w:val="bottom"/>
            <w:hideMark/>
          </w:tcPr>
          <w:p w14:paraId="3CD5F056"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(III-IV Región) </w:t>
            </w:r>
          </w:p>
        </w:tc>
        <w:tc>
          <w:tcPr>
            <w:tcW w:w="620" w:type="dxa"/>
            <w:tcBorders>
              <w:top w:val="nil"/>
              <w:left w:val="nil"/>
              <w:bottom w:val="nil"/>
              <w:right w:val="nil"/>
            </w:tcBorders>
            <w:noWrap/>
            <w:vAlign w:val="bottom"/>
            <w:hideMark/>
          </w:tcPr>
          <w:p w14:paraId="7671E596"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646" w:type="dxa"/>
            <w:tcBorders>
              <w:top w:val="nil"/>
              <w:left w:val="nil"/>
              <w:bottom w:val="nil"/>
              <w:right w:val="nil"/>
            </w:tcBorders>
            <w:noWrap/>
            <w:vAlign w:val="bottom"/>
          </w:tcPr>
          <w:p w14:paraId="0A819D3D" w14:textId="26111B7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91%</w:t>
            </w:r>
          </w:p>
        </w:tc>
        <w:tc>
          <w:tcPr>
            <w:tcW w:w="1591" w:type="dxa"/>
            <w:tcBorders>
              <w:top w:val="nil"/>
              <w:left w:val="nil"/>
              <w:bottom w:val="nil"/>
              <w:right w:val="nil"/>
            </w:tcBorders>
            <w:noWrap/>
            <w:vAlign w:val="bottom"/>
          </w:tcPr>
          <w:p w14:paraId="2979D673" w14:textId="7963C8C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p>
        </w:tc>
        <w:tc>
          <w:tcPr>
            <w:tcW w:w="1927" w:type="dxa"/>
            <w:tcBorders>
              <w:top w:val="nil"/>
              <w:left w:val="nil"/>
              <w:bottom w:val="nil"/>
              <w:right w:val="nil"/>
            </w:tcBorders>
            <w:noWrap/>
            <w:vAlign w:val="bottom"/>
          </w:tcPr>
          <w:p w14:paraId="4224B07A" w14:textId="1E2CAB15"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w:t>
            </w:r>
            <w:r w:rsidR="00C51E4C" w:rsidRPr="00E21DDA">
              <w:rPr>
                <w:rFonts w:ascii="Calibri" w:hAnsi="Calibri" w:cs="Calibri"/>
                <w:color w:val="000000"/>
                <w:lang w:val="es-ES"/>
              </w:rPr>
              <w:t>.</w:t>
            </w:r>
            <w:r w:rsidRPr="00E21DDA">
              <w:rPr>
                <w:rFonts w:ascii="Calibri" w:hAnsi="Calibri" w:cs="Calibri"/>
                <w:color w:val="000000"/>
                <w:lang w:val="es-ES"/>
              </w:rPr>
              <w:t>910</w:t>
            </w:r>
          </w:p>
        </w:tc>
      </w:tr>
      <w:tr w:rsidR="00BB17A3" w:rsidRPr="00E21DDA" w14:paraId="225BDDDC" w14:textId="77777777" w:rsidTr="00BB3E07">
        <w:trPr>
          <w:trHeight w:val="300"/>
        </w:trPr>
        <w:tc>
          <w:tcPr>
            <w:tcW w:w="4060" w:type="dxa"/>
            <w:tcBorders>
              <w:top w:val="nil"/>
              <w:left w:val="nil"/>
              <w:bottom w:val="nil"/>
              <w:right w:val="nil"/>
            </w:tcBorders>
            <w:noWrap/>
            <w:vAlign w:val="bottom"/>
            <w:hideMark/>
          </w:tcPr>
          <w:p w14:paraId="2EA3DE97" w14:textId="77777777" w:rsidR="00BB17A3" w:rsidRPr="00C3228F" w:rsidRDefault="00BB17A3" w:rsidP="00BB17A3">
            <w:pPr>
              <w:spacing w:after="0" w:line="240" w:lineRule="auto"/>
              <w:rPr>
                <w:rFonts w:ascii="Calibri" w:eastAsia="Times New Roman" w:hAnsi="Calibri" w:cs="Calibri"/>
                <w:color w:val="000000"/>
                <w:highlight w:val="yellow"/>
                <w:lang w:val="es-ES" w:eastAsia="es-MX"/>
              </w:rPr>
            </w:pPr>
            <w:r w:rsidRPr="00C3228F">
              <w:rPr>
                <w:rFonts w:ascii="Calibri" w:eastAsia="Times New Roman" w:hAnsi="Calibri" w:cs="Calibri"/>
                <w:color w:val="000000"/>
                <w:highlight w:val="yellow"/>
                <w:lang w:val="es-ES" w:eastAsia="es-MX"/>
              </w:rPr>
              <w:t xml:space="preserve">Jurel (V - IX Región) </w:t>
            </w:r>
          </w:p>
        </w:tc>
        <w:tc>
          <w:tcPr>
            <w:tcW w:w="620" w:type="dxa"/>
            <w:tcBorders>
              <w:top w:val="nil"/>
              <w:left w:val="nil"/>
              <w:bottom w:val="nil"/>
              <w:right w:val="nil"/>
            </w:tcBorders>
            <w:noWrap/>
            <w:vAlign w:val="bottom"/>
            <w:hideMark/>
          </w:tcPr>
          <w:p w14:paraId="5F9F14A1" w14:textId="77777777" w:rsidR="00BB17A3" w:rsidRPr="00C3228F" w:rsidRDefault="00BB17A3" w:rsidP="00BB17A3">
            <w:pPr>
              <w:spacing w:after="0" w:line="240" w:lineRule="auto"/>
              <w:jc w:val="right"/>
              <w:rPr>
                <w:rFonts w:ascii="Calibri" w:eastAsia="Times New Roman" w:hAnsi="Calibri" w:cs="Calibri"/>
                <w:color w:val="000000"/>
                <w:highlight w:val="yellow"/>
                <w:lang w:val="es-ES" w:eastAsia="es-MX"/>
              </w:rPr>
            </w:pPr>
            <w:r w:rsidRPr="00C3228F">
              <w:rPr>
                <w:rFonts w:ascii="Calibri" w:eastAsia="Times New Roman" w:hAnsi="Calibri" w:cs="Calibri"/>
                <w:color w:val="000000"/>
                <w:highlight w:val="yellow"/>
                <w:lang w:val="es-ES" w:eastAsia="es-MX"/>
              </w:rPr>
              <w:t>2017</w:t>
            </w:r>
          </w:p>
        </w:tc>
        <w:tc>
          <w:tcPr>
            <w:tcW w:w="1646" w:type="dxa"/>
            <w:tcBorders>
              <w:top w:val="nil"/>
              <w:left w:val="nil"/>
              <w:bottom w:val="nil"/>
              <w:right w:val="nil"/>
            </w:tcBorders>
            <w:noWrap/>
            <w:vAlign w:val="bottom"/>
          </w:tcPr>
          <w:p w14:paraId="74E75328" w14:textId="497BDCF0" w:rsidR="00BB17A3" w:rsidRPr="00C3228F" w:rsidRDefault="00BB17A3" w:rsidP="00BB17A3">
            <w:pPr>
              <w:spacing w:after="0" w:line="240" w:lineRule="auto"/>
              <w:jc w:val="center"/>
              <w:rPr>
                <w:rFonts w:ascii="Calibri" w:eastAsia="Times New Roman" w:hAnsi="Calibri" w:cs="Calibri"/>
                <w:color w:val="000000"/>
                <w:highlight w:val="yellow"/>
                <w:lang w:val="es-ES" w:eastAsia="es-MX"/>
              </w:rPr>
            </w:pPr>
            <w:r w:rsidRPr="00C3228F">
              <w:rPr>
                <w:rFonts w:ascii="Calibri" w:hAnsi="Calibri" w:cs="Calibri"/>
                <w:color w:val="000000"/>
                <w:highlight w:val="yellow"/>
                <w:lang w:val="es-ES"/>
              </w:rPr>
              <w:t>3%</w:t>
            </w:r>
          </w:p>
        </w:tc>
        <w:tc>
          <w:tcPr>
            <w:tcW w:w="1591" w:type="dxa"/>
            <w:tcBorders>
              <w:top w:val="nil"/>
              <w:left w:val="nil"/>
              <w:bottom w:val="nil"/>
              <w:right w:val="nil"/>
            </w:tcBorders>
            <w:noWrap/>
            <w:vAlign w:val="bottom"/>
          </w:tcPr>
          <w:p w14:paraId="696E0A3C" w14:textId="4FEBFFE8" w:rsidR="00BB17A3" w:rsidRPr="00C3228F" w:rsidRDefault="00BB17A3" w:rsidP="00BB17A3">
            <w:pPr>
              <w:spacing w:after="0" w:line="240" w:lineRule="auto"/>
              <w:jc w:val="center"/>
              <w:rPr>
                <w:rFonts w:ascii="Calibri" w:eastAsia="Times New Roman" w:hAnsi="Calibri" w:cs="Calibri"/>
                <w:color w:val="000000"/>
                <w:highlight w:val="yellow"/>
                <w:lang w:val="es-ES" w:eastAsia="es-MX"/>
              </w:rPr>
            </w:pPr>
            <w:r w:rsidRPr="00C3228F">
              <w:rPr>
                <w:rFonts w:ascii="Calibri" w:hAnsi="Calibri" w:cs="Calibri"/>
                <w:color w:val="000000"/>
                <w:highlight w:val="yellow"/>
                <w:lang w:val="es-ES"/>
              </w:rPr>
              <w:t>97%</w:t>
            </w:r>
          </w:p>
        </w:tc>
        <w:tc>
          <w:tcPr>
            <w:tcW w:w="1927" w:type="dxa"/>
            <w:tcBorders>
              <w:top w:val="nil"/>
              <w:left w:val="nil"/>
              <w:bottom w:val="nil"/>
              <w:right w:val="nil"/>
            </w:tcBorders>
            <w:noWrap/>
            <w:vAlign w:val="bottom"/>
          </w:tcPr>
          <w:p w14:paraId="3D8B7E6F" w14:textId="0A73D452" w:rsidR="00BB17A3" w:rsidRPr="00C3228F" w:rsidRDefault="00BB17A3" w:rsidP="00BB17A3">
            <w:pPr>
              <w:spacing w:after="0" w:line="240" w:lineRule="auto"/>
              <w:jc w:val="center"/>
              <w:rPr>
                <w:rFonts w:ascii="Calibri" w:eastAsia="Times New Roman" w:hAnsi="Calibri" w:cs="Calibri"/>
                <w:color w:val="000000"/>
                <w:highlight w:val="yellow"/>
                <w:lang w:val="es-ES" w:eastAsia="es-MX"/>
              </w:rPr>
            </w:pPr>
            <w:r w:rsidRPr="00C3228F">
              <w:rPr>
                <w:rFonts w:ascii="Calibri" w:hAnsi="Calibri" w:cs="Calibri"/>
                <w:color w:val="000000"/>
                <w:highlight w:val="yellow"/>
                <w:lang w:val="es-ES"/>
              </w:rPr>
              <w:t>158</w:t>
            </w:r>
            <w:r w:rsidR="00C51E4C" w:rsidRPr="00C3228F">
              <w:rPr>
                <w:rFonts w:ascii="Calibri" w:hAnsi="Calibri" w:cs="Calibri"/>
                <w:color w:val="000000"/>
                <w:highlight w:val="yellow"/>
                <w:lang w:val="es-ES"/>
              </w:rPr>
              <w:t>.</w:t>
            </w:r>
            <w:r w:rsidRPr="00C3228F">
              <w:rPr>
                <w:rFonts w:ascii="Calibri" w:hAnsi="Calibri" w:cs="Calibri"/>
                <w:color w:val="000000"/>
                <w:highlight w:val="yellow"/>
                <w:lang w:val="es-ES"/>
              </w:rPr>
              <w:t>656</w:t>
            </w:r>
          </w:p>
        </w:tc>
      </w:tr>
      <w:tr w:rsidR="00BB17A3" w:rsidRPr="00E21DDA" w14:paraId="3684A9FD" w14:textId="77777777" w:rsidTr="00BB3E07">
        <w:trPr>
          <w:trHeight w:val="300"/>
        </w:trPr>
        <w:tc>
          <w:tcPr>
            <w:tcW w:w="4060" w:type="dxa"/>
            <w:tcBorders>
              <w:top w:val="nil"/>
              <w:left w:val="nil"/>
              <w:bottom w:val="nil"/>
              <w:right w:val="nil"/>
            </w:tcBorders>
            <w:noWrap/>
            <w:vAlign w:val="bottom"/>
            <w:hideMark/>
          </w:tcPr>
          <w:p w14:paraId="395B00C3" w14:textId="77777777" w:rsidR="00BB17A3" w:rsidRPr="00C3228F" w:rsidRDefault="00BB17A3" w:rsidP="00BB17A3">
            <w:pPr>
              <w:spacing w:after="0" w:line="240" w:lineRule="auto"/>
              <w:rPr>
                <w:rFonts w:ascii="Calibri" w:eastAsia="Times New Roman" w:hAnsi="Calibri" w:cs="Calibri"/>
                <w:color w:val="000000"/>
                <w:highlight w:val="yellow"/>
                <w:lang w:val="es-ES" w:eastAsia="es-MX"/>
              </w:rPr>
            </w:pPr>
            <w:r w:rsidRPr="00C3228F">
              <w:rPr>
                <w:rFonts w:ascii="Calibri" w:eastAsia="Times New Roman" w:hAnsi="Calibri" w:cs="Calibri"/>
                <w:color w:val="000000"/>
                <w:highlight w:val="yellow"/>
                <w:lang w:val="es-ES" w:eastAsia="es-MX"/>
              </w:rPr>
              <w:t xml:space="preserve">Jurel (XIV - X Región) </w:t>
            </w:r>
          </w:p>
        </w:tc>
        <w:tc>
          <w:tcPr>
            <w:tcW w:w="620" w:type="dxa"/>
            <w:tcBorders>
              <w:top w:val="nil"/>
              <w:left w:val="nil"/>
              <w:bottom w:val="nil"/>
              <w:right w:val="nil"/>
            </w:tcBorders>
            <w:noWrap/>
            <w:vAlign w:val="bottom"/>
            <w:hideMark/>
          </w:tcPr>
          <w:p w14:paraId="73390963" w14:textId="77777777" w:rsidR="00BB17A3" w:rsidRPr="00C3228F" w:rsidRDefault="00BB17A3" w:rsidP="00BB17A3">
            <w:pPr>
              <w:spacing w:after="0" w:line="240" w:lineRule="auto"/>
              <w:jc w:val="right"/>
              <w:rPr>
                <w:rFonts w:ascii="Calibri" w:eastAsia="Times New Roman" w:hAnsi="Calibri" w:cs="Calibri"/>
                <w:color w:val="000000"/>
                <w:highlight w:val="yellow"/>
                <w:lang w:val="es-ES" w:eastAsia="es-MX"/>
              </w:rPr>
            </w:pPr>
            <w:r w:rsidRPr="00C3228F">
              <w:rPr>
                <w:rFonts w:ascii="Calibri" w:eastAsia="Times New Roman" w:hAnsi="Calibri" w:cs="Calibri"/>
                <w:color w:val="000000"/>
                <w:highlight w:val="yellow"/>
                <w:lang w:val="es-ES" w:eastAsia="es-MX"/>
              </w:rPr>
              <w:t>2017</w:t>
            </w:r>
          </w:p>
        </w:tc>
        <w:tc>
          <w:tcPr>
            <w:tcW w:w="1646" w:type="dxa"/>
            <w:tcBorders>
              <w:top w:val="nil"/>
              <w:left w:val="nil"/>
              <w:bottom w:val="nil"/>
              <w:right w:val="nil"/>
            </w:tcBorders>
            <w:noWrap/>
            <w:vAlign w:val="bottom"/>
          </w:tcPr>
          <w:p w14:paraId="6E29FEEB" w14:textId="036CFC5B" w:rsidR="00BB17A3" w:rsidRPr="00C3228F" w:rsidRDefault="00BB17A3" w:rsidP="00BB17A3">
            <w:pPr>
              <w:spacing w:after="0" w:line="240" w:lineRule="auto"/>
              <w:jc w:val="center"/>
              <w:rPr>
                <w:rFonts w:ascii="Calibri" w:eastAsia="Times New Roman" w:hAnsi="Calibri" w:cs="Calibri"/>
                <w:color w:val="000000"/>
                <w:highlight w:val="yellow"/>
                <w:lang w:val="es-ES" w:eastAsia="es-MX"/>
              </w:rPr>
            </w:pPr>
            <w:r w:rsidRPr="00C3228F">
              <w:rPr>
                <w:rFonts w:ascii="Calibri" w:hAnsi="Calibri" w:cs="Calibri"/>
                <w:color w:val="000000"/>
                <w:highlight w:val="yellow"/>
                <w:lang w:val="es-ES"/>
              </w:rPr>
              <w:t>100%</w:t>
            </w:r>
          </w:p>
        </w:tc>
        <w:tc>
          <w:tcPr>
            <w:tcW w:w="1591" w:type="dxa"/>
            <w:tcBorders>
              <w:top w:val="nil"/>
              <w:left w:val="nil"/>
              <w:bottom w:val="nil"/>
              <w:right w:val="nil"/>
            </w:tcBorders>
            <w:noWrap/>
            <w:vAlign w:val="bottom"/>
          </w:tcPr>
          <w:p w14:paraId="5C256332" w14:textId="52C2D00E" w:rsidR="00BB17A3" w:rsidRPr="00C3228F" w:rsidRDefault="00BB17A3" w:rsidP="00BB17A3">
            <w:pPr>
              <w:spacing w:after="0" w:line="240" w:lineRule="auto"/>
              <w:jc w:val="center"/>
              <w:rPr>
                <w:rFonts w:ascii="Calibri" w:eastAsia="Times New Roman" w:hAnsi="Calibri" w:cs="Calibri"/>
                <w:color w:val="000000"/>
                <w:highlight w:val="yellow"/>
                <w:lang w:val="es-ES" w:eastAsia="es-MX"/>
              </w:rPr>
            </w:pPr>
            <w:r w:rsidRPr="00C3228F">
              <w:rPr>
                <w:rFonts w:ascii="Calibri" w:hAnsi="Calibri" w:cs="Calibri"/>
                <w:color w:val="000000"/>
                <w:highlight w:val="yellow"/>
                <w:lang w:val="es-ES"/>
              </w:rPr>
              <w:t>0%</w:t>
            </w:r>
          </w:p>
        </w:tc>
        <w:tc>
          <w:tcPr>
            <w:tcW w:w="1927" w:type="dxa"/>
            <w:tcBorders>
              <w:top w:val="nil"/>
              <w:left w:val="nil"/>
              <w:bottom w:val="nil"/>
              <w:right w:val="nil"/>
            </w:tcBorders>
            <w:noWrap/>
            <w:vAlign w:val="bottom"/>
          </w:tcPr>
          <w:p w14:paraId="215B6FAD" w14:textId="3B677BB7" w:rsidR="00BB17A3" w:rsidRPr="00C3228F" w:rsidRDefault="00BB17A3" w:rsidP="00BB17A3">
            <w:pPr>
              <w:spacing w:after="0" w:line="240" w:lineRule="auto"/>
              <w:jc w:val="center"/>
              <w:rPr>
                <w:rFonts w:ascii="Calibri" w:eastAsia="Times New Roman" w:hAnsi="Calibri" w:cs="Calibri"/>
                <w:color w:val="000000"/>
                <w:highlight w:val="yellow"/>
                <w:lang w:val="es-ES" w:eastAsia="es-MX"/>
              </w:rPr>
            </w:pPr>
            <w:r w:rsidRPr="00C3228F">
              <w:rPr>
                <w:rFonts w:ascii="Calibri" w:hAnsi="Calibri" w:cs="Calibri"/>
                <w:color w:val="000000"/>
                <w:highlight w:val="yellow"/>
                <w:lang w:val="es-ES"/>
              </w:rPr>
              <w:t>253</w:t>
            </w:r>
          </w:p>
        </w:tc>
      </w:tr>
      <w:tr w:rsidR="00BB17A3" w:rsidRPr="00E21DDA" w14:paraId="1FBFBF72" w14:textId="77777777" w:rsidTr="00BB3E07">
        <w:trPr>
          <w:trHeight w:val="300"/>
        </w:trPr>
        <w:tc>
          <w:tcPr>
            <w:tcW w:w="4060" w:type="dxa"/>
            <w:tcBorders>
              <w:top w:val="nil"/>
              <w:left w:val="nil"/>
              <w:bottom w:val="nil"/>
              <w:right w:val="nil"/>
            </w:tcBorders>
            <w:noWrap/>
            <w:vAlign w:val="bottom"/>
            <w:hideMark/>
          </w:tcPr>
          <w:p w14:paraId="1A7A2707"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(XV - II Región) </w:t>
            </w:r>
          </w:p>
        </w:tc>
        <w:tc>
          <w:tcPr>
            <w:tcW w:w="620" w:type="dxa"/>
            <w:tcBorders>
              <w:top w:val="nil"/>
              <w:left w:val="nil"/>
              <w:bottom w:val="nil"/>
              <w:right w:val="nil"/>
            </w:tcBorders>
            <w:noWrap/>
            <w:vAlign w:val="bottom"/>
            <w:hideMark/>
          </w:tcPr>
          <w:p w14:paraId="5B380265"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646" w:type="dxa"/>
            <w:tcBorders>
              <w:top w:val="nil"/>
              <w:left w:val="nil"/>
              <w:bottom w:val="nil"/>
              <w:right w:val="nil"/>
            </w:tcBorders>
            <w:noWrap/>
            <w:vAlign w:val="bottom"/>
          </w:tcPr>
          <w:p w14:paraId="0EC0C824" w14:textId="06E0B5C6"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591" w:type="dxa"/>
            <w:tcBorders>
              <w:top w:val="nil"/>
              <w:left w:val="nil"/>
              <w:bottom w:val="nil"/>
              <w:right w:val="nil"/>
            </w:tcBorders>
            <w:noWrap/>
            <w:vAlign w:val="bottom"/>
          </w:tcPr>
          <w:p w14:paraId="14CAD2B1" w14:textId="067B372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99%</w:t>
            </w:r>
          </w:p>
        </w:tc>
        <w:tc>
          <w:tcPr>
            <w:tcW w:w="1927" w:type="dxa"/>
            <w:tcBorders>
              <w:top w:val="nil"/>
              <w:left w:val="nil"/>
              <w:bottom w:val="nil"/>
              <w:right w:val="nil"/>
            </w:tcBorders>
            <w:noWrap/>
            <w:vAlign w:val="bottom"/>
          </w:tcPr>
          <w:p w14:paraId="440179F6" w14:textId="0D4DFDF5"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54</w:t>
            </w:r>
            <w:r w:rsidR="00C51E4C" w:rsidRPr="00E21DDA">
              <w:rPr>
                <w:rFonts w:ascii="Calibri" w:hAnsi="Calibri" w:cs="Calibri"/>
                <w:color w:val="000000"/>
                <w:lang w:val="es-ES"/>
              </w:rPr>
              <w:t>.</w:t>
            </w:r>
            <w:r w:rsidRPr="00E21DDA">
              <w:rPr>
                <w:rFonts w:ascii="Calibri" w:hAnsi="Calibri" w:cs="Calibri"/>
                <w:color w:val="000000"/>
                <w:lang w:val="es-ES"/>
              </w:rPr>
              <w:t>356</w:t>
            </w:r>
          </w:p>
        </w:tc>
      </w:tr>
      <w:tr w:rsidR="00BB17A3" w:rsidRPr="00E21DDA" w14:paraId="19FA0659" w14:textId="77777777" w:rsidTr="00BB3E07">
        <w:trPr>
          <w:trHeight w:val="300"/>
        </w:trPr>
        <w:tc>
          <w:tcPr>
            <w:tcW w:w="4060" w:type="dxa"/>
            <w:tcBorders>
              <w:top w:val="nil"/>
              <w:left w:val="nil"/>
              <w:bottom w:val="nil"/>
              <w:right w:val="nil"/>
            </w:tcBorders>
            <w:noWrap/>
            <w:vAlign w:val="bottom"/>
            <w:hideMark/>
          </w:tcPr>
          <w:p w14:paraId="1A203BED"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61A7BFD3"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7B76DB7D" w14:textId="1A370CA1"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w:t>
            </w:r>
          </w:p>
        </w:tc>
        <w:tc>
          <w:tcPr>
            <w:tcW w:w="1591" w:type="dxa"/>
            <w:tcBorders>
              <w:top w:val="nil"/>
              <w:left w:val="nil"/>
              <w:bottom w:val="nil"/>
              <w:right w:val="nil"/>
            </w:tcBorders>
            <w:noWrap/>
            <w:vAlign w:val="bottom"/>
          </w:tcPr>
          <w:p w14:paraId="19CF4273" w14:textId="4F628A2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63%</w:t>
            </w:r>
          </w:p>
        </w:tc>
        <w:tc>
          <w:tcPr>
            <w:tcW w:w="1927" w:type="dxa"/>
            <w:tcBorders>
              <w:top w:val="nil"/>
              <w:left w:val="nil"/>
              <w:bottom w:val="nil"/>
              <w:right w:val="nil"/>
            </w:tcBorders>
            <w:noWrap/>
            <w:vAlign w:val="bottom"/>
          </w:tcPr>
          <w:p w14:paraId="3F34E8F4" w14:textId="19B6D429"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r w:rsidR="00C51E4C" w:rsidRPr="00E21DDA">
              <w:rPr>
                <w:rFonts w:ascii="Calibri" w:hAnsi="Calibri" w:cs="Calibri"/>
                <w:color w:val="000000"/>
                <w:lang w:val="es-ES"/>
              </w:rPr>
              <w:t>.</w:t>
            </w:r>
            <w:r w:rsidRPr="00E21DDA">
              <w:rPr>
                <w:rFonts w:ascii="Calibri" w:hAnsi="Calibri" w:cs="Calibri"/>
                <w:color w:val="000000"/>
                <w:lang w:val="es-ES"/>
              </w:rPr>
              <w:t>425</w:t>
            </w:r>
          </w:p>
        </w:tc>
      </w:tr>
      <w:tr w:rsidR="00BB17A3" w:rsidRPr="00E21DDA" w14:paraId="50A35FAB" w14:textId="77777777" w:rsidTr="00BB3E07">
        <w:trPr>
          <w:trHeight w:val="300"/>
        </w:trPr>
        <w:tc>
          <w:tcPr>
            <w:tcW w:w="4060" w:type="dxa"/>
            <w:tcBorders>
              <w:top w:val="nil"/>
              <w:left w:val="nil"/>
              <w:bottom w:val="nil"/>
              <w:right w:val="nil"/>
            </w:tcBorders>
            <w:noWrap/>
            <w:vAlign w:val="bottom"/>
            <w:hideMark/>
          </w:tcPr>
          <w:p w14:paraId="27D25123"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4A7F6629"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147F0073" w14:textId="1DA2554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32%</w:t>
            </w:r>
          </w:p>
        </w:tc>
        <w:tc>
          <w:tcPr>
            <w:tcW w:w="1591" w:type="dxa"/>
            <w:tcBorders>
              <w:top w:val="nil"/>
              <w:left w:val="nil"/>
              <w:bottom w:val="nil"/>
              <w:right w:val="nil"/>
            </w:tcBorders>
            <w:noWrap/>
            <w:vAlign w:val="bottom"/>
          </w:tcPr>
          <w:p w14:paraId="6740EF2D" w14:textId="55CDD795"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68%</w:t>
            </w:r>
          </w:p>
        </w:tc>
        <w:tc>
          <w:tcPr>
            <w:tcW w:w="1927" w:type="dxa"/>
            <w:tcBorders>
              <w:top w:val="nil"/>
              <w:left w:val="nil"/>
              <w:bottom w:val="nil"/>
              <w:right w:val="nil"/>
            </w:tcBorders>
            <w:noWrap/>
            <w:vAlign w:val="bottom"/>
          </w:tcPr>
          <w:p w14:paraId="4124826A" w14:textId="17A8F0EE"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w:t>
            </w:r>
            <w:r w:rsidR="00C51E4C" w:rsidRPr="00E21DDA">
              <w:rPr>
                <w:rFonts w:ascii="Calibri" w:hAnsi="Calibri" w:cs="Calibri"/>
                <w:color w:val="000000"/>
                <w:lang w:val="es-ES"/>
              </w:rPr>
              <w:t>.</w:t>
            </w:r>
            <w:r w:rsidRPr="00E21DDA">
              <w:rPr>
                <w:rFonts w:ascii="Calibri" w:hAnsi="Calibri" w:cs="Calibri"/>
                <w:color w:val="000000"/>
                <w:lang w:val="es-ES"/>
              </w:rPr>
              <w:t>856</w:t>
            </w:r>
          </w:p>
        </w:tc>
      </w:tr>
      <w:tr w:rsidR="00BB17A3" w:rsidRPr="00E21DDA" w14:paraId="37C4C67E" w14:textId="77777777" w:rsidTr="00BB3E07">
        <w:trPr>
          <w:trHeight w:val="300"/>
        </w:trPr>
        <w:tc>
          <w:tcPr>
            <w:tcW w:w="4060" w:type="dxa"/>
            <w:tcBorders>
              <w:top w:val="nil"/>
              <w:left w:val="nil"/>
              <w:bottom w:val="nil"/>
              <w:right w:val="nil"/>
            </w:tcBorders>
            <w:noWrap/>
            <w:vAlign w:val="bottom"/>
            <w:hideMark/>
          </w:tcPr>
          <w:p w14:paraId="2699F266"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bottom"/>
            <w:hideMark/>
          </w:tcPr>
          <w:p w14:paraId="7AF4ED45"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646" w:type="dxa"/>
            <w:tcBorders>
              <w:top w:val="nil"/>
              <w:left w:val="nil"/>
              <w:bottom w:val="nil"/>
              <w:right w:val="nil"/>
            </w:tcBorders>
            <w:noWrap/>
            <w:vAlign w:val="bottom"/>
          </w:tcPr>
          <w:p w14:paraId="213F7571" w14:textId="60F6816F"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24%</w:t>
            </w:r>
          </w:p>
        </w:tc>
        <w:tc>
          <w:tcPr>
            <w:tcW w:w="1591" w:type="dxa"/>
            <w:tcBorders>
              <w:top w:val="nil"/>
              <w:left w:val="nil"/>
              <w:bottom w:val="nil"/>
              <w:right w:val="nil"/>
            </w:tcBorders>
            <w:noWrap/>
            <w:vAlign w:val="bottom"/>
          </w:tcPr>
          <w:p w14:paraId="1A892FD1" w14:textId="345C61A0"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76%</w:t>
            </w:r>
          </w:p>
        </w:tc>
        <w:tc>
          <w:tcPr>
            <w:tcW w:w="1927" w:type="dxa"/>
            <w:tcBorders>
              <w:top w:val="nil"/>
              <w:left w:val="nil"/>
              <w:bottom w:val="nil"/>
              <w:right w:val="nil"/>
            </w:tcBorders>
            <w:noWrap/>
            <w:vAlign w:val="bottom"/>
          </w:tcPr>
          <w:p w14:paraId="1BFC2E82" w14:textId="0A89B22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w:t>
            </w:r>
            <w:r w:rsidR="00C51E4C" w:rsidRPr="00E21DDA">
              <w:rPr>
                <w:rFonts w:ascii="Calibri" w:hAnsi="Calibri" w:cs="Calibri"/>
                <w:color w:val="000000"/>
                <w:lang w:val="es-ES"/>
              </w:rPr>
              <w:t>.</w:t>
            </w:r>
            <w:r w:rsidRPr="00E21DDA">
              <w:rPr>
                <w:rFonts w:ascii="Calibri" w:hAnsi="Calibri" w:cs="Calibri"/>
                <w:color w:val="000000"/>
                <w:lang w:val="es-ES"/>
              </w:rPr>
              <w:t>091</w:t>
            </w:r>
          </w:p>
        </w:tc>
      </w:tr>
      <w:tr w:rsidR="00BB17A3" w:rsidRPr="00E21DDA" w14:paraId="24F5576B" w14:textId="77777777" w:rsidTr="00BB3E07">
        <w:trPr>
          <w:trHeight w:val="300"/>
        </w:trPr>
        <w:tc>
          <w:tcPr>
            <w:tcW w:w="4060" w:type="dxa"/>
            <w:tcBorders>
              <w:top w:val="nil"/>
              <w:left w:val="nil"/>
              <w:bottom w:val="nil"/>
              <w:right w:val="nil"/>
            </w:tcBorders>
            <w:noWrap/>
            <w:vAlign w:val="bottom"/>
            <w:hideMark/>
          </w:tcPr>
          <w:p w14:paraId="12FF996E"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72ADD9A3"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128349C3" w14:textId="333E6ED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26%</w:t>
            </w:r>
          </w:p>
        </w:tc>
        <w:tc>
          <w:tcPr>
            <w:tcW w:w="1591" w:type="dxa"/>
            <w:tcBorders>
              <w:top w:val="nil"/>
              <w:left w:val="nil"/>
              <w:bottom w:val="nil"/>
              <w:right w:val="nil"/>
            </w:tcBorders>
            <w:noWrap/>
            <w:vAlign w:val="bottom"/>
          </w:tcPr>
          <w:p w14:paraId="51B187F1" w14:textId="6180C0CE"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74%</w:t>
            </w:r>
          </w:p>
        </w:tc>
        <w:tc>
          <w:tcPr>
            <w:tcW w:w="1927" w:type="dxa"/>
            <w:tcBorders>
              <w:top w:val="nil"/>
              <w:left w:val="nil"/>
              <w:bottom w:val="nil"/>
              <w:right w:val="nil"/>
            </w:tcBorders>
            <w:noWrap/>
            <w:vAlign w:val="bottom"/>
          </w:tcPr>
          <w:p w14:paraId="22B91B0B" w14:textId="5ECE1C1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187</w:t>
            </w:r>
            <w:r w:rsidR="00C51E4C" w:rsidRPr="00E21DDA">
              <w:rPr>
                <w:rFonts w:ascii="Calibri" w:hAnsi="Calibri" w:cs="Calibri"/>
                <w:color w:val="000000"/>
                <w:lang w:val="es-ES"/>
              </w:rPr>
              <w:t>.</w:t>
            </w:r>
            <w:r w:rsidRPr="00E21DDA">
              <w:rPr>
                <w:rFonts w:ascii="Calibri" w:hAnsi="Calibri" w:cs="Calibri"/>
                <w:color w:val="000000"/>
                <w:lang w:val="es-ES"/>
              </w:rPr>
              <w:t>554</w:t>
            </w:r>
          </w:p>
        </w:tc>
      </w:tr>
      <w:tr w:rsidR="00BB17A3" w:rsidRPr="00E21DDA" w14:paraId="17355BA5" w14:textId="77777777" w:rsidTr="00BB3E07">
        <w:trPr>
          <w:trHeight w:val="300"/>
        </w:trPr>
        <w:tc>
          <w:tcPr>
            <w:tcW w:w="4060" w:type="dxa"/>
            <w:tcBorders>
              <w:top w:val="nil"/>
              <w:left w:val="nil"/>
              <w:bottom w:val="nil"/>
              <w:right w:val="nil"/>
            </w:tcBorders>
            <w:noWrap/>
            <w:vAlign w:val="bottom"/>
            <w:hideMark/>
          </w:tcPr>
          <w:p w14:paraId="73277A43"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4C8A46BD"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6FC897CD" w14:textId="7BB30E06"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33%</w:t>
            </w:r>
          </w:p>
        </w:tc>
        <w:tc>
          <w:tcPr>
            <w:tcW w:w="1591" w:type="dxa"/>
            <w:tcBorders>
              <w:top w:val="nil"/>
              <w:left w:val="nil"/>
              <w:bottom w:val="nil"/>
              <w:right w:val="nil"/>
            </w:tcBorders>
            <w:noWrap/>
            <w:vAlign w:val="bottom"/>
          </w:tcPr>
          <w:p w14:paraId="7D7476D3" w14:textId="4A4453A9"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67%</w:t>
            </w:r>
          </w:p>
        </w:tc>
        <w:tc>
          <w:tcPr>
            <w:tcW w:w="1927" w:type="dxa"/>
            <w:tcBorders>
              <w:top w:val="nil"/>
              <w:left w:val="nil"/>
              <w:bottom w:val="nil"/>
              <w:right w:val="nil"/>
            </w:tcBorders>
            <w:noWrap/>
            <w:vAlign w:val="bottom"/>
          </w:tcPr>
          <w:p w14:paraId="77FF7775" w14:textId="75250CAA"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131</w:t>
            </w:r>
            <w:r w:rsidR="00C51E4C" w:rsidRPr="00E21DDA">
              <w:rPr>
                <w:rFonts w:ascii="Calibri" w:hAnsi="Calibri" w:cs="Calibri"/>
                <w:color w:val="000000"/>
                <w:lang w:val="es-ES"/>
              </w:rPr>
              <w:t>.</w:t>
            </w:r>
            <w:r w:rsidRPr="00E21DDA">
              <w:rPr>
                <w:rFonts w:ascii="Calibri" w:hAnsi="Calibri" w:cs="Calibri"/>
                <w:color w:val="000000"/>
                <w:lang w:val="es-ES"/>
              </w:rPr>
              <w:t>002</w:t>
            </w:r>
          </w:p>
        </w:tc>
      </w:tr>
      <w:tr w:rsidR="00BB17A3" w:rsidRPr="00E21DDA" w14:paraId="10E53B79" w14:textId="77777777" w:rsidTr="00BB3E07">
        <w:trPr>
          <w:trHeight w:val="300"/>
        </w:trPr>
        <w:tc>
          <w:tcPr>
            <w:tcW w:w="4060" w:type="dxa"/>
            <w:tcBorders>
              <w:top w:val="nil"/>
              <w:left w:val="nil"/>
              <w:bottom w:val="nil"/>
              <w:right w:val="nil"/>
            </w:tcBorders>
            <w:noWrap/>
            <w:vAlign w:val="bottom"/>
            <w:hideMark/>
          </w:tcPr>
          <w:p w14:paraId="75097F09"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bottom"/>
            <w:hideMark/>
          </w:tcPr>
          <w:p w14:paraId="085B8205"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646" w:type="dxa"/>
            <w:tcBorders>
              <w:top w:val="nil"/>
              <w:left w:val="nil"/>
              <w:bottom w:val="nil"/>
              <w:right w:val="nil"/>
            </w:tcBorders>
            <w:noWrap/>
            <w:vAlign w:val="bottom"/>
          </w:tcPr>
          <w:p w14:paraId="3997B622" w14:textId="4379FED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79%</w:t>
            </w:r>
          </w:p>
        </w:tc>
        <w:tc>
          <w:tcPr>
            <w:tcW w:w="1591" w:type="dxa"/>
            <w:tcBorders>
              <w:top w:val="nil"/>
              <w:left w:val="nil"/>
              <w:bottom w:val="nil"/>
              <w:right w:val="nil"/>
            </w:tcBorders>
            <w:noWrap/>
            <w:vAlign w:val="bottom"/>
          </w:tcPr>
          <w:p w14:paraId="0C3318A9" w14:textId="6B6564B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w:t>
            </w:r>
          </w:p>
        </w:tc>
        <w:tc>
          <w:tcPr>
            <w:tcW w:w="1927" w:type="dxa"/>
            <w:tcBorders>
              <w:top w:val="nil"/>
              <w:left w:val="nil"/>
              <w:bottom w:val="nil"/>
              <w:right w:val="nil"/>
            </w:tcBorders>
            <w:noWrap/>
            <w:vAlign w:val="bottom"/>
          </w:tcPr>
          <w:p w14:paraId="1F45CADC" w14:textId="773C22DE"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68</w:t>
            </w:r>
            <w:r w:rsidR="00C51E4C" w:rsidRPr="00E21DDA">
              <w:rPr>
                <w:rFonts w:ascii="Calibri" w:hAnsi="Calibri" w:cs="Calibri"/>
                <w:color w:val="000000"/>
                <w:lang w:val="es-ES"/>
              </w:rPr>
              <w:t>.</w:t>
            </w:r>
            <w:r w:rsidRPr="00E21DDA">
              <w:rPr>
                <w:rFonts w:ascii="Calibri" w:hAnsi="Calibri" w:cs="Calibri"/>
                <w:color w:val="000000"/>
                <w:lang w:val="es-ES"/>
              </w:rPr>
              <w:t>162</w:t>
            </w:r>
          </w:p>
        </w:tc>
      </w:tr>
      <w:tr w:rsidR="00BB17A3" w:rsidRPr="00E21DDA" w14:paraId="47B5BBA1" w14:textId="77777777" w:rsidTr="00BB3E07">
        <w:trPr>
          <w:trHeight w:val="300"/>
        </w:trPr>
        <w:tc>
          <w:tcPr>
            <w:tcW w:w="4060" w:type="dxa"/>
            <w:tcBorders>
              <w:top w:val="nil"/>
              <w:left w:val="nil"/>
              <w:bottom w:val="nil"/>
              <w:right w:val="nil"/>
            </w:tcBorders>
            <w:noWrap/>
            <w:vAlign w:val="bottom"/>
            <w:hideMark/>
          </w:tcPr>
          <w:p w14:paraId="45274E66"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0FF776CD"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23953E7D" w14:textId="5BAF3A1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90%</w:t>
            </w:r>
          </w:p>
        </w:tc>
        <w:tc>
          <w:tcPr>
            <w:tcW w:w="1591" w:type="dxa"/>
            <w:tcBorders>
              <w:top w:val="nil"/>
              <w:left w:val="nil"/>
              <w:bottom w:val="nil"/>
              <w:right w:val="nil"/>
            </w:tcBorders>
            <w:noWrap/>
            <w:vAlign w:val="bottom"/>
          </w:tcPr>
          <w:p w14:paraId="2F8AF4BD" w14:textId="62D1977C"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p>
        </w:tc>
        <w:tc>
          <w:tcPr>
            <w:tcW w:w="1927" w:type="dxa"/>
            <w:tcBorders>
              <w:top w:val="nil"/>
              <w:left w:val="nil"/>
              <w:bottom w:val="nil"/>
              <w:right w:val="nil"/>
            </w:tcBorders>
            <w:noWrap/>
            <w:vAlign w:val="bottom"/>
          </w:tcPr>
          <w:p w14:paraId="00DBBA66" w14:textId="16C7EBBF"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506</w:t>
            </w:r>
          </w:p>
        </w:tc>
      </w:tr>
      <w:tr w:rsidR="00BB17A3" w:rsidRPr="00E21DDA" w14:paraId="032D9631" w14:textId="77777777" w:rsidTr="00BB3E07">
        <w:trPr>
          <w:trHeight w:val="300"/>
        </w:trPr>
        <w:tc>
          <w:tcPr>
            <w:tcW w:w="4060" w:type="dxa"/>
            <w:tcBorders>
              <w:top w:val="nil"/>
              <w:left w:val="nil"/>
              <w:bottom w:val="nil"/>
              <w:right w:val="nil"/>
            </w:tcBorders>
            <w:noWrap/>
            <w:vAlign w:val="bottom"/>
            <w:hideMark/>
          </w:tcPr>
          <w:p w14:paraId="21EBEDCA"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730E1587"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7E5CD041" w14:textId="2040B0A0"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80%</w:t>
            </w:r>
          </w:p>
        </w:tc>
        <w:tc>
          <w:tcPr>
            <w:tcW w:w="1591" w:type="dxa"/>
            <w:tcBorders>
              <w:top w:val="nil"/>
              <w:left w:val="nil"/>
              <w:bottom w:val="nil"/>
              <w:right w:val="nil"/>
            </w:tcBorders>
            <w:noWrap/>
            <w:vAlign w:val="bottom"/>
          </w:tcPr>
          <w:p w14:paraId="49AE4353" w14:textId="42DCFAD5"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20%</w:t>
            </w:r>
          </w:p>
        </w:tc>
        <w:tc>
          <w:tcPr>
            <w:tcW w:w="1927" w:type="dxa"/>
            <w:tcBorders>
              <w:top w:val="nil"/>
              <w:left w:val="nil"/>
              <w:bottom w:val="nil"/>
              <w:right w:val="nil"/>
            </w:tcBorders>
            <w:noWrap/>
            <w:vAlign w:val="bottom"/>
          </w:tcPr>
          <w:p w14:paraId="3D59AEC7" w14:textId="0EABAD4C"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919</w:t>
            </w:r>
          </w:p>
        </w:tc>
      </w:tr>
      <w:tr w:rsidR="00BB17A3" w:rsidRPr="00E21DDA" w14:paraId="6A42168E" w14:textId="77777777" w:rsidTr="00BB3E07">
        <w:trPr>
          <w:trHeight w:val="300"/>
        </w:trPr>
        <w:tc>
          <w:tcPr>
            <w:tcW w:w="4060" w:type="dxa"/>
            <w:tcBorders>
              <w:top w:val="nil"/>
              <w:left w:val="nil"/>
              <w:bottom w:val="nil"/>
              <w:right w:val="nil"/>
            </w:tcBorders>
            <w:noWrap/>
            <w:vAlign w:val="bottom"/>
            <w:hideMark/>
          </w:tcPr>
          <w:p w14:paraId="06E775E0"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20" w:type="dxa"/>
            <w:tcBorders>
              <w:top w:val="nil"/>
              <w:left w:val="nil"/>
              <w:bottom w:val="nil"/>
              <w:right w:val="nil"/>
            </w:tcBorders>
            <w:noWrap/>
            <w:vAlign w:val="bottom"/>
            <w:hideMark/>
          </w:tcPr>
          <w:p w14:paraId="78A1BBF6"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646" w:type="dxa"/>
            <w:tcBorders>
              <w:top w:val="nil"/>
              <w:left w:val="nil"/>
              <w:bottom w:val="nil"/>
              <w:right w:val="nil"/>
            </w:tcBorders>
            <w:noWrap/>
            <w:vAlign w:val="bottom"/>
          </w:tcPr>
          <w:p w14:paraId="6FB4B5EE" w14:textId="4E8B66D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82%</w:t>
            </w:r>
          </w:p>
        </w:tc>
        <w:tc>
          <w:tcPr>
            <w:tcW w:w="1591" w:type="dxa"/>
            <w:tcBorders>
              <w:top w:val="nil"/>
              <w:left w:val="nil"/>
              <w:bottom w:val="nil"/>
              <w:right w:val="nil"/>
            </w:tcBorders>
            <w:noWrap/>
            <w:vAlign w:val="bottom"/>
          </w:tcPr>
          <w:p w14:paraId="02B459D6" w14:textId="3D04156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18%</w:t>
            </w:r>
          </w:p>
        </w:tc>
        <w:tc>
          <w:tcPr>
            <w:tcW w:w="1927" w:type="dxa"/>
            <w:tcBorders>
              <w:top w:val="nil"/>
              <w:left w:val="nil"/>
              <w:bottom w:val="nil"/>
              <w:right w:val="nil"/>
            </w:tcBorders>
            <w:noWrap/>
            <w:vAlign w:val="bottom"/>
          </w:tcPr>
          <w:p w14:paraId="5BE70948" w14:textId="364BB239"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227</w:t>
            </w:r>
          </w:p>
        </w:tc>
      </w:tr>
      <w:tr w:rsidR="00BB17A3" w:rsidRPr="00E21DDA" w14:paraId="63B41DD7" w14:textId="77777777" w:rsidTr="00BB3E07">
        <w:trPr>
          <w:trHeight w:val="300"/>
        </w:trPr>
        <w:tc>
          <w:tcPr>
            <w:tcW w:w="4060" w:type="dxa"/>
            <w:tcBorders>
              <w:top w:val="nil"/>
              <w:left w:val="nil"/>
              <w:bottom w:val="nil"/>
              <w:right w:val="nil"/>
            </w:tcBorders>
            <w:noWrap/>
            <w:vAlign w:val="bottom"/>
            <w:hideMark/>
          </w:tcPr>
          <w:p w14:paraId="0468292B"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2B001975"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3DDD783E" w14:textId="74FB2B8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745ABB16" w14:textId="1BD80B4E"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57C82FA8" w14:textId="5B0F2110"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212</w:t>
            </w:r>
          </w:p>
        </w:tc>
      </w:tr>
      <w:tr w:rsidR="00BB17A3" w:rsidRPr="00E21DDA" w14:paraId="06D2D0AE" w14:textId="77777777" w:rsidTr="00BB3E07">
        <w:trPr>
          <w:trHeight w:val="300"/>
        </w:trPr>
        <w:tc>
          <w:tcPr>
            <w:tcW w:w="4060" w:type="dxa"/>
            <w:tcBorders>
              <w:top w:val="nil"/>
              <w:left w:val="nil"/>
              <w:bottom w:val="nil"/>
              <w:right w:val="nil"/>
            </w:tcBorders>
            <w:noWrap/>
            <w:vAlign w:val="bottom"/>
            <w:hideMark/>
          </w:tcPr>
          <w:p w14:paraId="0FE99E3F"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106881E6"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144C1213" w14:textId="2A5B4372"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455E1B40" w14:textId="2B5E2E98"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46483081" w14:textId="6E74408C"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166</w:t>
            </w:r>
          </w:p>
        </w:tc>
      </w:tr>
      <w:tr w:rsidR="00BB17A3" w:rsidRPr="00E21DDA" w14:paraId="341A2506" w14:textId="77777777" w:rsidTr="00BB3E07">
        <w:trPr>
          <w:trHeight w:val="300"/>
        </w:trPr>
        <w:tc>
          <w:tcPr>
            <w:tcW w:w="4060" w:type="dxa"/>
            <w:tcBorders>
              <w:top w:val="nil"/>
              <w:left w:val="nil"/>
              <w:bottom w:val="nil"/>
              <w:right w:val="nil"/>
            </w:tcBorders>
            <w:noWrap/>
            <w:vAlign w:val="bottom"/>
            <w:hideMark/>
          </w:tcPr>
          <w:p w14:paraId="609C49DF"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20" w:type="dxa"/>
            <w:tcBorders>
              <w:top w:val="nil"/>
              <w:left w:val="nil"/>
              <w:bottom w:val="nil"/>
              <w:right w:val="nil"/>
            </w:tcBorders>
            <w:noWrap/>
            <w:vAlign w:val="bottom"/>
            <w:hideMark/>
          </w:tcPr>
          <w:p w14:paraId="66CAE5B9"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646" w:type="dxa"/>
            <w:tcBorders>
              <w:top w:val="nil"/>
              <w:left w:val="nil"/>
              <w:bottom w:val="nil"/>
              <w:right w:val="nil"/>
            </w:tcBorders>
            <w:noWrap/>
            <w:vAlign w:val="bottom"/>
          </w:tcPr>
          <w:p w14:paraId="10DBD1C3" w14:textId="00731822"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5C0ADA5D" w14:textId="6A392B8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2768084A" w14:textId="7CDD1D9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52</w:t>
            </w:r>
          </w:p>
        </w:tc>
      </w:tr>
      <w:tr w:rsidR="00BB17A3" w:rsidRPr="00E21DDA" w14:paraId="7D480E03" w14:textId="77777777" w:rsidTr="00BB3E07">
        <w:trPr>
          <w:trHeight w:val="300"/>
        </w:trPr>
        <w:tc>
          <w:tcPr>
            <w:tcW w:w="4060" w:type="dxa"/>
            <w:tcBorders>
              <w:top w:val="nil"/>
              <w:left w:val="nil"/>
              <w:bottom w:val="nil"/>
              <w:right w:val="nil"/>
            </w:tcBorders>
            <w:noWrap/>
            <w:vAlign w:val="bottom"/>
            <w:hideMark/>
          </w:tcPr>
          <w:p w14:paraId="6A0B17FE"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bottom"/>
            <w:hideMark/>
          </w:tcPr>
          <w:p w14:paraId="46A449AF"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27AB9352" w14:textId="4F14D69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591" w:type="dxa"/>
            <w:tcBorders>
              <w:top w:val="nil"/>
              <w:left w:val="nil"/>
              <w:bottom w:val="nil"/>
              <w:right w:val="nil"/>
            </w:tcBorders>
            <w:noWrap/>
            <w:vAlign w:val="bottom"/>
          </w:tcPr>
          <w:p w14:paraId="7C3F74F8" w14:textId="3740BAEF"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927" w:type="dxa"/>
            <w:tcBorders>
              <w:top w:val="nil"/>
              <w:left w:val="nil"/>
              <w:bottom w:val="nil"/>
              <w:right w:val="nil"/>
            </w:tcBorders>
            <w:noWrap/>
            <w:vAlign w:val="bottom"/>
          </w:tcPr>
          <w:p w14:paraId="29775989" w14:textId="49C5F976"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191</w:t>
            </w:r>
          </w:p>
        </w:tc>
      </w:tr>
      <w:tr w:rsidR="00BB17A3" w:rsidRPr="00E21DDA" w14:paraId="30464835" w14:textId="77777777" w:rsidTr="00BB3E07">
        <w:trPr>
          <w:trHeight w:val="300"/>
        </w:trPr>
        <w:tc>
          <w:tcPr>
            <w:tcW w:w="4060" w:type="dxa"/>
            <w:tcBorders>
              <w:top w:val="nil"/>
              <w:left w:val="nil"/>
              <w:bottom w:val="nil"/>
              <w:right w:val="nil"/>
            </w:tcBorders>
            <w:noWrap/>
            <w:vAlign w:val="bottom"/>
            <w:hideMark/>
          </w:tcPr>
          <w:p w14:paraId="504E8B64"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bottom"/>
            <w:hideMark/>
          </w:tcPr>
          <w:p w14:paraId="7046505E"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54862C92" w14:textId="7F449CF6"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591" w:type="dxa"/>
            <w:tcBorders>
              <w:top w:val="nil"/>
              <w:left w:val="nil"/>
              <w:bottom w:val="nil"/>
              <w:right w:val="nil"/>
            </w:tcBorders>
            <w:noWrap/>
            <w:vAlign w:val="bottom"/>
          </w:tcPr>
          <w:p w14:paraId="3A68B1C9" w14:textId="360940B7"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927" w:type="dxa"/>
            <w:tcBorders>
              <w:top w:val="nil"/>
              <w:left w:val="nil"/>
              <w:bottom w:val="nil"/>
              <w:right w:val="nil"/>
            </w:tcBorders>
            <w:noWrap/>
            <w:vAlign w:val="bottom"/>
          </w:tcPr>
          <w:p w14:paraId="5D793034" w14:textId="4AFFED39"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259</w:t>
            </w:r>
          </w:p>
        </w:tc>
      </w:tr>
      <w:tr w:rsidR="00BB17A3" w:rsidRPr="00E21DDA" w14:paraId="3A251B93" w14:textId="77777777" w:rsidTr="00BB3E07">
        <w:trPr>
          <w:trHeight w:val="300"/>
        </w:trPr>
        <w:tc>
          <w:tcPr>
            <w:tcW w:w="4060" w:type="dxa"/>
            <w:tcBorders>
              <w:top w:val="nil"/>
              <w:left w:val="nil"/>
              <w:bottom w:val="nil"/>
              <w:right w:val="nil"/>
            </w:tcBorders>
            <w:noWrap/>
            <w:vAlign w:val="bottom"/>
            <w:hideMark/>
          </w:tcPr>
          <w:p w14:paraId="134CEE4D"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095EB9AC"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1205A9B8" w14:textId="586696D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52%</w:t>
            </w:r>
          </w:p>
        </w:tc>
        <w:tc>
          <w:tcPr>
            <w:tcW w:w="1591" w:type="dxa"/>
            <w:tcBorders>
              <w:top w:val="nil"/>
              <w:left w:val="nil"/>
              <w:bottom w:val="nil"/>
              <w:right w:val="nil"/>
            </w:tcBorders>
            <w:noWrap/>
            <w:vAlign w:val="bottom"/>
          </w:tcPr>
          <w:p w14:paraId="7E4CAE17" w14:textId="587F9A1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48%</w:t>
            </w:r>
          </w:p>
        </w:tc>
        <w:tc>
          <w:tcPr>
            <w:tcW w:w="1927" w:type="dxa"/>
            <w:tcBorders>
              <w:top w:val="nil"/>
              <w:left w:val="nil"/>
              <w:bottom w:val="nil"/>
              <w:right w:val="nil"/>
            </w:tcBorders>
            <w:noWrap/>
            <w:vAlign w:val="bottom"/>
          </w:tcPr>
          <w:p w14:paraId="5EBF95AD" w14:textId="6E111FA1"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003</w:t>
            </w:r>
          </w:p>
        </w:tc>
      </w:tr>
      <w:tr w:rsidR="00BB17A3" w:rsidRPr="00E21DDA" w14:paraId="0056A8CF" w14:textId="77777777" w:rsidTr="00BB3E07">
        <w:trPr>
          <w:trHeight w:val="300"/>
        </w:trPr>
        <w:tc>
          <w:tcPr>
            <w:tcW w:w="4060" w:type="dxa"/>
            <w:tcBorders>
              <w:top w:val="nil"/>
              <w:left w:val="nil"/>
              <w:bottom w:val="nil"/>
              <w:right w:val="nil"/>
            </w:tcBorders>
            <w:noWrap/>
            <w:vAlign w:val="bottom"/>
            <w:hideMark/>
          </w:tcPr>
          <w:p w14:paraId="3C9FB556"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55FC8366"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646" w:type="dxa"/>
            <w:tcBorders>
              <w:top w:val="nil"/>
              <w:left w:val="nil"/>
              <w:bottom w:val="nil"/>
              <w:right w:val="nil"/>
            </w:tcBorders>
            <w:noWrap/>
            <w:vAlign w:val="bottom"/>
          </w:tcPr>
          <w:p w14:paraId="5349D41E" w14:textId="231934AE"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525B6A99" w14:textId="1AED7AF7"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18155869" w14:textId="45A9610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45</w:t>
            </w:r>
          </w:p>
        </w:tc>
      </w:tr>
      <w:tr w:rsidR="00BB17A3" w:rsidRPr="00E21DDA" w14:paraId="2F01F8F9" w14:textId="77777777" w:rsidTr="00BB3E07">
        <w:trPr>
          <w:trHeight w:val="300"/>
        </w:trPr>
        <w:tc>
          <w:tcPr>
            <w:tcW w:w="4060" w:type="dxa"/>
            <w:tcBorders>
              <w:top w:val="nil"/>
              <w:left w:val="nil"/>
              <w:bottom w:val="nil"/>
              <w:right w:val="nil"/>
            </w:tcBorders>
            <w:noWrap/>
            <w:vAlign w:val="bottom"/>
            <w:hideMark/>
          </w:tcPr>
          <w:p w14:paraId="1796B344"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0B67F5AC"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2E4891A5" w14:textId="33B186DD"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49%</w:t>
            </w:r>
          </w:p>
        </w:tc>
        <w:tc>
          <w:tcPr>
            <w:tcW w:w="1591" w:type="dxa"/>
            <w:tcBorders>
              <w:top w:val="nil"/>
              <w:left w:val="nil"/>
              <w:bottom w:val="nil"/>
              <w:right w:val="nil"/>
            </w:tcBorders>
            <w:noWrap/>
            <w:vAlign w:val="bottom"/>
          </w:tcPr>
          <w:p w14:paraId="310841E3" w14:textId="239A15D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51%</w:t>
            </w:r>
          </w:p>
        </w:tc>
        <w:tc>
          <w:tcPr>
            <w:tcW w:w="1927" w:type="dxa"/>
            <w:tcBorders>
              <w:top w:val="nil"/>
              <w:left w:val="nil"/>
              <w:bottom w:val="nil"/>
              <w:right w:val="nil"/>
            </w:tcBorders>
            <w:noWrap/>
            <w:vAlign w:val="bottom"/>
          </w:tcPr>
          <w:p w14:paraId="24D47071" w14:textId="25E166B7"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988</w:t>
            </w:r>
          </w:p>
        </w:tc>
      </w:tr>
      <w:tr w:rsidR="00BB17A3" w:rsidRPr="00E21DDA" w14:paraId="35B1B791" w14:textId="77777777" w:rsidTr="00BB3E07">
        <w:trPr>
          <w:trHeight w:val="300"/>
        </w:trPr>
        <w:tc>
          <w:tcPr>
            <w:tcW w:w="4060" w:type="dxa"/>
            <w:tcBorders>
              <w:top w:val="nil"/>
              <w:left w:val="nil"/>
              <w:bottom w:val="nil"/>
              <w:right w:val="nil"/>
            </w:tcBorders>
            <w:noWrap/>
            <w:vAlign w:val="bottom"/>
            <w:hideMark/>
          </w:tcPr>
          <w:p w14:paraId="79B926B8"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4F0F5EDF"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646" w:type="dxa"/>
            <w:tcBorders>
              <w:top w:val="nil"/>
              <w:left w:val="nil"/>
              <w:bottom w:val="nil"/>
              <w:right w:val="nil"/>
            </w:tcBorders>
            <w:noWrap/>
            <w:vAlign w:val="bottom"/>
          </w:tcPr>
          <w:p w14:paraId="1BB77EEF" w14:textId="6CDC7731"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698D5C35" w14:textId="71C3CC63"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6F173EBC" w14:textId="314D2D4A"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w:t>
            </w:r>
          </w:p>
        </w:tc>
      </w:tr>
      <w:tr w:rsidR="00BB17A3" w:rsidRPr="00E21DDA" w14:paraId="10B31B76" w14:textId="77777777" w:rsidTr="00BB3E07">
        <w:trPr>
          <w:trHeight w:val="300"/>
        </w:trPr>
        <w:tc>
          <w:tcPr>
            <w:tcW w:w="4060" w:type="dxa"/>
            <w:tcBorders>
              <w:top w:val="nil"/>
              <w:left w:val="nil"/>
              <w:bottom w:val="nil"/>
              <w:right w:val="nil"/>
            </w:tcBorders>
            <w:noWrap/>
            <w:vAlign w:val="bottom"/>
            <w:hideMark/>
          </w:tcPr>
          <w:p w14:paraId="7DDC03BF"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20" w:type="dxa"/>
            <w:tcBorders>
              <w:top w:val="nil"/>
              <w:left w:val="nil"/>
              <w:bottom w:val="nil"/>
              <w:right w:val="nil"/>
            </w:tcBorders>
            <w:noWrap/>
            <w:vAlign w:val="bottom"/>
            <w:hideMark/>
          </w:tcPr>
          <w:p w14:paraId="7C88C0ED"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646" w:type="dxa"/>
            <w:tcBorders>
              <w:top w:val="nil"/>
              <w:left w:val="nil"/>
              <w:bottom w:val="nil"/>
              <w:right w:val="nil"/>
            </w:tcBorders>
            <w:noWrap/>
            <w:vAlign w:val="bottom"/>
          </w:tcPr>
          <w:p w14:paraId="255E3EC2" w14:textId="7BB7A7A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45%</w:t>
            </w:r>
          </w:p>
        </w:tc>
        <w:tc>
          <w:tcPr>
            <w:tcW w:w="1591" w:type="dxa"/>
            <w:tcBorders>
              <w:top w:val="nil"/>
              <w:left w:val="nil"/>
              <w:bottom w:val="nil"/>
              <w:right w:val="nil"/>
            </w:tcBorders>
            <w:noWrap/>
            <w:vAlign w:val="bottom"/>
          </w:tcPr>
          <w:p w14:paraId="2B9A594B" w14:textId="66943861"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55%</w:t>
            </w:r>
          </w:p>
        </w:tc>
        <w:tc>
          <w:tcPr>
            <w:tcW w:w="1927" w:type="dxa"/>
            <w:tcBorders>
              <w:top w:val="nil"/>
              <w:left w:val="nil"/>
              <w:bottom w:val="nil"/>
              <w:right w:val="nil"/>
            </w:tcBorders>
            <w:noWrap/>
            <w:vAlign w:val="bottom"/>
          </w:tcPr>
          <w:p w14:paraId="5B604A4B" w14:textId="2F4C6EAB"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909</w:t>
            </w:r>
          </w:p>
        </w:tc>
      </w:tr>
      <w:tr w:rsidR="00BB17A3" w:rsidRPr="00E21DDA" w14:paraId="7EE54148" w14:textId="77777777" w:rsidTr="00BB3E07">
        <w:trPr>
          <w:trHeight w:val="300"/>
        </w:trPr>
        <w:tc>
          <w:tcPr>
            <w:tcW w:w="4060" w:type="dxa"/>
            <w:tcBorders>
              <w:top w:val="nil"/>
              <w:left w:val="nil"/>
              <w:bottom w:val="nil"/>
              <w:right w:val="nil"/>
            </w:tcBorders>
            <w:noWrap/>
            <w:vAlign w:val="bottom"/>
            <w:hideMark/>
          </w:tcPr>
          <w:p w14:paraId="42313C95" w14:textId="77777777" w:rsidR="00BB17A3" w:rsidRPr="00E21DDA" w:rsidRDefault="00BB17A3" w:rsidP="00BB17A3">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20" w:type="dxa"/>
            <w:tcBorders>
              <w:top w:val="nil"/>
              <w:left w:val="nil"/>
              <w:bottom w:val="nil"/>
              <w:right w:val="nil"/>
            </w:tcBorders>
            <w:noWrap/>
            <w:vAlign w:val="bottom"/>
            <w:hideMark/>
          </w:tcPr>
          <w:p w14:paraId="75EDFB3D" w14:textId="77777777" w:rsidR="00BB17A3" w:rsidRPr="00E21DDA" w:rsidRDefault="00BB17A3" w:rsidP="00BB17A3">
            <w:pPr>
              <w:spacing w:after="0" w:line="240" w:lineRule="auto"/>
              <w:jc w:val="right"/>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646" w:type="dxa"/>
            <w:tcBorders>
              <w:top w:val="nil"/>
              <w:left w:val="nil"/>
              <w:bottom w:val="nil"/>
              <w:right w:val="nil"/>
            </w:tcBorders>
            <w:noWrap/>
            <w:vAlign w:val="bottom"/>
          </w:tcPr>
          <w:p w14:paraId="45CC4E91" w14:textId="5F9E9F20"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100%</w:t>
            </w:r>
          </w:p>
        </w:tc>
        <w:tc>
          <w:tcPr>
            <w:tcW w:w="1591" w:type="dxa"/>
            <w:tcBorders>
              <w:top w:val="nil"/>
              <w:left w:val="nil"/>
              <w:bottom w:val="nil"/>
              <w:right w:val="nil"/>
            </w:tcBorders>
            <w:noWrap/>
            <w:vAlign w:val="bottom"/>
          </w:tcPr>
          <w:p w14:paraId="49EEF0CF" w14:textId="43987A74"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p>
        </w:tc>
        <w:tc>
          <w:tcPr>
            <w:tcW w:w="1927" w:type="dxa"/>
            <w:tcBorders>
              <w:top w:val="nil"/>
              <w:left w:val="nil"/>
              <w:bottom w:val="nil"/>
              <w:right w:val="nil"/>
            </w:tcBorders>
            <w:noWrap/>
            <w:vAlign w:val="bottom"/>
          </w:tcPr>
          <w:p w14:paraId="6E9910C2" w14:textId="4229BCF1" w:rsidR="00BB17A3" w:rsidRPr="00E21DDA" w:rsidRDefault="00BB17A3" w:rsidP="00BB17A3">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w:t>
            </w:r>
          </w:p>
        </w:tc>
      </w:tr>
      <w:tr w:rsidR="00BB17A3" w:rsidRPr="00E21DDA" w14:paraId="365051E6" w14:textId="77777777" w:rsidTr="00BB3E07">
        <w:trPr>
          <w:trHeight w:val="300"/>
        </w:trPr>
        <w:tc>
          <w:tcPr>
            <w:tcW w:w="4060" w:type="dxa"/>
            <w:tcBorders>
              <w:top w:val="nil"/>
              <w:left w:val="nil"/>
              <w:bottom w:val="nil"/>
              <w:right w:val="nil"/>
            </w:tcBorders>
            <w:noWrap/>
            <w:vAlign w:val="bottom"/>
            <w:hideMark/>
          </w:tcPr>
          <w:p w14:paraId="3C066B55" w14:textId="77777777" w:rsidR="00BB17A3" w:rsidRPr="00541F99" w:rsidRDefault="00BB17A3" w:rsidP="00BB17A3">
            <w:pPr>
              <w:spacing w:after="0" w:line="240" w:lineRule="auto"/>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bottom w:val="nil"/>
              <w:right w:val="nil"/>
            </w:tcBorders>
            <w:noWrap/>
            <w:vAlign w:val="bottom"/>
            <w:hideMark/>
          </w:tcPr>
          <w:p w14:paraId="5D506AC7" w14:textId="77777777" w:rsidR="00BB17A3" w:rsidRPr="00541F99" w:rsidRDefault="00BB17A3" w:rsidP="00BB17A3">
            <w:pPr>
              <w:spacing w:after="0" w:line="240" w:lineRule="auto"/>
              <w:jc w:val="right"/>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2019</w:t>
            </w:r>
          </w:p>
        </w:tc>
        <w:tc>
          <w:tcPr>
            <w:tcW w:w="1646" w:type="dxa"/>
            <w:tcBorders>
              <w:top w:val="nil"/>
              <w:left w:val="nil"/>
              <w:bottom w:val="nil"/>
              <w:right w:val="nil"/>
            </w:tcBorders>
            <w:noWrap/>
            <w:vAlign w:val="bottom"/>
          </w:tcPr>
          <w:p w14:paraId="711D3865" w14:textId="62FB6079"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100%</w:t>
            </w:r>
          </w:p>
        </w:tc>
        <w:tc>
          <w:tcPr>
            <w:tcW w:w="1591" w:type="dxa"/>
            <w:tcBorders>
              <w:top w:val="nil"/>
              <w:left w:val="nil"/>
              <w:bottom w:val="nil"/>
              <w:right w:val="nil"/>
            </w:tcBorders>
            <w:noWrap/>
            <w:vAlign w:val="bottom"/>
          </w:tcPr>
          <w:p w14:paraId="09096E4F" w14:textId="6C357B32"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0%</w:t>
            </w:r>
          </w:p>
        </w:tc>
        <w:tc>
          <w:tcPr>
            <w:tcW w:w="1927" w:type="dxa"/>
            <w:tcBorders>
              <w:top w:val="nil"/>
              <w:left w:val="nil"/>
              <w:bottom w:val="nil"/>
              <w:right w:val="nil"/>
            </w:tcBorders>
            <w:noWrap/>
            <w:vAlign w:val="bottom"/>
          </w:tcPr>
          <w:p w14:paraId="49D98AAA" w14:textId="4BBC9731"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18</w:t>
            </w:r>
            <w:r w:rsidR="00C51E4C" w:rsidRPr="00541F99">
              <w:rPr>
                <w:rFonts w:ascii="Calibri" w:hAnsi="Calibri" w:cs="Calibri"/>
                <w:color w:val="000000"/>
                <w:highlight w:val="yellow"/>
                <w:lang w:val="es-ES"/>
              </w:rPr>
              <w:t>.</w:t>
            </w:r>
            <w:r w:rsidRPr="00541F99">
              <w:rPr>
                <w:rFonts w:ascii="Calibri" w:hAnsi="Calibri" w:cs="Calibri"/>
                <w:color w:val="000000"/>
                <w:highlight w:val="yellow"/>
                <w:lang w:val="es-ES"/>
              </w:rPr>
              <w:t>291</w:t>
            </w:r>
          </w:p>
        </w:tc>
      </w:tr>
      <w:tr w:rsidR="00BB17A3" w:rsidRPr="00E21DDA" w14:paraId="264F7535" w14:textId="77777777" w:rsidTr="00BB3E07">
        <w:trPr>
          <w:trHeight w:val="300"/>
        </w:trPr>
        <w:tc>
          <w:tcPr>
            <w:tcW w:w="4060" w:type="dxa"/>
            <w:tcBorders>
              <w:top w:val="nil"/>
              <w:left w:val="nil"/>
              <w:right w:val="nil"/>
            </w:tcBorders>
            <w:noWrap/>
            <w:vAlign w:val="bottom"/>
            <w:hideMark/>
          </w:tcPr>
          <w:p w14:paraId="4262C0DE" w14:textId="77777777" w:rsidR="00BB17A3" w:rsidRPr="00541F99" w:rsidRDefault="00BB17A3" w:rsidP="00BB17A3">
            <w:pPr>
              <w:spacing w:after="0" w:line="240" w:lineRule="auto"/>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right w:val="nil"/>
            </w:tcBorders>
            <w:noWrap/>
            <w:vAlign w:val="bottom"/>
            <w:hideMark/>
          </w:tcPr>
          <w:p w14:paraId="618DD618" w14:textId="77777777" w:rsidR="00BB17A3" w:rsidRPr="00541F99" w:rsidRDefault="00BB17A3" w:rsidP="00BB17A3">
            <w:pPr>
              <w:spacing w:after="0" w:line="240" w:lineRule="auto"/>
              <w:jc w:val="right"/>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2020</w:t>
            </w:r>
          </w:p>
        </w:tc>
        <w:tc>
          <w:tcPr>
            <w:tcW w:w="1646" w:type="dxa"/>
            <w:tcBorders>
              <w:top w:val="nil"/>
              <w:left w:val="nil"/>
              <w:right w:val="nil"/>
            </w:tcBorders>
            <w:noWrap/>
            <w:vAlign w:val="bottom"/>
          </w:tcPr>
          <w:p w14:paraId="195B4192" w14:textId="7E5CB6B7"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99%</w:t>
            </w:r>
          </w:p>
        </w:tc>
        <w:tc>
          <w:tcPr>
            <w:tcW w:w="1591" w:type="dxa"/>
            <w:tcBorders>
              <w:top w:val="nil"/>
              <w:left w:val="nil"/>
              <w:right w:val="nil"/>
            </w:tcBorders>
            <w:noWrap/>
            <w:vAlign w:val="bottom"/>
          </w:tcPr>
          <w:p w14:paraId="5CEF3243" w14:textId="77D72EDD"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1%</w:t>
            </w:r>
          </w:p>
        </w:tc>
        <w:tc>
          <w:tcPr>
            <w:tcW w:w="1927" w:type="dxa"/>
            <w:tcBorders>
              <w:top w:val="nil"/>
              <w:left w:val="nil"/>
              <w:right w:val="nil"/>
            </w:tcBorders>
            <w:noWrap/>
            <w:vAlign w:val="bottom"/>
          </w:tcPr>
          <w:p w14:paraId="5F682555" w14:textId="4D1AD811"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24</w:t>
            </w:r>
            <w:r w:rsidR="00C51E4C" w:rsidRPr="00541F99">
              <w:rPr>
                <w:rFonts w:ascii="Calibri" w:hAnsi="Calibri" w:cs="Calibri"/>
                <w:color w:val="000000"/>
                <w:highlight w:val="yellow"/>
                <w:lang w:val="es-ES"/>
              </w:rPr>
              <w:t>.</w:t>
            </w:r>
            <w:r w:rsidRPr="00541F99">
              <w:rPr>
                <w:rFonts w:ascii="Calibri" w:hAnsi="Calibri" w:cs="Calibri"/>
                <w:color w:val="000000"/>
                <w:highlight w:val="yellow"/>
                <w:lang w:val="es-ES"/>
              </w:rPr>
              <w:t>773</w:t>
            </w:r>
          </w:p>
        </w:tc>
      </w:tr>
      <w:tr w:rsidR="00BB17A3" w:rsidRPr="00E21DDA" w14:paraId="5120600A" w14:textId="77777777" w:rsidTr="00BB3E07">
        <w:trPr>
          <w:trHeight w:val="300"/>
        </w:trPr>
        <w:tc>
          <w:tcPr>
            <w:tcW w:w="4060" w:type="dxa"/>
            <w:tcBorders>
              <w:top w:val="nil"/>
              <w:left w:val="nil"/>
              <w:bottom w:val="single" w:sz="4" w:space="0" w:color="auto"/>
              <w:right w:val="nil"/>
            </w:tcBorders>
            <w:noWrap/>
            <w:vAlign w:val="bottom"/>
            <w:hideMark/>
          </w:tcPr>
          <w:p w14:paraId="51504127" w14:textId="77777777" w:rsidR="00BB17A3" w:rsidRPr="00541F99" w:rsidRDefault="00BB17A3" w:rsidP="00BB17A3">
            <w:pPr>
              <w:spacing w:after="0" w:line="240" w:lineRule="auto"/>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bottom w:val="single" w:sz="4" w:space="0" w:color="auto"/>
              <w:right w:val="nil"/>
            </w:tcBorders>
            <w:noWrap/>
            <w:vAlign w:val="bottom"/>
            <w:hideMark/>
          </w:tcPr>
          <w:p w14:paraId="0EE05947" w14:textId="77777777" w:rsidR="00BB17A3" w:rsidRPr="00541F99" w:rsidRDefault="00BB17A3" w:rsidP="00BB17A3">
            <w:pPr>
              <w:spacing w:after="0" w:line="240" w:lineRule="auto"/>
              <w:jc w:val="right"/>
              <w:rPr>
                <w:rFonts w:ascii="Calibri" w:eastAsia="Times New Roman" w:hAnsi="Calibri" w:cs="Calibri"/>
                <w:color w:val="000000"/>
                <w:highlight w:val="yellow"/>
                <w:lang w:val="es-ES" w:eastAsia="es-MX"/>
              </w:rPr>
            </w:pPr>
            <w:r w:rsidRPr="00541F99">
              <w:rPr>
                <w:rFonts w:ascii="Calibri" w:eastAsia="Times New Roman" w:hAnsi="Calibri" w:cs="Calibri"/>
                <w:color w:val="000000"/>
                <w:highlight w:val="yellow"/>
                <w:lang w:val="es-ES" w:eastAsia="es-MX"/>
              </w:rPr>
              <w:t>2021</w:t>
            </w:r>
          </w:p>
        </w:tc>
        <w:tc>
          <w:tcPr>
            <w:tcW w:w="1646" w:type="dxa"/>
            <w:tcBorders>
              <w:top w:val="nil"/>
              <w:left w:val="nil"/>
              <w:bottom w:val="single" w:sz="4" w:space="0" w:color="auto"/>
              <w:right w:val="nil"/>
            </w:tcBorders>
            <w:noWrap/>
            <w:vAlign w:val="bottom"/>
          </w:tcPr>
          <w:p w14:paraId="4FCD9FAE" w14:textId="6A2CE2BC"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100%</w:t>
            </w:r>
          </w:p>
        </w:tc>
        <w:tc>
          <w:tcPr>
            <w:tcW w:w="1591" w:type="dxa"/>
            <w:tcBorders>
              <w:top w:val="nil"/>
              <w:left w:val="nil"/>
              <w:bottom w:val="single" w:sz="4" w:space="0" w:color="auto"/>
              <w:right w:val="nil"/>
            </w:tcBorders>
            <w:noWrap/>
            <w:vAlign w:val="bottom"/>
          </w:tcPr>
          <w:p w14:paraId="1E73BA78" w14:textId="7468A0DA"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0%</w:t>
            </w:r>
          </w:p>
        </w:tc>
        <w:tc>
          <w:tcPr>
            <w:tcW w:w="1927" w:type="dxa"/>
            <w:tcBorders>
              <w:top w:val="nil"/>
              <w:left w:val="nil"/>
              <w:bottom w:val="single" w:sz="4" w:space="0" w:color="auto"/>
              <w:right w:val="nil"/>
            </w:tcBorders>
            <w:noWrap/>
            <w:vAlign w:val="bottom"/>
          </w:tcPr>
          <w:p w14:paraId="58C5426B" w14:textId="3E68D933" w:rsidR="00BB17A3" w:rsidRPr="00541F99" w:rsidRDefault="00BB17A3" w:rsidP="00BB17A3">
            <w:pPr>
              <w:spacing w:after="0" w:line="240" w:lineRule="auto"/>
              <w:jc w:val="center"/>
              <w:rPr>
                <w:rFonts w:ascii="Calibri" w:eastAsia="Times New Roman" w:hAnsi="Calibri" w:cs="Calibri"/>
                <w:color w:val="000000"/>
                <w:highlight w:val="yellow"/>
                <w:lang w:val="es-ES" w:eastAsia="es-MX"/>
              </w:rPr>
            </w:pPr>
            <w:r w:rsidRPr="00541F99">
              <w:rPr>
                <w:rFonts w:ascii="Calibri" w:hAnsi="Calibri" w:cs="Calibri"/>
                <w:color w:val="000000"/>
                <w:highlight w:val="yellow"/>
                <w:lang w:val="es-ES"/>
              </w:rPr>
              <w:t>22</w:t>
            </w:r>
            <w:r w:rsidR="00C51E4C" w:rsidRPr="00541F99">
              <w:rPr>
                <w:rFonts w:ascii="Calibri" w:hAnsi="Calibri" w:cs="Calibri"/>
                <w:color w:val="000000"/>
                <w:highlight w:val="yellow"/>
                <w:lang w:val="es-ES"/>
              </w:rPr>
              <w:t>.</w:t>
            </w:r>
            <w:r w:rsidRPr="00541F99">
              <w:rPr>
                <w:rFonts w:ascii="Calibri" w:hAnsi="Calibri" w:cs="Calibri"/>
                <w:color w:val="000000"/>
                <w:highlight w:val="yellow"/>
                <w:lang w:val="es-ES"/>
              </w:rPr>
              <w:t xml:space="preserve">776 </w:t>
            </w:r>
          </w:p>
        </w:tc>
      </w:tr>
    </w:tbl>
    <w:p w14:paraId="6E7306C4" w14:textId="54040A23" w:rsidR="00F36026" w:rsidRPr="00E21DDA" w:rsidRDefault="00F36026" w:rsidP="00F36026">
      <w:pPr>
        <w:spacing w:line="276" w:lineRule="auto"/>
        <w:jc w:val="both"/>
        <w:rPr>
          <w:sz w:val="18"/>
          <w:szCs w:val="18"/>
          <w:lang w:val="es-ES"/>
        </w:rPr>
      </w:pPr>
      <w:r w:rsidRPr="00E21DDA">
        <w:rPr>
          <w:sz w:val="18"/>
          <w:szCs w:val="18"/>
          <w:lang w:val="es-ES"/>
        </w:rPr>
        <w:t>Fuente: Elaboración propia a partir de información oficial de SERNAPESCA.</w:t>
      </w:r>
    </w:p>
    <w:p w14:paraId="3A05CB1D" w14:textId="5FC7597E" w:rsidR="000657C5" w:rsidRPr="00E21DDA" w:rsidRDefault="000657C5" w:rsidP="00F36026">
      <w:pPr>
        <w:spacing w:line="276" w:lineRule="auto"/>
        <w:jc w:val="both"/>
        <w:rPr>
          <w:sz w:val="18"/>
          <w:szCs w:val="18"/>
          <w:lang w:val="es-ES"/>
        </w:rPr>
      </w:pPr>
    </w:p>
    <w:p w14:paraId="7DC111A9" w14:textId="25492312" w:rsidR="000657C5" w:rsidRPr="00E21DDA" w:rsidRDefault="000657C5" w:rsidP="00F36026">
      <w:pPr>
        <w:spacing w:line="276" w:lineRule="auto"/>
        <w:jc w:val="both"/>
        <w:rPr>
          <w:lang w:val="es-ES"/>
        </w:rPr>
      </w:pPr>
    </w:p>
    <w:p w14:paraId="01D326E9" w14:textId="391A8705" w:rsidR="000657C5" w:rsidRPr="00E21DDA" w:rsidRDefault="000657C5" w:rsidP="00F36026">
      <w:pPr>
        <w:spacing w:line="276" w:lineRule="auto"/>
        <w:jc w:val="both"/>
        <w:rPr>
          <w:lang w:val="es-ES"/>
        </w:rPr>
      </w:pPr>
    </w:p>
    <w:p w14:paraId="05298FC9" w14:textId="128D50B0" w:rsidR="00D80A29" w:rsidRPr="00E21DDA" w:rsidRDefault="000657C5" w:rsidP="00F36026">
      <w:pPr>
        <w:spacing w:line="276" w:lineRule="auto"/>
        <w:jc w:val="both"/>
        <w:rPr>
          <w:lang w:val="es-ES"/>
        </w:rPr>
      </w:pPr>
      <w:r w:rsidRPr="00E21DDA">
        <w:rPr>
          <w:lang w:val="es-ES"/>
        </w:rPr>
        <w:t>Con respecto al desempeño de las subastas realizadas bajo el régimen de licencia</w:t>
      </w:r>
      <w:r w:rsidR="009B15FA">
        <w:rPr>
          <w:lang w:val="es-ES"/>
        </w:rPr>
        <w:t>s</w:t>
      </w:r>
      <w:r w:rsidRPr="00E21DDA">
        <w:rPr>
          <w:lang w:val="es-ES"/>
        </w:rPr>
        <w:t xml:space="preserve"> transable</w:t>
      </w:r>
      <w:r w:rsidR="009B15FA">
        <w:rPr>
          <w:lang w:val="es-ES"/>
        </w:rPr>
        <w:t>s</w:t>
      </w:r>
      <w:r w:rsidRPr="00E21DDA">
        <w:rPr>
          <w:lang w:val="es-ES"/>
        </w:rPr>
        <w:t xml:space="preserve"> de pesca (clase B), se ha</w:t>
      </w:r>
      <w:r w:rsidR="00D80A29" w:rsidRPr="00E21DDA">
        <w:rPr>
          <w:lang w:val="es-ES"/>
        </w:rPr>
        <w:t>n analizado varios indicadores, entre los que destacan el número de oferentes, el número de adjudicados (mejor postor), el valor promedio adjudicado por tonelada en cada subasta, una razón (o ratio) entre el precio adjudicado y el precio mínimo, la desviación estándar y el coeficiente de variación, tanto para las subastas reservadas para EMT, así como también para las subastas TO. Esta primera mirada del desempeño de las subastas realizadas en Chile, entre los años 2015 y 2021, se encuentra detallada en las Tablas 12 y 13.</w:t>
      </w:r>
    </w:p>
    <w:p w14:paraId="10053F48" w14:textId="714DBADB" w:rsidR="00F84119" w:rsidRDefault="00F84119" w:rsidP="00F36026">
      <w:pPr>
        <w:spacing w:line="276" w:lineRule="auto"/>
        <w:jc w:val="both"/>
        <w:rPr>
          <w:lang w:val="es-ES"/>
        </w:rPr>
      </w:pPr>
      <w:r w:rsidRPr="00E21DDA">
        <w:rPr>
          <w:lang w:val="es-ES"/>
        </w:rPr>
        <w:t xml:space="preserve">Con respecto al número de participantes, en general son pocos, en comparación con el número de actores (ver Tablas 9 y 10, lo que da una primera mirada de cómo se han desarrollado las subastas en Chile, con una baja participación. </w:t>
      </w:r>
      <w:r w:rsidR="00204F2E" w:rsidRPr="00E21DDA">
        <w:rPr>
          <w:lang w:val="es-ES"/>
        </w:rPr>
        <w:t>Un segundo elemento para considerar</w:t>
      </w:r>
      <w:r w:rsidRPr="00E21DDA">
        <w:rPr>
          <w:lang w:val="es-ES"/>
        </w:rPr>
        <w:t xml:space="preserve"> es el precio de adjudicación. En general si </w:t>
      </w:r>
      <w:r w:rsidR="00204F2E">
        <w:rPr>
          <w:lang w:val="es-ES"/>
        </w:rPr>
        <w:t xml:space="preserve">existe una gran diferencia entre el </w:t>
      </w:r>
      <w:r w:rsidRPr="00E21DDA">
        <w:rPr>
          <w:lang w:val="es-ES"/>
        </w:rPr>
        <w:t xml:space="preserve">precio de adjudicación </w:t>
      </w:r>
      <w:r w:rsidR="00204F2E">
        <w:rPr>
          <w:lang w:val="es-ES"/>
        </w:rPr>
        <w:t>y el precio mínimo</w:t>
      </w:r>
      <w:r w:rsidRPr="00E21DDA">
        <w:rPr>
          <w:lang w:val="es-ES"/>
        </w:rPr>
        <w:t xml:space="preserve">, esto quiere decir que </w:t>
      </w:r>
      <w:r w:rsidR="00204F2E">
        <w:rPr>
          <w:lang w:val="es-ES"/>
        </w:rPr>
        <w:t>existió mayor competencia en la subasta de la UP</w:t>
      </w:r>
      <w:r w:rsidRPr="00E21DDA">
        <w:rPr>
          <w:lang w:val="es-ES"/>
        </w:rPr>
        <w:t xml:space="preserve"> y </w:t>
      </w:r>
      <w:r w:rsidR="00204F2E">
        <w:rPr>
          <w:lang w:val="es-ES"/>
        </w:rPr>
        <w:t xml:space="preserve">que los permisos asignados se consideran </w:t>
      </w:r>
      <w:r w:rsidRPr="00E21DDA">
        <w:rPr>
          <w:lang w:val="es-ES"/>
        </w:rPr>
        <w:t>valios</w:t>
      </w:r>
      <w:r w:rsidR="00204F2E">
        <w:rPr>
          <w:lang w:val="es-ES"/>
        </w:rPr>
        <w:t>os</w:t>
      </w:r>
      <w:r w:rsidRPr="00E21DDA">
        <w:rPr>
          <w:lang w:val="es-ES"/>
        </w:rPr>
        <w:t>. Los armadores están dispuestos a desembolsar una mayor cantidad de dinero por cada tonelada de cuota</w:t>
      </w:r>
      <w:r w:rsidR="00204F2E">
        <w:rPr>
          <w:lang w:val="es-ES"/>
        </w:rPr>
        <w:t xml:space="preserve"> que la mínima requerida</w:t>
      </w:r>
      <w:r w:rsidRPr="00E21DDA">
        <w:rPr>
          <w:lang w:val="es-ES"/>
        </w:rPr>
        <w:t xml:space="preserve">. </w:t>
      </w:r>
      <w:commentRangeStart w:id="29"/>
      <w:commentRangeStart w:id="30"/>
      <w:r w:rsidRPr="00E21DDA">
        <w:rPr>
          <w:lang w:val="es-ES"/>
        </w:rPr>
        <w:t>Por el contrario, si la relación entre el precio mínimo y el precio de adjudicación es muy similar, esto nos daría una señal de que la UP es menos competitiva y menos valiosa por los agentes, o bien, que el precio mínimo está muy cerca de la máxima disposición a pagar por las empresas por cada tonelada de cuota.</w:t>
      </w:r>
      <w:r w:rsidR="00813171" w:rsidRPr="00E21DDA">
        <w:rPr>
          <w:lang w:val="es-ES"/>
        </w:rPr>
        <w:t xml:space="preserve"> </w:t>
      </w:r>
      <w:commentRangeEnd w:id="29"/>
      <w:r w:rsidR="008B5083">
        <w:rPr>
          <w:rStyle w:val="CommentReference"/>
        </w:rPr>
        <w:commentReference w:id="29"/>
      </w:r>
      <w:commentRangeEnd w:id="30"/>
      <w:r w:rsidR="008B5083">
        <w:rPr>
          <w:rStyle w:val="CommentReference"/>
        </w:rPr>
        <w:commentReference w:id="30"/>
      </w:r>
      <w:r w:rsidR="00813171" w:rsidRPr="00E21DDA">
        <w:rPr>
          <w:lang w:val="es-ES"/>
        </w:rPr>
        <w:t>Para medir esto, se ha utilizado un</w:t>
      </w:r>
      <w:r w:rsidR="00CF2385">
        <w:rPr>
          <w:lang w:val="es-ES"/>
        </w:rPr>
        <w:t>a</w:t>
      </w:r>
      <w:r w:rsidR="00813171" w:rsidRPr="00E21DDA">
        <w:rPr>
          <w:lang w:val="es-ES"/>
        </w:rPr>
        <w:t xml:space="preserve"> razón (ratio) entre el precio promedio de adjudicación en cada subasta (por UP) y el precio mínimo por tonelada. En las unidades de pesquerías en las que se encuentran un valor más alto es en la Anchoveta Centro-Sur y la Sardina Centro-Sur, con valores cercanos a los 40 (entre 29,9 y 45,6), lo cual quiere decir, que en promedio en estas UP se ha subastado la cuota por un valor de 40 veces al fijado como el precio mínimo por la autoridad, esto tanto para las subastas de EMT, así como también para las TO. Notar que para las subastas TO el </w:t>
      </w:r>
      <w:r w:rsidR="00CF2385" w:rsidRPr="00E21DDA">
        <w:rPr>
          <w:lang w:val="es-ES"/>
        </w:rPr>
        <w:t>valor es</w:t>
      </w:r>
      <w:r w:rsidR="00813171" w:rsidRPr="00E21DDA">
        <w:rPr>
          <w:lang w:val="es-ES"/>
        </w:rPr>
        <w:t xml:space="preserve"> levemente mayor (en promedio) que en las destinadas únicamente para las de EMT</w:t>
      </w:r>
      <w:r w:rsidR="00B70312" w:rsidRPr="00E21DDA">
        <w:rPr>
          <w:lang w:val="es-ES"/>
        </w:rPr>
        <w:t xml:space="preserve"> (en estas UP).</w:t>
      </w:r>
    </w:p>
    <w:p w14:paraId="43CC089C" w14:textId="749AB81B" w:rsidR="005E2CBC" w:rsidRPr="00E3259D" w:rsidRDefault="005E2CBC" w:rsidP="005E2CBC">
      <w:pPr>
        <w:jc w:val="both"/>
        <w:rPr>
          <w:rFonts w:ascii="Calibri" w:hAnsi="Calibri" w:cs="Calibri"/>
        </w:rPr>
      </w:pPr>
      <w:r w:rsidRPr="00E3259D">
        <w:rPr>
          <w:rFonts w:ascii="Calibri" w:hAnsi="Calibri" w:cs="Calibri"/>
        </w:rPr>
        <w:t xml:space="preserve">Para complementar el análisis se ha calculado una razón entre el precio promedio de adjudicación y el precio playa por UP. </w:t>
      </w:r>
      <w:r w:rsidR="00A84CDD">
        <w:rPr>
          <w:rFonts w:ascii="Calibri" w:hAnsi="Calibri" w:cs="Calibri"/>
        </w:rPr>
        <w:t>Esta medida mide la distancia que existe entre el valor de adjudicación de una tonelada del recurso y el valor que se obtiene en el mercado por esa tonelada puesta en la playa. Cuando la razón es muy inferior a la unidad, se puede sospechar que la subasta no es competitiva</w:t>
      </w:r>
      <w:r w:rsidRPr="00E3259D">
        <w:rPr>
          <w:rFonts w:ascii="Calibri" w:hAnsi="Calibri" w:cs="Calibri"/>
        </w:rPr>
        <w:t xml:space="preserve">. </w:t>
      </w:r>
      <w:r w:rsidR="00A84CDD">
        <w:rPr>
          <w:rFonts w:ascii="Calibri" w:hAnsi="Calibri" w:cs="Calibri"/>
        </w:rPr>
        <w:t xml:space="preserve">En general, se observan que en la mayoría de las UP esta relación se da y en algunas la razón es muy baja. </w:t>
      </w:r>
      <w:r w:rsidRPr="00E3259D">
        <w:rPr>
          <w:rFonts w:ascii="Calibri" w:hAnsi="Calibri" w:cs="Calibri"/>
        </w:rPr>
        <w:t xml:space="preserve">Sin embargo, en algunas UP la razón es mayor, como es el caso de la subasta de Langostino Colorado el año 2015 para EMT, Sardina común centro-sur para el año 2015, el Jurel </w:t>
      </w:r>
      <w:r w:rsidRPr="00DA70BE">
        <w:rPr>
          <w:rFonts w:ascii="Calibri" w:eastAsia="Times New Roman" w:hAnsi="Calibri" w:cs="Calibri"/>
          <w:color w:val="000000"/>
          <w:lang w:val="es-ES" w:eastAsia="es-MX"/>
        </w:rPr>
        <w:t>(XIV - X Región)</w:t>
      </w:r>
      <w:r w:rsidRPr="00E3259D">
        <w:rPr>
          <w:rFonts w:ascii="Calibri" w:hAnsi="Calibri" w:cs="Calibri"/>
          <w:color w:val="000000"/>
          <w:lang w:val="es-ES"/>
        </w:rPr>
        <w:t xml:space="preserve"> año 2017 y la </w:t>
      </w:r>
      <w:r w:rsidRPr="00DA70BE">
        <w:rPr>
          <w:rFonts w:ascii="Calibri" w:eastAsia="Times New Roman" w:hAnsi="Calibri" w:cs="Calibri"/>
          <w:color w:val="000000"/>
          <w:lang w:val="es-ES" w:eastAsia="es-MX"/>
        </w:rPr>
        <w:t>Anchoveta Centro Sur (V - X Región</w:t>
      </w:r>
      <w:r w:rsidRPr="00E3259D">
        <w:rPr>
          <w:rFonts w:ascii="Calibri" w:hAnsi="Calibri" w:cs="Calibri"/>
          <w:color w:val="000000"/>
          <w:lang w:val="es-ES"/>
        </w:rPr>
        <w:t>) años 2019 y 2021.</w:t>
      </w:r>
      <w:r w:rsidR="00A84CDD">
        <w:rPr>
          <w:rFonts w:ascii="Calibri" w:hAnsi="Calibri" w:cs="Calibri"/>
          <w:color w:val="000000"/>
          <w:lang w:val="es-ES"/>
        </w:rPr>
        <w:t xml:space="preserve"> Esto puede deberse a que el valor de la tonelada medida en playa no corresponde con el valor que la tonelada tendrá al momento de ser extraída, por tratarse de distintos momentos en el tiempo.</w:t>
      </w:r>
      <w:r>
        <w:rPr>
          <w:rFonts w:ascii="Calibri" w:hAnsi="Calibri" w:cs="Calibri"/>
          <w:color w:val="000000"/>
          <w:lang w:val="es-ES"/>
        </w:rPr>
        <w:t xml:space="preserve"> El detalle se presenta en la Tabla A.1. en el Anexo.</w:t>
      </w:r>
    </w:p>
    <w:p w14:paraId="02C63FB1" w14:textId="143CC36A" w:rsidR="00B70312" w:rsidRPr="00E21DDA" w:rsidRDefault="00B70312" w:rsidP="00B70312">
      <w:pPr>
        <w:spacing w:line="276" w:lineRule="auto"/>
        <w:jc w:val="both"/>
        <w:rPr>
          <w:lang w:val="es-ES"/>
        </w:rPr>
      </w:pPr>
      <w:r w:rsidRPr="00E21DDA">
        <w:rPr>
          <w:lang w:val="es-ES"/>
        </w:rPr>
        <w:t xml:space="preserve">En las subastas de Jurel es otro caso en el cual es posible encontrar precios adjudicación considerablemente mayores al mínimo publicado. Cerca de 20 fue el promedio de adjudicación con respecto al mínimo, donde al igual que en el caso de la Anchoveta y Sardina Centro-Sur, para las subastas TO el </w:t>
      </w:r>
      <w:r w:rsidR="00CF2385" w:rsidRPr="00E21DDA">
        <w:rPr>
          <w:lang w:val="es-ES"/>
        </w:rPr>
        <w:t>valor es</w:t>
      </w:r>
      <w:r w:rsidRPr="00E21DDA">
        <w:rPr>
          <w:lang w:val="es-ES"/>
        </w:rPr>
        <w:t xml:space="preserve"> levemente mayor (en promedio) que en las destinadas únicamente para las de EMT (en estas UP).</w:t>
      </w:r>
    </w:p>
    <w:p w14:paraId="5771A139" w14:textId="57CB1C3D" w:rsidR="00FB7A34" w:rsidRPr="00E21DDA" w:rsidRDefault="00FB7A34" w:rsidP="00B70312">
      <w:pPr>
        <w:spacing w:line="276" w:lineRule="auto"/>
        <w:jc w:val="both"/>
        <w:rPr>
          <w:lang w:val="es-ES"/>
        </w:rPr>
      </w:pPr>
      <w:r w:rsidRPr="00E21DDA">
        <w:rPr>
          <w:lang w:val="es-ES"/>
        </w:rPr>
        <w:t>En las subastas del Congrio Dorado Norte y Congrio Dorado Sur, también existen diferencias entre las subastas TO y EMT, siendo el precio subastado de estas últimas menor al de TO. Para las EMT</w:t>
      </w:r>
      <w:r w:rsidR="00CF2385">
        <w:rPr>
          <w:lang w:val="es-ES"/>
        </w:rPr>
        <w:t>,</w:t>
      </w:r>
      <w:r w:rsidRPr="00E21DDA">
        <w:rPr>
          <w:lang w:val="es-ES"/>
        </w:rPr>
        <w:t xml:space="preserve"> el ratio ronda el valor de 13, mientras que para las TO 20 aproximadamente. A excepción de las subastas para el año 2020 donde el valor oscila entre 3,4 y 4,4 (ambas unidades de pesquerías). Situación similar ocurre en las Ups de la Merluza del Sur (norte y sur) con valores cercanos a 10 para las subastas sin restricción de oferentes, mientras que el promedio para las </w:t>
      </w:r>
      <w:r w:rsidRPr="00E21DDA">
        <w:rPr>
          <w:lang w:val="es-ES"/>
        </w:rPr>
        <w:lastRenderedPageBreak/>
        <w:t>reservadas a EMT se encuentra en 5,7; lo cual quiere decir que en las subastas de EMT el precio de adjudicación es de 5,7 veces con respecto al precio mínimo por tonelada, mientras que en las subastas para TO, el precio de adjudicación es de aproximadamente 10 veces al precio mínimo por tonelada</w:t>
      </w:r>
    </w:p>
    <w:p w14:paraId="435F5968" w14:textId="54DF8DD8" w:rsidR="00B70312" w:rsidRPr="00E21DDA" w:rsidRDefault="00FB7A34" w:rsidP="00F36026">
      <w:pPr>
        <w:spacing w:line="276" w:lineRule="auto"/>
        <w:jc w:val="both"/>
        <w:rPr>
          <w:lang w:val="es-ES"/>
        </w:rPr>
      </w:pPr>
      <w:r w:rsidRPr="00E21DDA">
        <w:rPr>
          <w:lang w:val="es-ES"/>
        </w:rPr>
        <w:t>Finalmente, las unidades de pesquerías en las cuales el precio de oferta (adjudicado) es cercano al precio mínimo son el Langostino Amarillo, Langostino Colorado, Camarón Nailon, Anchoveta Norte y Merluza Común Norte.</w:t>
      </w:r>
    </w:p>
    <w:p w14:paraId="49BAAEFF" w14:textId="436F8F96" w:rsidR="000657C5" w:rsidRPr="00E21DDA" w:rsidRDefault="00D80A29" w:rsidP="00F36026">
      <w:pPr>
        <w:spacing w:line="276" w:lineRule="auto"/>
        <w:jc w:val="both"/>
        <w:rPr>
          <w:lang w:val="es-ES"/>
        </w:rPr>
      </w:pPr>
      <w:r w:rsidRPr="00E21DDA">
        <w:rPr>
          <w:lang w:val="es-ES"/>
        </w:rPr>
        <w:t xml:space="preserve">Debido a que uno de los objetivos de las subastas es la recaudación, en la Tabla 14 se detalla la recaudación </w:t>
      </w:r>
      <w:r w:rsidRPr="00FD7880">
        <w:rPr>
          <w:i/>
          <w:iCs/>
          <w:lang w:val="es-ES"/>
        </w:rPr>
        <w:t>potencial</w:t>
      </w:r>
      <w:r w:rsidRPr="00E21DDA">
        <w:rPr>
          <w:lang w:val="es-ES"/>
        </w:rPr>
        <w:t xml:space="preserve"> de las subastas realizadas entre los años 2015 y 2021 por cada unidad de pesquería. Se hace referencia a </w:t>
      </w:r>
      <w:r w:rsidRPr="00FD7880">
        <w:rPr>
          <w:i/>
          <w:iCs/>
          <w:lang w:val="es-ES"/>
        </w:rPr>
        <w:t>potencial</w:t>
      </w:r>
      <w:r w:rsidRPr="00E21DDA">
        <w:rPr>
          <w:lang w:val="es-ES"/>
        </w:rPr>
        <w:t xml:space="preserve">, debido a que </w:t>
      </w:r>
      <w:r w:rsidR="00CF2385" w:rsidRPr="00E21DDA">
        <w:rPr>
          <w:lang w:val="es-ES"/>
        </w:rPr>
        <w:t>los pagos de las subastas por parte de los adjudicados al fisco se realizan anualmente</w:t>
      </w:r>
      <w:r w:rsidRPr="00E21DDA">
        <w:rPr>
          <w:lang w:val="es-ES"/>
        </w:rPr>
        <w:t xml:space="preserve"> y de forma parcializada</w:t>
      </w:r>
      <w:r w:rsidR="00893105" w:rsidRPr="00E21DDA">
        <w:rPr>
          <w:lang w:val="es-ES"/>
        </w:rPr>
        <w:t xml:space="preserve"> (en los 20 años)</w:t>
      </w:r>
      <w:r w:rsidRPr="00E21DDA">
        <w:rPr>
          <w:lang w:val="es-ES"/>
        </w:rPr>
        <w:t>, por lo que el cálculo realizado en la Tabla 14 indica el valor total a recaudar, asumiendo que los pagos se realizan de forma efectiva, en tiempo y forma, sin incumplimientos y/o renuncias.</w:t>
      </w:r>
    </w:p>
    <w:p w14:paraId="5EDA5731" w14:textId="794FDFD1" w:rsidR="00D80A29" w:rsidRPr="00E21DDA" w:rsidRDefault="00D80A29" w:rsidP="00F36026">
      <w:pPr>
        <w:spacing w:line="276" w:lineRule="auto"/>
        <w:jc w:val="both"/>
        <w:rPr>
          <w:lang w:val="es-ES"/>
        </w:rPr>
      </w:pPr>
    </w:p>
    <w:p w14:paraId="2DA9E7A3" w14:textId="77777777" w:rsidR="00D80A29" w:rsidRPr="00FD7880" w:rsidRDefault="00D80A29" w:rsidP="00F36026">
      <w:pPr>
        <w:spacing w:line="276" w:lineRule="auto"/>
        <w:jc w:val="both"/>
        <w:rPr>
          <w:lang w:val="es-ES"/>
        </w:rPr>
      </w:pPr>
    </w:p>
    <w:p w14:paraId="64976433" w14:textId="55CA765C" w:rsidR="00F36026" w:rsidRPr="00E21DDA" w:rsidRDefault="00F36026">
      <w:pPr>
        <w:rPr>
          <w:lang w:val="es-ES"/>
        </w:rPr>
      </w:pPr>
      <w:r w:rsidRPr="00E21DDA">
        <w:rPr>
          <w:lang w:val="es-ES"/>
        </w:rPr>
        <w:br w:type="page"/>
      </w:r>
    </w:p>
    <w:p w14:paraId="6B7E9DAF" w14:textId="77777777" w:rsidR="00F36026" w:rsidRPr="00E21DDA" w:rsidRDefault="00F36026" w:rsidP="00A03A52">
      <w:pPr>
        <w:jc w:val="both"/>
        <w:rPr>
          <w:lang w:val="es-ES"/>
        </w:rPr>
        <w:sectPr w:rsidR="00F36026" w:rsidRPr="00E21DDA" w:rsidSect="00032DCB">
          <w:headerReference w:type="default" r:id="rId18"/>
          <w:pgSz w:w="12240" w:h="15840"/>
          <w:pgMar w:top="1440" w:right="1077" w:bottom="1440" w:left="1077" w:header="709" w:footer="709" w:gutter="0"/>
          <w:cols w:space="708"/>
          <w:docGrid w:linePitch="360"/>
        </w:sectPr>
      </w:pPr>
    </w:p>
    <w:p w14:paraId="2A00BB84" w14:textId="488F0366" w:rsidR="00F36026" w:rsidRPr="00FD7880" w:rsidRDefault="00F36026" w:rsidP="00FD7880">
      <w:pPr>
        <w:jc w:val="center"/>
        <w:rPr>
          <w:b/>
          <w:bCs/>
          <w:lang w:val="es-ES"/>
        </w:rPr>
      </w:pPr>
      <w:r w:rsidRPr="00FD7880">
        <w:rPr>
          <w:b/>
          <w:bCs/>
          <w:lang w:val="es-ES"/>
        </w:rPr>
        <w:lastRenderedPageBreak/>
        <w:t>Tabla</w:t>
      </w:r>
      <w:r w:rsidR="00BB3E07" w:rsidRPr="00FD7880">
        <w:rPr>
          <w:b/>
          <w:bCs/>
          <w:lang w:val="es-ES"/>
        </w:rPr>
        <w:t xml:space="preserve"> 12</w:t>
      </w:r>
      <w:r w:rsidRPr="00FD7880">
        <w:rPr>
          <w:b/>
          <w:bCs/>
          <w:lang w:val="es-ES"/>
        </w:rPr>
        <w:t xml:space="preserve">. </w:t>
      </w:r>
      <w:r w:rsidR="00BB3E07" w:rsidRPr="00FD7880">
        <w:rPr>
          <w:b/>
          <w:bCs/>
          <w:lang w:val="es-ES"/>
        </w:rPr>
        <w:t>Análisis de Subastas LTP – B . Empresas de Menor Tamaño. Años 2015 - 2021</w:t>
      </w:r>
    </w:p>
    <w:tbl>
      <w:tblPr>
        <w:tblW w:w="13456" w:type="dxa"/>
        <w:tblLayout w:type="fixed"/>
        <w:tblCellMar>
          <w:left w:w="70" w:type="dxa"/>
          <w:right w:w="70" w:type="dxa"/>
        </w:tblCellMar>
        <w:tblLook w:val="04A0" w:firstRow="1" w:lastRow="0" w:firstColumn="1" w:lastColumn="0" w:noHBand="0" w:noVBand="1"/>
      </w:tblPr>
      <w:tblGrid>
        <w:gridCol w:w="4457"/>
        <w:gridCol w:w="620"/>
        <w:gridCol w:w="1161"/>
        <w:gridCol w:w="1373"/>
        <w:gridCol w:w="1036"/>
        <w:gridCol w:w="1300"/>
        <w:gridCol w:w="1300"/>
        <w:gridCol w:w="1300"/>
        <w:gridCol w:w="909"/>
      </w:tblGrid>
      <w:tr w:rsidR="00F36026" w:rsidRPr="00E21DDA" w14:paraId="2E18A714" w14:textId="77777777" w:rsidTr="00FD7880">
        <w:trPr>
          <w:trHeight w:val="1920"/>
        </w:trPr>
        <w:tc>
          <w:tcPr>
            <w:tcW w:w="4457" w:type="dxa"/>
            <w:tcBorders>
              <w:top w:val="single" w:sz="4" w:space="0" w:color="auto"/>
              <w:left w:val="nil"/>
              <w:bottom w:val="single" w:sz="4" w:space="0" w:color="auto"/>
              <w:right w:val="nil"/>
            </w:tcBorders>
            <w:vAlign w:val="center"/>
            <w:hideMark/>
          </w:tcPr>
          <w:p w14:paraId="315FD331" w14:textId="77777777" w:rsidR="00F36026" w:rsidRPr="00E21DDA" w:rsidRDefault="00F36026" w:rsidP="00F36026">
            <w:pPr>
              <w:spacing w:after="0" w:line="240" w:lineRule="auto"/>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Unidades de Pesquería</w:t>
            </w:r>
          </w:p>
        </w:tc>
        <w:tc>
          <w:tcPr>
            <w:tcW w:w="620" w:type="dxa"/>
            <w:tcBorders>
              <w:top w:val="single" w:sz="4" w:space="0" w:color="auto"/>
              <w:left w:val="nil"/>
              <w:bottom w:val="single" w:sz="4" w:space="0" w:color="auto"/>
              <w:right w:val="nil"/>
            </w:tcBorders>
            <w:vAlign w:val="center"/>
            <w:hideMark/>
          </w:tcPr>
          <w:p w14:paraId="4435C71B" w14:textId="7777777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Año</w:t>
            </w:r>
          </w:p>
        </w:tc>
        <w:tc>
          <w:tcPr>
            <w:tcW w:w="1161" w:type="dxa"/>
            <w:tcBorders>
              <w:top w:val="single" w:sz="4" w:space="0" w:color="auto"/>
              <w:left w:val="nil"/>
              <w:bottom w:val="single" w:sz="4" w:space="0" w:color="auto"/>
              <w:right w:val="nil"/>
            </w:tcBorders>
            <w:vAlign w:val="center"/>
            <w:hideMark/>
          </w:tcPr>
          <w:p w14:paraId="2441ABA9" w14:textId="60711864"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Nro</w:t>
            </w:r>
            <w:r w:rsidR="00D53F24" w:rsidRPr="00E21DDA">
              <w:rPr>
                <w:rFonts w:ascii="Calibri" w:eastAsia="Times New Roman" w:hAnsi="Calibri" w:cs="Calibri"/>
                <w:b/>
                <w:bCs/>
                <w:color w:val="000000"/>
                <w:lang w:val="es-ES" w:eastAsia="es-MX"/>
              </w:rPr>
              <w:t>.</w:t>
            </w:r>
            <w:r w:rsidRPr="00E21DDA">
              <w:rPr>
                <w:rFonts w:ascii="Calibri" w:eastAsia="Times New Roman" w:hAnsi="Calibri" w:cs="Calibri"/>
                <w:b/>
                <w:bCs/>
                <w:color w:val="000000"/>
                <w:lang w:val="es-ES" w:eastAsia="es-MX"/>
              </w:rPr>
              <w:t xml:space="preserve"> </w:t>
            </w:r>
          </w:p>
          <w:p w14:paraId="5E243B83" w14:textId="221BEC3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Oferentes</w:t>
            </w:r>
          </w:p>
        </w:tc>
        <w:tc>
          <w:tcPr>
            <w:tcW w:w="1373" w:type="dxa"/>
            <w:tcBorders>
              <w:top w:val="single" w:sz="4" w:space="0" w:color="auto"/>
              <w:left w:val="nil"/>
              <w:bottom w:val="single" w:sz="4" w:space="0" w:color="auto"/>
              <w:right w:val="nil"/>
            </w:tcBorders>
            <w:vAlign w:val="center"/>
            <w:hideMark/>
          </w:tcPr>
          <w:p w14:paraId="1F5ED464" w14:textId="2E0D2BC2"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Nro</w:t>
            </w:r>
            <w:r w:rsidR="00D53F24" w:rsidRPr="00E21DDA">
              <w:rPr>
                <w:rFonts w:ascii="Calibri" w:eastAsia="Times New Roman" w:hAnsi="Calibri" w:cs="Calibri"/>
                <w:b/>
                <w:bCs/>
                <w:color w:val="000000"/>
                <w:lang w:val="es-ES" w:eastAsia="es-MX"/>
              </w:rPr>
              <w:t>.</w:t>
            </w:r>
          </w:p>
          <w:p w14:paraId="2F0BEF3A" w14:textId="184B6498"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Adjudicados</w:t>
            </w:r>
          </w:p>
        </w:tc>
        <w:tc>
          <w:tcPr>
            <w:tcW w:w="1036" w:type="dxa"/>
            <w:tcBorders>
              <w:top w:val="single" w:sz="4" w:space="0" w:color="auto"/>
              <w:left w:val="nil"/>
              <w:bottom w:val="single" w:sz="4" w:space="0" w:color="auto"/>
              <w:right w:val="nil"/>
            </w:tcBorders>
            <w:vAlign w:val="center"/>
            <w:hideMark/>
          </w:tcPr>
          <w:p w14:paraId="73403FD0" w14:textId="7777777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Precio </w:t>
            </w:r>
          </w:p>
          <w:p w14:paraId="77E5475A" w14:textId="04EBA4A5"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Mínimo</w:t>
            </w:r>
            <w:r w:rsidRPr="00E21DDA">
              <w:rPr>
                <w:rFonts w:ascii="Calibri" w:eastAsia="Times New Roman" w:hAnsi="Calibri" w:cs="Calibri"/>
                <w:b/>
                <w:bCs/>
                <w:color w:val="000000"/>
                <w:lang w:val="es-ES" w:eastAsia="es-MX"/>
              </w:rPr>
              <w:br/>
              <w:t>UTM/ton</w:t>
            </w:r>
          </w:p>
        </w:tc>
        <w:tc>
          <w:tcPr>
            <w:tcW w:w="1300" w:type="dxa"/>
            <w:tcBorders>
              <w:top w:val="single" w:sz="4" w:space="0" w:color="auto"/>
              <w:left w:val="nil"/>
              <w:bottom w:val="single" w:sz="4" w:space="0" w:color="auto"/>
              <w:right w:val="nil"/>
            </w:tcBorders>
            <w:vAlign w:val="center"/>
            <w:hideMark/>
          </w:tcPr>
          <w:p w14:paraId="31EF4C3F" w14:textId="7777777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Monto Oferta Promedio adjudicado</w:t>
            </w:r>
            <w:r w:rsidRPr="00E21DDA">
              <w:rPr>
                <w:rFonts w:ascii="Calibri" w:eastAsia="Times New Roman" w:hAnsi="Calibri" w:cs="Calibri"/>
                <w:b/>
                <w:bCs/>
                <w:color w:val="000000"/>
                <w:lang w:val="es-ES" w:eastAsia="es-MX"/>
              </w:rPr>
              <w:br/>
              <w:t xml:space="preserve"> UTM/ton</w:t>
            </w:r>
          </w:p>
        </w:tc>
        <w:tc>
          <w:tcPr>
            <w:tcW w:w="1300" w:type="dxa"/>
            <w:tcBorders>
              <w:top w:val="single" w:sz="4" w:space="0" w:color="auto"/>
              <w:left w:val="nil"/>
              <w:bottom w:val="single" w:sz="4" w:space="0" w:color="auto"/>
              <w:right w:val="nil"/>
            </w:tcBorders>
            <w:vAlign w:val="center"/>
            <w:hideMark/>
          </w:tcPr>
          <w:p w14:paraId="444CCCCD" w14:textId="7777777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DV Monto Oferta Promedio en UTM/ton</w:t>
            </w:r>
          </w:p>
        </w:tc>
        <w:tc>
          <w:tcPr>
            <w:tcW w:w="1300" w:type="dxa"/>
            <w:tcBorders>
              <w:top w:val="single" w:sz="4" w:space="0" w:color="auto"/>
              <w:left w:val="nil"/>
              <w:bottom w:val="single" w:sz="4" w:space="0" w:color="auto"/>
              <w:right w:val="nil"/>
            </w:tcBorders>
            <w:vAlign w:val="center"/>
            <w:hideMark/>
          </w:tcPr>
          <w:p w14:paraId="5159ABFD" w14:textId="7777777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Ratio</w:t>
            </w:r>
            <w:r w:rsidRPr="00E21DDA">
              <w:rPr>
                <w:rFonts w:ascii="Calibri" w:eastAsia="Times New Roman" w:hAnsi="Calibri" w:cs="Calibri"/>
                <w:b/>
                <w:bCs/>
                <w:color w:val="000000"/>
                <w:lang w:val="es-ES" w:eastAsia="es-MX"/>
              </w:rPr>
              <w:br/>
              <w:t xml:space="preserve"> Monto Oferta Promedio / Precio Mínimo</w:t>
            </w:r>
          </w:p>
        </w:tc>
        <w:tc>
          <w:tcPr>
            <w:tcW w:w="909" w:type="dxa"/>
            <w:tcBorders>
              <w:top w:val="single" w:sz="4" w:space="0" w:color="auto"/>
              <w:left w:val="nil"/>
              <w:bottom w:val="single" w:sz="4" w:space="0" w:color="auto"/>
              <w:right w:val="nil"/>
            </w:tcBorders>
            <w:vAlign w:val="center"/>
            <w:hideMark/>
          </w:tcPr>
          <w:p w14:paraId="7827E8BE" w14:textId="77777777" w:rsidR="00F36026" w:rsidRPr="00E21DDA" w:rsidRDefault="00F36026" w:rsidP="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CV</w:t>
            </w:r>
          </w:p>
        </w:tc>
      </w:tr>
      <w:tr w:rsidR="00F36026" w:rsidRPr="00E21DDA" w14:paraId="1041CBE5" w14:textId="77777777" w:rsidTr="00FD7880">
        <w:trPr>
          <w:trHeight w:val="300"/>
        </w:trPr>
        <w:tc>
          <w:tcPr>
            <w:tcW w:w="4457" w:type="dxa"/>
            <w:tcBorders>
              <w:top w:val="single" w:sz="4" w:space="0" w:color="auto"/>
              <w:left w:val="nil"/>
              <w:bottom w:val="nil"/>
              <w:right w:val="nil"/>
            </w:tcBorders>
            <w:noWrap/>
            <w:vAlign w:val="bottom"/>
            <w:hideMark/>
          </w:tcPr>
          <w:p w14:paraId="02CE6D08" w14:textId="59A9B95D"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620" w:type="dxa"/>
            <w:tcBorders>
              <w:top w:val="single" w:sz="4" w:space="0" w:color="auto"/>
              <w:left w:val="nil"/>
              <w:bottom w:val="nil"/>
              <w:right w:val="nil"/>
            </w:tcBorders>
            <w:noWrap/>
            <w:vAlign w:val="center"/>
            <w:hideMark/>
          </w:tcPr>
          <w:p w14:paraId="4439795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61" w:type="dxa"/>
            <w:tcBorders>
              <w:top w:val="single" w:sz="4" w:space="0" w:color="auto"/>
              <w:left w:val="nil"/>
              <w:bottom w:val="nil"/>
              <w:right w:val="nil"/>
            </w:tcBorders>
            <w:noWrap/>
            <w:vAlign w:val="center"/>
            <w:hideMark/>
          </w:tcPr>
          <w:p w14:paraId="6BEFCEC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373" w:type="dxa"/>
            <w:tcBorders>
              <w:top w:val="single" w:sz="4" w:space="0" w:color="auto"/>
              <w:left w:val="nil"/>
              <w:bottom w:val="nil"/>
              <w:right w:val="nil"/>
            </w:tcBorders>
            <w:noWrap/>
            <w:vAlign w:val="center"/>
            <w:hideMark/>
          </w:tcPr>
          <w:p w14:paraId="69DB80A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single" w:sz="4" w:space="0" w:color="auto"/>
              <w:left w:val="nil"/>
              <w:bottom w:val="nil"/>
              <w:right w:val="nil"/>
            </w:tcBorders>
            <w:noWrap/>
            <w:vAlign w:val="center"/>
            <w:hideMark/>
          </w:tcPr>
          <w:p w14:paraId="24E46077" w14:textId="1E25A6B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08</w:t>
            </w:r>
          </w:p>
        </w:tc>
        <w:tc>
          <w:tcPr>
            <w:tcW w:w="1300" w:type="dxa"/>
            <w:tcBorders>
              <w:top w:val="single" w:sz="4" w:space="0" w:color="auto"/>
              <w:left w:val="nil"/>
              <w:bottom w:val="nil"/>
              <w:right w:val="nil"/>
            </w:tcBorders>
            <w:noWrap/>
            <w:vAlign w:val="center"/>
            <w:hideMark/>
          </w:tcPr>
          <w:p w14:paraId="6855731E" w14:textId="6CE18B4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59</w:t>
            </w:r>
          </w:p>
        </w:tc>
        <w:tc>
          <w:tcPr>
            <w:tcW w:w="1300" w:type="dxa"/>
            <w:tcBorders>
              <w:top w:val="single" w:sz="4" w:space="0" w:color="auto"/>
              <w:left w:val="nil"/>
              <w:bottom w:val="nil"/>
              <w:right w:val="nil"/>
            </w:tcBorders>
            <w:noWrap/>
            <w:vAlign w:val="center"/>
            <w:hideMark/>
          </w:tcPr>
          <w:p w14:paraId="312E4773" w14:textId="48214F4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03</w:t>
            </w:r>
          </w:p>
        </w:tc>
        <w:tc>
          <w:tcPr>
            <w:tcW w:w="1300" w:type="dxa"/>
            <w:tcBorders>
              <w:top w:val="single" w:sz="4" w:space="0" w:color="auto"/>
              <w:left w:val="nil"/>
              <w:bottom w:val="nil"/>
              <w:right w:val="nil"/>
            </w:tcBorders>
            <w:noWrap/>
            <w:vAlign w:val="center"/>
            <w:hideMark/>
          </w:tcPr>
          <w:p w14:paraId="5777E2CA" w14:textId="2DE3002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w:t>
            </w:r>
          </w:p>
        </w:tc>
        <w:tc>
          <w:tcPr>
            <w:tcW w:w="909" w:type="dxa"/>
            <w:tcBorders>
              <w:top w:val="single" w:sz="4" w:space="0" w:color="auto"/>
              <w:left w:val="nil"/>
              <w:bottom w:val="nil"/>
              <w:right w:val="nil"/>
            </w:tcBorders>
            <w:noWrap/>
            <w:vAlign w:val="center"/>
            <w:hideMark/>
          </w:tcPr>
          <w:p w14:paraId="2D443B52" w14:textId="2CF8BB2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w:t>
            </w:r>
          </w:p>
        </w:tc>
      </w:tr>
      <w:tr w:rsidR="000657C5" w:rsidRPr="00E21DDA" w14:paraId="7EE66836" w14:textId="77777777" w:rsidTr="00FD7880">
        <w:trPr>
          <w:trHeight w:val="300"/>
        </w:trPr>
        <w:tc>
          <w:tcPr>
            <w:tcW w:w="4457" w:type="dxa"/>
            <w:tcBorders>
              <w:top w:val="nil"/>
              <w:left w:val="nil"/>
              <w:bottom w:val="nil"/>
              <w:right w:val="nil"/>
            </w:tcBorders>
            <w:noWrap/>
            <w:vAlign w:val="bottom"/>
            <w:hideMark/>
          </w:tcPr>
          <w:p w14:paraId="1CDF2492" w14:textId="2B55F1BA"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620" w:type="dxa"/>
            <w:tcBorders>
              <w:top w:val="nil"/>
              <w:left w:val="nil"/>
              <w:bottom w:val="nil"/>
              <w:right w:val="nil"/>
            </w:tcBorders>
            <w:noWrap/>
            <w:vAlign w:val="center"/>
            <w:hideMark/>
          </w:tcPr>
          <w:p w14:paraId="378AA76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61" w:type="dxa"/>
            <w:tcBorders>
              <w:top w:val="nil"/>
              <w:left w:val="nil"/>
              <w:bottom w:val="nil"/>
              <w:right w:val="nil"/>
            </w:tcBorders>
            <w:noWrap/>
            <w:vAlign w:val="center"/>
            <w:hideMark/>
          </w:tcPr>
          <w:p w14:paraId="5D44839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373" w:type="dxa"/>
            <w:tcBorders>
              <w:top w:val="nil"/>
              <w:left w:val="nil"/>
              <w:bottom w:val="nil"/>
              <w:right w:val="nil"/>
            </w:tcBorders>
            <w:noWrap/>
            <w:vAlign w:val="center"/>
            <w:hideMark/>
          </w:tcPr>
          <w:p w14:paraId="28781C2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22DCF324" w14:textId="14C179B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08</w:t>
            </w:r>
          </w:p>
        </w:tc>
        <w:tc>
          <w:tcPr>
            <w:tcW w:w="1300" w:type="dxa"/>
            <w:tcBorders>
              <w:top w:val="nil"/>
              <w:left w:val="nil"/>
              <w:bottom w:val="nil"/>
              <w:right w:val="nil"/>
            </w:tcBorders>
            <w:noWrap/>
            <w:vAlign w:val="center"/>
            <w:hideMark/>
          </w:tcPr>
          <w:p w14:paraId="11685FEF" w14:textId="6C924FB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48</w:t>
            </w:r>
          </w:p>
        </w:tc>
        <w:tc>
          <w:tcPr>
            <w:tcW w:w="1300" w:type="dxa"/>
            <w:tcBorders>
              <w:top w:val="nil"/>
              <w:left w:val="nil"/>
              <w:bottom w:val="nil"/>
              <w:right w:val="nil"/>
            </w:tcBorders>
            <w:noWrap/>
            <w:vAlign w:val="center"/>
            <w:hideMark/>
          </w:tcPr>
          <w:p w14:paraId="6C34FB9C" w14:textId="2693D91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47A57AD2" w14:textId="1851E6B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w:t>
            </w:r>
          </w:p>
        </w:tc>
        <w:tc>
          <w:tcPr>
            <w:tcW w:w="909" w:type="dxa"/>
            <w:tcBorders>
              <w:top w:val="nil"/>
              <w:left w:val="nil"/>
              <w:bottom w:val="nil"/>
              <w:right w:val="nil"/>
            </w:tcBorders>
            <w:noWrap/>
            <w:vAlign w:val="center"/>
            <w:hideMark/>
          </w:tcPr>
          <w:p w14:paraId="32659A8A" w14:textId="14C295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679E2C4E" w14:textId="77777777" w:rsidTr="00FD7880">
        <w:trPr>
          <w:trHeight w:val="300"/>
        </w:trPr>
        <w:tc>
          <w:tcPr>
            <w:tcW w:w="4457" w:type="dxa"/>
            <w:tcBorders>
              <w:top w:val="nil"/>
              <w:left w:val="nil"/>
              <w:bottom w:val="nil"/>
              <w:right w:val="nil"/>
            </w:tcBorders>
            <w:noWrap/>
            <w:vAlign w:val="bottom"/>
            <w:hideMark/>
          </w:tcPr>
          <w:p w14:paraId="6838D5C7" w14:textId="4904E703"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620" w:type="dxa"/>
            <w:tcBorders>
              <w:top w:val="nil"/>
              <w:left w:val="nil"/>
              <w:bottom w:val="nil"/>
              <w:right w:val="nil"/>
            </w:tcBorders>
            <w:noWrap/>
            <w:vAlign w:val="center"/>
            <w:hideMark/>
          </w:tcPr>
          <w:p w14:paraId="676E1E5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61" w:type="dxa"/>
            <w:tcBorders>
              <w:top w:val="nil"/>
              <w:left w:val="nil"/>
              <w:bottom w:val="nil"/>
              <w:right w:val="nil"/>
            </w:tcBorders>
            <w:noWrap/>
            <w:vAlign w:val="center"/>
            <w:hideMark/>
          </w:tcPr>
          <w:p w14:paraId="068FC54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373" w:type="dxa"/>
            <w:tcBorders>
              <w:top w:val="nil"/>
              <w:left w:val="nil"/>
              <w:bottom w:val="nil"/>
              <w:right w:val="nil"/>
            </w:tcBorders>
            <w:noWrap/>
            <w:vAlign w:val="center"/>
            <w:hideMark/>
          </w:tcPr>
          <w:p w14:paraId="5490196C"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372C1BE7" w14:textId="1FA71A5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40</w:t>
            </w:r>
          </w:p>
        </w:tc>
        <w:tc>
          <w:tcPr>
            <w:tcW w:w="1300" w:type="dxa"/>
            <w:tcBorders>
              <w:top w:val="nil"/>
              <w:left w:val="nil"/>
              <w:bottom w:val="nil"/>
              <w:right w:val="nil"/>
            </w:tcBorders>
            <w:noWrap/>
            <w:vAlign w:val="center"/>
            <w:hideMark/>
          </w:tcPr>
          <w:p w14:paraId="32373453" w14:textId="0A40F02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70</w:t>
            </w:r>
          </w:p>
        </w:tc>
        <w:tc>
          <w:tcPr>
            <w:tcW w:w="1300" w:type="dxa"/>
            <w:tcBorders>
              <w:top w:val="nil"/>
              <w:left w:val="nil"/>
              <w:bottom w:val="nil"/>
              <w:right w:val="nil"/>
            </w:tcBorders>
            <w:noWrap/>
            <w:vAlign w:val="center"/>
            <w:hideMark/>
          </w:tcPr>
          <w:p w14:paraId="0ADF31F7" w14:textId="2CCAB44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2F8C9418" w14:textId="0085687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w:t>
            </w:r>
          </w:p>
        </w:tc>
        <w:tc>
          <w:tcPr>
            <w:tcW w:w="909" w:type="dxa"/>
            <w:tcBorders>
              <w:top w:val="nil"/>
              <w:left w:val="nil"/>
              <w:bottom w:val="nil"/>
              <w:right w:val="nil"/>
            </w:tcBorders>
            <w:noWrap/>
            <w:vAlign w:val="center"/>
            <w:hideMark/>
          </w:tcPr>
          <w:p w14:paraId="3F1A1B82" w14:textId="599A0D2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D51872" w14:paraId="3E714B44" w14:textId="77777777" w:rsidTr="00FD7880">
        <w:trPr>
          <w:trHeight w:val="300"/>
        </w:trPr>
        <w:tc>
          <w:tcPr>
            <w:tcW w:w="4457" w:type="dxa"/>
            <w:tcBorders>
              <w:top w:val="nil"/>
              <w:left w:val="nil"/>
              <w:bottom w:val="nil"/>
              <w:right w:val="nil"/>
            </w:tcBorders>
            <w:noWrap/>
            <w:vAlign w:val="bottom"/>
            <w:hideMark/>
          </w:tcPr>
          <w:p w14:paraId="3A16A39F" w14:textId="33EDFFEE" w:rsidR="00F36026" w:rsidRPr="00D51872" w:rsidRDefault="00F36026" w:rsidP="00F36026">
            <w:pPr>
              <w:spacing w:after="0" w:line="240" w:lineRule="auto"/>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Sardina Común (V - X Región)</w:t>
            </w:r>
          </w:p>
        </w:tc>
        <w:tc>
          <w:tcPr>
            <w:tcW w:w="620" w:type="dxa"/>
            <w:tcBorders>
              <w:top w:val="nil"/>
              <w:left w:val="nil"/>
              <w:bottom w:val="nil"/>
              <w:right w:val="nil"/>
            </w:tcBorders>
            <w:noWrap/>
            <w:vAlign w:val="center"/>
            <w:hideMark/>
          </w:tcPr>
          <w:p w14:paraId="118FEB33" w14:textId="7777777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2015</w:t>
            </w:r>
          </w:p>
        </w:tc>
        <w:tc>
          <w:tcPr>
            <w:tcW w:w="1161" w:type="dxa"/>
            <w:tcBorders>
              <w:top w:val="nil"/>
              <w:left w:val="nil"/>
              <w:bottom w:val="nil"/>
              <w:right w:val="nil"/>
            </w:tcBorders>
            <w:noWrap/>
            <w:vAlign w:val="center"/>
            <w:hideMark/>
          </w:tcPr>
          <w:p w14:paraId="593EAE3C" w14:textId="7777777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35</w:t>
            </w:r>
          </w:p>
        </w:tc>
        <w:tc>
          <w:tcPr>
            <w:tcW w:w="1373" w:type="dxa"/>
            <w:tcBorders>
              <w:top w:val="nil"/>
              <w:left w:val="nil"/>
              <w:bottom w:val="nil"/>
              <w:right w:val="nil"/>
            </w:tcBorders>
            <w:noWrap/>
            <w:vAlign w:val="center"/>
            <w:hideMark/>
          </w:tcPr>
          <w:p w14:paraId="54AF222A" w14:textId="7777777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9</w:t>
            </w:r>
          </w:p>
        </w:tc>
        <w:tc>
          <w:tcPr>
            <w:tcW w:w="1036" w:type="dxa"/>
            <w:tcBorders>
              <w:top w:val="nil"/>
              <w:left w:val="nil"/>
              <w:bottom w:val="nil"/>
              <w:right w:val="nil"/>
            </w:tcBorders>
            <w:noWrap/>
            <w:vAlign w:val="center"/>
            <w:hideMark/>
          </w:tcPr>
          <w:p w14:paraId="5DBE9473" w14:textId="110EC6DC"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0</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07</w:t>
            </w:r>
          </w:p>
        </w:tc>
        <w:tc>
          <w:tcPr>
            <w:tcW w:w="1300" w:type="dxa"/>
            <w:tcBorders>
              <w:top w:val="nil"/>
              <w:left w:val="nil"/>
              <w:bottom w:val="nil"/>
              <w:right w:val="nil"/>
            </w:tcBorders>
            <w:noWrap/>
            <w:vAlign w:val="center"/>
            <w:hideMark/>
          </w:tcPr>
          <w:p w14:paraId="7351EEE5" w14:textId="49A026EF"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2</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10</w:t>
            </w:r>
          </w:p>
        </w:tc>
        <w:tc>
          <w:tcPr>
            <w:tcW w:w="1300" w:type="dxa"/>
            <w:tcBorders>
              <w:top w:val="nil"/>
              <w:left w:val="nil"/>
              <w:bottom w:val="nil"/>
              <w:right w:val="nil"/>
            </w:tcBorders>
            <w:noWrap/>
            <w:vAlign w:val="center"/>
            <w:hideMark/>
          </w:tcPr>
          <w:p w14:paraId="2946AF58" w14:textId="180FF820"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0</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31</w:t>
            </w:r>
          </w:p>
        </w:tc>
        <w:tc>
          <w:tcPr>
            <w:tcW w:w="1300" w:type="dxa"/>
            <w:tcBorders>
              <w:top w:val="nil"/>
              <w:left w:val="nil"/>
              <w:bottom w:val="nil"/>
              <w:right w:val="nil"/>
            </w:tcBorders>
            <w:noWrap/>
            <w:vAlign w:val="center"/>
            <w:hideMark/>
          </w:tcPr>
          <w:p w14:paraId="17C18908" w14:textId="40EA467A"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29</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9</w:t>
            </w:r>
          </w:p>
        </w:tc>
        <w:tc>
          <w:tcPr>
            <w:tcW w:w="909" w:type="dxa"/>
            <w:tcBorders>
              <w:top w:val="nil"/>
              <w:left w:val="nil"/>
              <w:bottom w:val="nil"/>
              <w:right w:val="nil"/>
            </w:tcBorders>
            <w:noWrap/>
            <w:vAlign w:val="center"/>
            <w:hideMark/>
          </w:tcPr>
          <w:p w14:paraId="76B2A503" w14:textId="3DE4B15B"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14</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7%</w:t>
            </w:r>
          </w:p>
        </w:tc>
      </w:tr>
      <w:tr w:rsidR="000657C5" w:rsidRPr="00D51872" w14:paraId="07394E16" w14:textId="77777777" w:rsidTr="00FD7880">
        <w:trPr>
          <w:trHeight w:val="300"/>
        </w:trPr>
        <w:tc>
          <w:tcPr>
            <w:tcW w:w="4457" w:type="dxa"/>
            <w:tcBorders>
              <w:top w:val="nil"/>
              <w:left w:val="nil"/>
              <w:bottom w:val="nil"/>
              <w:right w:val="nil"/>
            </w:tcBorders>
            <w:noWrap/>
            <w:vAlign w:val="bottom"/>
            <w:hideMark/>
          </w:tcPr>
          <w:p w14:paraId="1B614E31" w14:textId="675FF575" w:rsidR="00F36026" w:rsidRPr="00D51872" w:rsidRDefault="00F36026" w:rsidP="00F36026">
            <w:pPr>
              <w:spacing w:after="0" w:line="240" w:lineRule="auto"/>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Sardina Común (V - X Región)</w:t>
            </w:r>
          </w:p>
        </w:tc>
        <w:tc>
          <w:tcPr>
            <w:tcW w:w="620" w:type="dxa"/>
            <w:tcBorders>
              <w:top w:val="nil"/>
              <w:left w:val="nil"/>
              <w:bottom w:val="nil"/>
              <w:right w:val="nil"/>
            </w:tcBorders>
            <w:noWrap/>
            <w:vAlign w:val="center"/>
            <w:hideMark/>
          </w:tcPr>
          <w:p w14:paraId="7F016325" w14:textId="7777777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2016</w:t>
            </w:r>
          </w:p>
        </w:tc>
        <w:tc>
          <w:tcPr>
            <w:tcW w:w="1161" w:type="dxa"/>
            <w:tcBorders>
              <w:top w:val="nil"/>
              <w:left w:val="nil"/>
              <w:bottom w:val="nil"/>
              <w:right w:val="nil"/>
            </w:tcBorders>
            <w:noWrap/>
            <w:vAlign w:val="center"/>
            <w:hideMark/>
          </w:tcPr>
          <w:p w14:paraId="73458F3B" w14:textId="7777777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3</w:t>
            </w:r>
          </w:p>
        </w:tc>
        <w:tc>
          <w:tcPr>
            <w:tcW w:w="1373" w:type="dxa"/>
            <w:tcBorders>
              <w:top w:val="nil"/>
              <w:left w:val="nil"/>
              <w:bottom w:val="nil"/>
              <w:right w:val="nil"/>
            </w:tcBorders>
            <w:noWrap/>
            <w:vAlign w:val="center"/>
            <w:hideMark/>
          </w:tcPr>
          <w:p w14:paraId="4E94AFF6" w14:textId="7777777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1</w:t>
            </w:r>
          </w:p>
        </w:tc>
        <w:tc>
          <w:tcPr>
            <w:tcW w:w="1036" w:type="dxa"/>
            <w:tcBorders>
              <w:top w:val="nil"/>
              <w:left w:val="nil"/>
              <w:bottom w:val="nil"/>
              <w:right w:val="nil"/>
            </w:tcBorders>
            <w:noWrap/>
            <w:vAlign w:val="center"/>
            <w:hideMark/>
          </w:tcPr>
          <w:p w14:paraId="392F4F01" w14:textId="629A3565"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0</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07</w:t>
            </w:r>
          </w:p>
        </w:tc>
        <w:tc>
          <w:tcPr>
            <w:tcW w:w="1300" w:type="dxa"/>
            <w:tcBorders>
              <w:top w:val="nil"/>
              <w:left w:val="nil"/>
              <w:bottom w:val="nil"/>
              <w:right w:val="nil"/>
            </w:tcBorders>
            <w:noWrap/>
            <w:vAlign w:val="center"/>
            <w:hideMark/>
          </w:tcPr>
          <w:p w14:paraId="66F69CA6" w14:textId="6CFF0405"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3</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34</w:t>
            </w:r>
          </w:p>
        </w:tc>
        <w:tc>
          <w:tcPr>
            <w:tcW w:w="1300" w:type="dxa"/>
            <w:tcBorders>
              <w:top w:val="nil"/>
              <w:left w:val="nil"/>
              <w:bottom w:val="nil"/>
              <w:right w:val="nil"/>
            </w:tcBorders>
            <w:noWrap/>
            <w:vAlign w:val="center"/>
            <w:hideMark/>
          </w:tcPr>
          <w:p w14:paraId="1DE46A7E" w14:textId="4FC5F50C"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0</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00</w:t>
            </w:r>
          </w:p>
        </w:tc>
        <w:tc>
          <w:tcPr>
            <w:tcW w:w="1300" w:type="dxa"/>
            <w:tcBorders>
              <w:top w:val="nil"/>
              <w:left w:val="nil"/>
              <w:bottom w:val="nil"/>
              <w:right w:val="nil"/>
            </w:tcBorders>
            <w:noWrap/>
            <w:vAlign w:val="center"/>
            <w:hideMark/>
          </w:tcPr>
          <w:p w14:paraId="5ED6239C" w14:textId="2DDAD267"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46</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8</w:t>
            </w:r>
          </w:p>
        </w:tc>
        <w:tc>
          <w:tcPr>
            <w:tcW w:w="909" w:type="dxa"/>
            <w:tcBorders>
              <w:top w:val="nil"/>
              <w:left w:val="nil"/>
              <w:bottom w:val="nil"/>
              <w:right w:val="nil"/>
            </w:tcBorders>
            <w:noWrap/>
            <w:vAlign w:val="center"/>
            <w:hideMark/>
          </w:tcPr>
          <w:p w14:paraId="58210E95" w14:textId="5EE48C7F" w:rsidR="00F36026" w:rsidRPr="00D51872" w:rsidRDefault="00F36026" w:rsidP="00F36026">
            <w:pPr>
              <w:spacing w:after="0" w:line="240" w:lineRule="auto"/>
              <w:jc w:val="center"/>
              <w:rPr>
                <w:rFonts w:ascii="Calibri" w:eastAsia="Times New Roman" w:hAnsi="Calibri" w:cs="Calibri"/>
                <w:color w:val="000000"/>
                <w:highlight w:val="yellow"/>
                <w:lang w:val="es-ES" w:eastAsia="es-MX"/>
              </w:rPr>
            </w:pPr>
            <w:r w:rsidRPr="00D51872">
              <w:rPr>
                <w:rFonts w:ascii="Calibri" w:eastAsia="Times New Roman" w:hAnsi="Calibri" w:cs="Calibri"/>
                <w:color w:val="000000"/>
                <w:highlight w:val="yellow"/>
                <w:lang w:val="es-ES" w:eastAsia="es-MX"/>
              </w:rPr>
              <w:t>0</w:t>
            </w:r>
            <w:r w:rsidR="00C51E4C" w:rsidRPr="00D51872">
              <w:rPr>
                <w:rFonts w:ascii="Calibri" w:eastAsia="Times New Roman" w:hAnsi="Calibri" w:cs="Calibri"/>
                <w:color w:val="000000"/>
                <w:highlight w:val="yellow"/>
                <w:lang w:val="es-ES" w:eastAsia="es-MX"/>
              </w:rPr>
              <w:t>,</w:t>
            </w:r>
            <w:r w:rsidRPr="00D51872">
              <w:rPr>
                <w:rFonts w:ascii="Calibri" w:eastAsia="Times New Roman" w:hAnsi="Calibri" w:cs="Calibri"/>
                <w:color w:val="000000"/>
                <w:highlight w:val="yellow"/>
                <w:lang w:val="es-ES" w:eastAsia="es-MX"/>
              </w:rPr>
              <w:t>0%</w:t>
            </w:r>
          </w:p>
        </w:tc>
      </w:tr>
      <w:tr w:rsidR="000657C5" w:rsidRPr="00E21DDA" w14:paraId="7C5993BD" w14:textId="77777777" w:rsidTr="00FD7880">
        <w:trPr>
          <w:trHeight w:val="300"/>
        </w:trPr>
        <w:tc>
          <w:tcPr>
            <w:tcW w:w="4457" w:type="dxa"/>
            <w:tcBorders>
              <w:top w:val="nil"/>
              <w:left w:val="nil"/>
              <w:bottom w:val="nil"/>
              <w:right w:val="nil"/>
            </w:tcBorders>
            <w:noWrap/>
            <w:vAlign w:val="bottom"/>
            <w:hideMark/>
          </w:tcPr>
          <w:p w14:paraId="3C75614F" w14:textId="49EFBEB4"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center"/>
            <w:hideMark/>
          </w:tcPr>
          <w:p w14:paraId="7E22D9D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161" w:type="dxa"/>
            <w:tcBorders>
              <w:top w:val="nil"/>
              <w:left w:val="nil"/>
              <w:bottom w:val="nil"/>
              <w:right w:val="nil"/>
            </w:tcBorders>
            <w:noWrap/>
            <w:vAlign w:val="center"/>
            <w:hideMark/>
          </w:tcPr>
          <w:p w14:paraId="1A0B9AD2"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4A3F270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73CA29D6" w14:textId="6633C0D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08</w:t>
            </w:r>
          </w:p>
        </w:tc>
        <w:tc>
          <w:tcPr>
            <w:tcW w:w="1300" w:type="dxa"/>
            <w:tcBorders>
              <w:top w:val="nil"/>
              <w:left w:val="nil"/>
              <w:bottom w:val="nil"/>
              <w:right w:val="nil"/>
            </w:tcBorders>
            <w:noWrap/>
            <w:vAlign w:val="center"/>
            <w:hideMark/>
          </w:tcPr>
          <w:p w14:paraId="2DB3EA35" w14:textId="0466193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10</w:t>
            </w:r>
          </w:p>
        </w:tc>
        <w:tc>
          <w:tcPr>
            <w:tcW w:w="1300" w:type="dxa"/>
            <w:tcBorders>
              <w:top w:val="nil"/>
              <w:left w:val="nil"/>
              <w:bottom w:val="nil"/>
              <w:right w:val="nil"/>
            </w:tcBorders>
            <w:noWrap/>
            <w:vAlign w:val="center"/>
            <w:hideMark/>
          </w:tcPr>
          <w:p w14:paraId="6A2CC9A5" w14:textId="6618FB8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5340A957" w14:textId="564C9B7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w:t>
            </w:r>
          </w:p>
        </w:tc>
        <w:tc>
          <w:tcPr>
            <w:tcW w:w="909" w:type="dxa"/>
            <w:tcBorders>
              <w:top w:val="nil"/>
              <w:left w:val="nil"/>
              <w:bottom w:val="nil"/>
              <w:right w:val="nil"/>
            </w:tcBorders>
            <w:noWrap/>
            <w:vAlign w:val="center"/>
            <w:hideMark/>
          </w:tcPr>
          <w:p w14:paraId="72AD45BF" w14:textId="6CF6B22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368FB128" w14:textId="77777777" w:rsidTr="00FD7880">
        <w:trPr>
          <w:trHeight w:val="300"/>
        </w:trPr>
        <w:tc>
          <w:tcPr>
            <w:tcW w:w="4457" w:type="dxa"/>
            <w:tcBorders>
              <w:top w:val="nil"/>
              <w:left w:val="nil"/>
              <w:bottom w:val="nil"/>
              <w:right w:val="nil"/>
            </w:tcBorders>
            <w:noWrap/>
            <w:vAlign w:val="bottom"/>
            <w:hideMark/>
          </w:tcPr>
          <w:p w14:paraId="1385B478" w14:textId="2F984729"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center"/>
            <w:hideMark/>
          </w:tcPr>
          <w:p w14:paraId="0B692E5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161" w:type="dxa"/>
            <w:tcBorders>
              <w:top w:val="nil"/>
              <w:left w:val="nil"/>
              <w:bottom w:val="nil"/>
              <w:right w:val="nil"/>
            </w:tcBorders>
            <w:noWrap/>
            <w:vAlign w:val="center"/>
            <w:hideMark/>
          </w:tcPr>
          <w:p w14:paraId="5D23BC2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373" w:type="dxa"/>
            <w:tcBorders>
              <w:top w:val="nil"/>
              <w:left w:val="nil"/>
              <w:bottom w:val="nil"/>
              <w:right w:val="nil"/>
            </w:tcBorders>
            <w:noWrap/>
            <w:vAlign w:val="center"/>
            <w:hideMark/>
          </w:tcPr>
          <w:p w14:paraId="3EF5603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6678B4C2" w14:textId="16FCFCF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07</w:t>
            </w:r>
          </w:p>
        </w:tc>
        <w:tc>
          <w:tcPr>
            <w:tcW w:w="1300" w:type="dxa"/>
            <w:tcBorders>
              <w:top w:val="nil"/>
              <w:left w:val="nil"/>
              <w:bottom w:val="nil"/>
              <w:right w:val="nil"/>
            </w:tcBorders>
            <w:noWrap/>
            <w:vAlign w:val="center"/>
            <w:hideMark/>
          </w:tcPr>
          <w:p w14:paraId="3FBB58B5" w14:textId="64B488C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32</w:t>
            </w:r>
          </w:p>
        </w:tc>
        <w:tc>
          <w:tcPr>
            <w:tcW w:w="1300" w:type="dxa"/>
            <w:tcBorders>
              <w:top w:val="nil"/>
              <w:left w:val="nil"/>
              <w:bottom w:val="nil"/>
              <w:right w:val="nil"/>
            </w:tcBorders>
            <w:noWrap/>
            <w:vAlign w:val="center"/>
            <w:hideMark/>
          </w:tcPr>
          <w:p w14:paraId="1146F69E" w14:textId="26576A7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6A6FBD39" w14:textId="1B1ED84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w:t>
            </w:r>
          </w:p>
        </w:tc>
        <w:tc>
          <w:tcPr>
            <w:tcW w:w="909" w:type="dxa"/>
            <w:tcBorders>
              <w:top w:val="nil"/>
              <w:left w:val="nil"/>
              <w:bottom w:val="nil"/>
              <w:right w:val="nil"/>
            </w:tcBorders>
            <w:noWrap/>
            <w:vAlign w:val="center"/>
            <w:hideMark/>
          </w:tcPr>
          <w:p w14:paraId="5BBB2BE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r>
      <w:tr w:rsidR="000657C5" w:rsidRPr="00E21DDA" w14:paraId="21195106" w14:textId="77777777" w:rsidTr="00FD7880">
        <w:trPr>
          <w:trHeight w:val="300"/>
        </w:trPr>
        <w:tc>
          <w:tcPr>
            <w:tcW w:w="4457" w:type="dxa"/>
            <w:tcBorders>
              <w:top w:val="nil"/>
              <w:left w:val="nil"/>
              <w:bottom w:val="nil"/>
              <w:right w:val="nil"/>
            </w:tcBorders>
            <w:noWrap/>
            <w:vAlign w:val="bottom"/>
            <w:hideMark/>
          </w:tcPr>
          <w:p w14:paraId="418C1184" w14:textId="03E9A390"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center"/>
            <w:hideMark/>
          </w:tcPr>
          <w:p w14:paraId="3588C17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5A726A7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73" w:type="dxa"/>
            <w:tcBorders>
              <w:top w:val="nil"/>
              <w:left w:val="nil"/>
              <w:bottom w:val="nil"/>
              <w:right w:val="nil"/>
            </w:tcBorders>
            <w:noWrap/>
            <w:vAlign w:val="center"/>
            <w:hideMark/>
          </w:tcPr>
          <w:p w14:paraId="726A28B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036" w:type="dxa"/>
            <w:tcBorders>
              <w:top w:val="nil"/>
              <w:left w:val="nil"/>
              <w:bottom w:val="nil"/>
              <w:right w:val="nil"/>
            </w:tcBorders>
            <w:noWrap/>
            <w:vAlign w:val="center"/>
            <w:hideMark/>
          </w:tcPr>
          <w:p w14:paraId="6DA9197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0B430FE7"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26C5B56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09CD423B"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909" w:type="dxa"/>
            <w:tcBorders>
              <w:top w:val="nil"/>
              <w:left w:val="nil"/>
              <w:bottom w:val="nil"/>
              <w:right w:val="nil"/>
            </w:tcBorders>
            <w:noWrap/>
            <w:vAlign w:val="center"/>
            <w:hideMark/>
          </w:tcPr>
          <w:p w14:paraId="2272970B" w14:textId="7359BF1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r>
      <w:tr w:rsidR="000657C5" w:rsidRPr="00F33E34" w14:paraId="512CDA43" w14:textId="77777777" w:rsidTr="00FD7880">
        <w:trPr>
          <w:trHeight w:val="300"/>
        </w:trPr>
        <w:tc>
          <w:tcPr>
            <w:tcW w:w="4457" w:type="dxa"/>
            <w:tcBorders>
              <w:top w:val="nil"/>
              <w:left w:val="nil"/>
              <w:bottom w:val="nil"/>
              <w:right w:val="nil"/>
            </w:tcBorders>
            <w:noWrap/>
            <w:vAlign w:val="bottom"/>
            <w:hideMark/>
          </w:tcPr>
          <w:p w14:paraId="6346065B" w14:textId="3A4CD8EB"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Jurel (III-IV Región) </w:t>
            </w:r>
          </w:p>
        </w:tc>
        <w:tc>
          <w:tcPr>
            <w:tcW w:w="620" w:type="dxa"/>
            <w:tcBorders>
              <w:top w:val="nil"/>
              <w:left w:val="nil"/>
              <w:bottom w:val="nil"/>
              <w:right w:val="nil"/>
            </w:tcBorders>
            <w:noWrap/>
            <w:vAlign w:val="center"/>
            <w:hideMark/>
          </w:tcPr>
          <w:p w14:paraId="106EAD39"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2017</w:t>
            </w:r>
          </w:p>
        </w:tc>
        <w:tc>
          <w:tcPr>
            <w:tcW w:w="1161" w:type="dxa"/>
            <w:tcBorders>
              <w:top w:val="nil"/>
              <w:left w:val="nil"/>
              <w:bottom w:val="nil"/>
              <w:right w:val="nil"/>
            </w:tcBorders>
            <w:noWrap/>
            <w:vAlign w:val="center"/>
            <w:hideMark/>
          </w:tcPr>
          <w:p w14:paraId="00F82739"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8</w:t>
            </w:r>
          </w:p>
        </w:tc>
        <w:tc>
          <w:tcPr>
            <w:tcW w:w="1373" w:type="dxa"/>
            <w:tcBorders>
              <w:top w:val="nil"/>
              <w:left w:val="nil"/>
              <w:bottom w:val="nil"/>
              <w:right w:val="nil"/>
            </w:tcBorders>
            <w:noWrap/>
            <w:vAlign w:val="center"/>
            <w:hideMark/>
          </w:tcPr>
          <w:p w14:paraId="4B055C12"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4</w:t>
            </w:r>
          </w:p>
        </w:tc>
        <w:tc>
          <w:tcPr>
            <w:tcW w:w="1036" w:type="dxa"/>
            <w:tcBorders>
              <w:top w:val="nil"/>
              <w:left w:val="nil"/>
              <w:bottom w:val="nil"/>
              <w:right w:val="nil"/>
            </w:tcBorders>
            <w:noWrap/>
            <w:vAlign w:val="center"/>
            <w:hideMark/>
          </w:tcPr>
          <w:p w14:paraId="27A9F862" w14:textId="3DF2F2CA"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21</w:t>
            </w:r>
          </w:p>
        </w:tc>
        <w:tc>
          <w:tcPr>
            <w:tcW w:w="1300" w:type="dxa"/>
            <w:tcBorders>
              <w:top w:val="nil"/>
              <w:left w:val="nil"/>
              <w:bottom w:val="nil"/>
              <w:right w:val="nil"/>
            </w:tcBorders>
            <w:noWrap/>
            <w:vAlign w:val="center"/>
            <w:hideMark/>
          </w:tcPr>
          <w:p w14:paraId="3EAA7E60" w14:textId="6EB54206"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3</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50</w:t>
            </w:r>
          </w:p>
        </w:tc>
        <w:tc>
          <w:tcPr>
            <w:tcW w:w="1300" w:type="dxa"/>
            <w:tcBorders>
              <w:top w:val="nil"/>
              <w:left w:val="nil"/>
              <w:bottom w:val="nil"/>
              <w:right w:val="nil"/>
            </w:tcBorders>
            <w:noWrap/>
            <w:vAlign w:val="center"/>
            <w:hideMark/>
          </w:tcPr>
          <w:p w14:paraId="2DBEFA40" w14:textId="789C60B2"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91</w:t>
            </w:r>
          </w:p>
        </w:tc>
        <w:tc>
          <w:tcPr>
            <w:tcW w:w="1300" w:type="dxa"/>
            <w:tcBorders>
              <w:top w:val="nil"/>
              <w:left w:val="nil"/>
              <w:bottom w:val="nil"/>
              <w:right w:val="nil"/>
            </w:tcBorders>
            <w:noWrap/>
            <w:vAlign w:val="center"/>
            <w:hideMark/>
          </w:tcPr>
          <w:p w14:paraId="129326C5" w14:textId="224E0C65"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16</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4</w:t>
            </w:r>
          </w:p>
        </w:tc>
        <w:tc>
          <w:tcPr>
            <w:tcW w:w="909" w:type="dxa"/>
            <w:tcBorders>
              <w:top w:val="nil"/>
              <w:left w:val="nil"/>
              <w:bottom w:val="nil"/>
              <w:right w:val="nil"/>
            </w:tcBorders>
            <w:noWrap/>
            <w:vAlign w:val="center"/>
            <w:hideMark/>
          </w:tcPr>
          <w:p w14:paraId="32430BEA" w14:textId="19D4F940"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25</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9%</w:t>
            </w:r>
          </w:p>
        </w:tc>
      </w:tr>
      <w:tr w:rsidR="000657C5" w:rsidRPr="00F33E34" w14:paraId="6A33BEF9" w14:textId="77777777" w:rsidTr="00FD7880">
        <w:trPr>
          <w:trHeight w:val="300"/>
        </w:trPr>
        <w:tc>
          <w:tcPr>
            <w:tcW w:w="4457" w:type="dxa"/>
            <w:tcBorders>
              <w:top w:val="nil"/>
              <w:left w:val="nil"/>
              <w:bottom w:val="nil"/>
              <w:right w:val="nil"/>
            </w:tcBorders>
            <w:noWrap/>
            <w:vAlign w:val="bottom"/>
            <w:hideMark/>
          </w:tcPr>
          <w:p w14:paraId="40BE1667" w14:textId="45498C09"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Jurel (V - IX Región) </w:t>
            </w:r>
          </w:p>
        </w:tc>
        <w:tc>
          <w:tcPr>
            <w:tcW w:w="620" w:type="dxa"/>
            <w:tcBorders>
              <w:top w:val="nil"/>
              <w:left w:val="nil"/>
              <w:bottom w:val="nil"/>
              <w:right w:val="nil"/>
            </w:tcBorders>
            <w:noWrap/>
            <w:vAlign w:val="center"/>
            <w:hideMark/>
          </w:tcPr>
          <w:p w14:paraId="576E53FE"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2017</w:t>
            </w:r>
          </w:p>
        </w:tc>
        <w:tc>
          <w:tcPr>
            <w:tcW w:w="1161" w:type="dxa"/>
            <w:tcBorders>
              <w:top w:val="nil"/>
              <w:left w:val="nil"/>
              <w:bottom w:val="nil"/>
              <w:right w:val="nil"/>
            </w:tcBorders>
            <w:noWrap/>
            <w:vAlign w:val="center"/>
            <w:hideMark/>
          </w:tcPr>
          <w:p w14:paraId="3E992AAA"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22</w:t>
            </w:r>
          </w:p>
        </w:tc>
        <w:tc>
          <w:tcPr>
            <w:tcW w:w="1373" w:type="dxa"/>
            <w:tcBorders>
              <w:top w:val="nil"/>
              <w:left w:val="nil"/>
              <w:bottom w:val="nil"/>
              <w:right w:val="nil"/>
            </w:tcBorders>
            <w:noWrap/>
            <w:vAlign w:val="center"/>
            <w:hideMark/>
          </w:tcPr>
          <w:p w14:paraId="15068B1C"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10</w:t>
            </w:r>
          </w:p>
        </w:tc>
        <w:tc>
          <w:tcPr>
            <w:tcW w:w="1036" w:type="dxa"/>
            <w:tcBorders>
              <w:top w:val="nil"/>
              <w:left w:val="nil"/>
              <w:bottom w:val="nil"/>
              <w:right w:val="nil"/>
            </w:tcBorders>
            <w:noWrap/>
            <w:vAlign w:val="center"/>
            <w:hideMark/>
          </w:tcPr>
          <w:p w14:paraId="3713725C" w14:textId="0E3B5DDF"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21</w:t>
            </w:r>
          </w:p>
        </w:tc>
        <w:tc>
          <w:tcPr>
            <w:tcW w:w="1300" w:type="dxa"/>
            <w:tcBorders>
              <w:top w:val="nil"/>
              <w:left w:val="nil"/>
              <w:bottom w:val="nil"/>
              <w:right w:val="nil"/>
            </w:tcBorders>
            <w:noWrap/>
            <w:vAlign w:val="center"/>
            <w:hideMark/>
          </w:tcPr>
          <w:p w14:paraId="00170E50" w14:textId="38EC7D50"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4</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17</w:t>
            </w:r>
          </w:p>
        </w:tc>
        <w:tc>
          <w:tcPr>
            <w:tcW w:w="1300" w:type="dxa"/>
            <w:tcBorders>
              <w:top w:val="nil"/>
              <w:left w:val="nil"/>
              <w:bottom w:val="nil"/>
              <w:right w:val="nil"/>
            </w:tcBorders>
            <w:noWrap/>
            <w:vAlign w:val="center"/>
            <w:hideMark/>
          </w:tcPr>
          <w:p w14:paraId="0F8CD334" w14:textId="2E834304"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77</w:t>
            </w:r>
          </w:p>
        </w:tc>
        <w:tc>
          <w:tcPr>
            <w:tcW w:w="1300" w:type="dxa"/>
            <w:tcBorders>
              <w:top w:val="nil"/>
              <w:left w:val="nil"/>
              <w:bottom w:val="nil"/>
              <w:right w:val="nil"/>
            </w:tcBorders>
            <w:noWrap/>
            <w:vAlign w:val="center"/>
            <w:hideMark/>
          </w:tcPr>
          <w:p w14:paraId="288F37F4" w14:textId="5674295C"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19</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5</w:t>
            </w:r>
          </w:p>
        </w:tc>
        <w:tc>
          <w:tcPr>
            <w:tcW w:w="909" w:type="dxa"/>
            <w:tcBorders>
              <w:top w:val="nil"/>
              <w:left w:val="nil"/>
              <w:bottom w:val="nil"/>
              <w:right w:val="nil"/>
            </w:tcBorders>
            <w:noWrap/>
            <w:vAlign w:val="center"/>
            <w:hideMark/>
          </w:tcPr>
          <w:p w14:paraId="19624668" w14:textId="241E709D"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18</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5%</w:t>
            </w:r>
          </w:p>
        </w:tc>
      </w:tr>
      <w:tr w:rsidR="000657C5" w:rsidRPr="00F33E34" w14:paraId="45ABAA48" w14:textId="77777777" w:rsidTr="00FD7880">
        <w:trPr>
          <w:trHeight w:val="300"/>
        </w:trPr>
        <w:tc>
          <w:tcPr>
            <w:tcW w:w="4457" w:type="dxa"/>
            <w:tcBorders>
              <w:top w:val="nil"/>
              <w:left w:val="nil"/>
              <w:bottom w:val="nil"/>
              <w:right w:val="nil"/>
            </w:tcBorders>
            <w:noWrap/>
            <w:vAlign w:val="bottom"/>
            <w:hideMark/>
          </w:tcPr>
          <w:p w14:paraId="5E324354" w14:textId="30260B05"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Jurel (XIV - X Región) </w:t>
            </w:r>
          </w:p>
        </w:tc>
        <w:tc>
          <w:tcPr>
            <w:tcW w:w="620" w:type="dxa"/>
            <w:tcBorders>
              <w:top w:val="nil"/>
              <w:left w:val="nil"/>
              <w:bottom w:val="nil"/>
              <w:right w:val="nil"/>
            </w:tcBorders>
            <w:noWrap/>
            <w:vAlign w:val="center"/>
            <w:hideMark/>
          </w:tcPr>
          <w:p w14:paraId="494DC46F"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2017</w:t>
            </w:r>
          </w:p>
        </w:tc>
        <w:tc>
          <w:tcPr>
            <w:tcW w:w="1161" w:type="dxa"/>
            <w:tcBorders>
              <w:top w:val="nil"/>
              <w:left w:val="nil"/>
              <w:bottom w:val="nil"/>
              <w:right w:val="nil"/>
            </w:tcBorders>
            <w:noWrap/>
            <w:vAlign w:val="center"/>
            <w:hideMark/>
          </w:tcPr>
          <w:p w14:paraId="4775A4C6"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8</w:t>
            </w:r>
          </w:p>
        </w:tc>
        <w:tc>
          <w:tcPr>
            <w:tcW w:w="1373" w:type="dxa"/>
            <w:tcBorders>
              <w:top w:val="nil"/>
              <w:left w:val="nil"/>
              <w:bottom w:val="nil"/>
              <w:right w:val="nil"/>
            </w:tcBorders>
            <w:noWrap/>
            <w:vAlign w:val="center"/>
            <w:hideMark/>
          </w:tcPr>
          <w:p w14:paraId="073F2097"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6</w:t>
            </w:r>
          </w:p>
        </w:tc>
        <w:tc>
          <w:tcPr>
            <w:tcW w:w="1036" w:type="dxa"/>
            <w:tcBorders>
              <w:top w:val="nil"/>
              <w:left w:val="nil"/>
              <w:bottom w:val="nil"/>
              <w:right w:val="nil"/>
            </w:tcBorders>
            <w:noWrap/>
            <w:vAlign w:val="center"/>
            <w:hideMark/>
          </w:tcPr>
          <w:p w14:paraId="1BD20079" w14:textId="41833B53"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21</w:t>
            </w:r>
          </w:p>
        </w:tc>
        <w:tc>
          <w:tcPr>
            <w:tcW w:w="1300" w:type="dxa"/>
            <w:tcBorders>
              <w:top w:val="nil"/>
              <w:left w:val="nil"/>
              <w:bottom w:val="nil"/>
              <w:right w:val="nil"/>
            </w:tcBorders>
            <w:noWrap/>
            <w:vAlign w:val="center"/>
            <w:hideMark/>
          </w:tcPr>
          <w:p w14:paraId="6268DD99" w14:textId="0B078300"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4</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19</w:t>
            </w:r>
          </w:p>
        </w:tc>
        <w:tc>
          <w:tcPr>
            <w:tcW w:w="1300" w:type="dxa"/>
            <w:tcBorders>
              <w:top w:val="nil"/>
              <w:left w:val="nil"/>
              <w:bottom w:val="nil"/>
              <w:right w:val="nil"/>
            </w:tcBorders>
            <w:noWrap/>
            <w:vAlign w:val="center"/>
            <w:hideMark/>
          </w:tcPr>
          <w:p w14:paraId="6C0A26E6" w14:textId="45D65A5E"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84</w:t>
            </w:r>
          </w:p>
        </w:tc>
        <w:tc>
          <w:tcPr>
            <w:tcW w:w="1300" w:type="dxa"/>
            <w:tcBorders>
              <w:top w:val="nil"/>
              <w:left w:val="nil"/>
              <w:bottom w:val="nil"/>
              <w:right w:val="nil"/>
            </w:tcBorders>
            <w:noWrap/>
            <w:vAlign w:val="center"/>
            <w:hideMark/>
          </w:tcPr>
          <w:p w14:paraId="5C832A1B" w14:textId="2F8A74B4"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19</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6</w:t>
            </w:r>
          </w:p>
        </w:tc>
        <w:tc>
          <w:tcPr>
            <w:tcW w:w="909" w:type="dxa"/>
            <w:tcBorders>
              <w:top w:val="nil"/>
              <w:left w:val="nil"/>
              <w:bottom w:val="nil"/>
              <w:right w:val="nil"/>
            </w:tcBorders>
            <w:noWrap/>
            <w:vAlign w:val="center"/>
            <w:hideMark/>
          </w:tcPr>
          <w:p w14:paraId="2EF34505" w14:textId="77DF739F"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0%</w:t>
            </w:r>
          </w:p>
        </w:tc>
      </w:tr>
      <w:tr w:rsidR="000657C5" w:rsidRPr="00F33E34" w14:paraId="0AC904B7" w14:textId="77777777" w:rsidTr="00FD7880">
        <w:trPr>
          <w:trHeight w:val="300"/>
        </w:trPr>
        <w:tc>
          <w:tcPr>
            <w:tcW w:w="4457" w:type="dxa"/>
            <w:tcBorders>
              <w:top w:val="nil"/>
              <w:left w:val="nil"/>
              <w:bottom w:val="nil"/>
              <w:right w:val="nil"/>
            </w:tcBorders>
            <w:noWrap/>
            <w:vAlign w:val="bottom"/>
            <w:hideMark/>
          </w:tcPr>
          <w:p w14:paraId="65B06159" w14:textId="0B548785"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Jurel (XV - II Región) </w:t>
            </w:r>
          </w:p>
        </w:tc>
        <w:tc>
          <w:tcPr>
            <w:tcW w:w="620" w:type="dxa"/>
            <w:tcBorders>
              <w:top w:val="nil"/>
              <w:left w:val="nil"/>
              <w:bottom w:val="nil"/>
              <w:right w:val="nil"/>
            </w:tcBorders>
            <w:noWrap/>
            <w:vAlign w:val="center"/>
            <w:hideMark/>
          </w:tcPr>
          <w:p w14:paraId="3A938154"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2017</w:t>
            </w:r>
          </w:p>
        </w:tc>
        <w:tc>
          <w:tcPr>
            <w:tcW w:w="1161" w:type="dxa"/>
            <w:tcBorders>
              <w:top w:val="nil"/>
              <w:left w:val="nil"/>
              <w:bottom w:val="nil"/>
              <w:right w:val="nil"/>
            </w:tcBorders>
            <w:noWrap/>
            <w:vAlign w:val="center"/>
            <w:hideMark/>
          </w:tcPr>
          <w:p w14:paraId="47D53FDE"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9</w:t>
            </w:r>
          </w:p>
        </w:tc>
        <w:tc>
          <w:tcPr>
            <w:tcW w:w="1373" w:type="dxa"/>
            <w:tcBorders>
              <w:top w:val="nil"/>
              <w:left w:val="nil"/>
              <w:bottom w:val="nil"/>
              <w:right w:val="nil"/>
            </w:tcBorders>
            <w:noWrap/>
            <w:vAlign w:val="center"/>
            <w:hideMark/>
          </w:tcPr>
          <w:p w14:paraId="5B000502"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6</w:t>
            </w:r>
          </w:p>
        </w:tc>
        <w:tc>
          <w:tcPr>
            <w:tcW w:w="1036" w:type="dxa"/>
            <w:tcBorders>
              <w:top w:val="nil"/>
              <w:left w:val="nil"/>
              <w:bottom w:val="nil"/>
              <w:right w:val="nil"/>
            </w:tcBorders>
            <w:noWrap/>
            <w:vAlign w:val="center"/>
            <w:hideMark/>
          </w:tcPr>
          <w:p w14:paraId="2ACD0401" w14:textId="51904F3C"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21</w:t>
            </w:r>
          </w:p>
        </w:tc>
        <w:tc>
          <w:tcPr>
            <w:tcW w:w="1300" w:type="dxa"/>
            <w:tcBorders>
              <w:top w:val="nil"/>
              <w:left w:val="nil"/>
              <w:bottom w:val="nil"/>
              <w:right w:val="nil"/>
            </w:tcBorders>
            <w:noWrap/>
            <w:vAlign w:val="center"/>
            <w:hideMark/>
          </w:tcPr>
          <w:p w14:paraId="161F71E2" w14:textId="3928D826"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3</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76</w:t>
            </w:r>
          </w:p>
        </w:tc>
        <w:tc>
          <w:tcPr>
            <w:tcW w:w="1300" w:type="dxa"/>
            <w:tcBorders>
              <w:top w:val="nil"/>
              <w:left w:val="nil"/>
              <w:bottom w:val="nil"/>
              <w:right w:val="nil"/>
            </w:tcBorders>
            <w:noWrap/>
            <w:vAlign w:val="center"/>
            <w:hideMark/>
          </w:tcPr>
          <w:p w14:paraId="4F60A492" w14:textId="62EAF8A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91</w:t>
            </w:r>
          </w:p>
        </w:tc>
        <w:tc>
          <w:tcPr>
            <w:tcW w:w="1300" w:type="dxa"/>
            <w:tcBorders>
              <w:top w:val="nil"/>
              <w:left w:val="nil"/>
              <w:bottom w:val="nil"/>
              <w:right w:val="nil"/>
            </w:tcBorders>
            <w:noWrap/>
            <w:vAlign w:val="center"/>
            <w:hideMark/>
          </w:tcPr>
          <w:p w14:paraId="49965B17" w14:textId="46D9354E"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17</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6</w:t>
            </w:r>
          </w:p>
        </w:tc>
        <w:tc>
          <w:tcPr>
            <w:tcW w:w="909" w:type="dxa"/>
            <w:tcBorders>
              <w:top w:val="nil"/>
              <w:left w:val="nil"/>
              <w:bottom w:val="nil"/>
              <w:right w:val="nil"/>
            </w:tcBorders>
            <w:noWrap/>
            <w:vAlign w:val="center"/>
            <w:hideMark/>
          </w:tcPr>
          <w:p w14:paraId="28316A55" w14:textId="21CBB080"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24</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1%</w:t>
            </w:r>
          </w:p>
        </w:tc>
      </w:tr>
      <w:tr w:rsidR="000657C5" w:rsidRPr="00E21DDA" w14:paraId="7E4741A9" w14:textId="77777777" w:rsidTr="00FD7880">
        <w:trPr>
          <w:trHeight w:val="300"/>
        </w:trPr>
        <w:tc>
          <w:tcPr>
            <w:tcW w:w="4457" w:type="dxa"/>
            <w:tcBorders>
              <w:top w:val="nil"/>
              <w:left w:val="nil"/>
              <w:bottom w:val="nil"/>
              <w:right w:val="nil"/>
            </w:tcBorders>
            <w:noWrap/>
            <w:vAlign w:val="bottom"/>
            <w:hideMark/>
          </w:tcPr>
          <w:p w14:paraId="5CC69F0B" w14:textId="53AFBC85"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center"/>
            <w:hideMark/>
          </w:tcPr>
          <w:p w14:paraId="4AD05C8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367AD10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p>
        </w:tc>
        <w:tc>
          <w:tcPr>
            <w:tcW w:w="1373" w:type="dxa"/>
            <w:tcBorders>
              <w:top w:val="nil"/>
              <w:left w:val="nil"/>
              <w:bottom w:val="nil"/>
              <w:right w:val="nil"/>
            </w:tcBorders>
            <w:noWrap/>
            <w:vAlign w:val="center"/>
            <w:hideMark/>
          </w:tcPr>
          <w:p w14:paraId="20B2E56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036" w:type="dxa"/>
            <w:tcBorders>
              <w:top w:val="nil"/>
              <w:left w:val="nil"/>
              <w:bottom w:val="nil"/>
              <w:right w:val="nil"/>
            </w:tcBorders>
            <w:noWrap/>
            <w:vAlign w:val="center"/>
            <w:hideMark/>
          </w:tcPr>
          <w:p w14:paraId="0A172F55" w14:textId="6EB34B5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74</w:t>
            </w:r>
          </w:p>
        </w:tc>
        <w:tc>
          <w:tcPr>
            <w:tcW w:w="1300" w:type="dxa"/>
            <w:tcBorders>
              <w:top w:val="nil"/>
              <w:left w:val="nil"/>
              <w:bottom w:val="nil"/>
              <w:right w:val="nil"/>
            </w:tcBorders>
            <w:noWrap/>
            <w:vAlign w:val="center"/>
            <w:hideMark/>
          </w:tcPr>
          <w:p w14:paraId="367F88FA" w14:textId="7DAEC7A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09</w:t>
            </w:r>
          </w:p>
        </w:tc>
        <w:tc>
          <w:tcPr>
            <w:tcW w:w="1300" w:type="dxa"/>
            <w:tcBorders>
              <w:top w:val="nil"/>
              <w:left w:val="nil"/>
              <w:bottom w:val="nil"/>
              <w:right w:val="nil"/>
            </w:tcBorders>
            <w:noWrap/>
            <w:vAlign w:val="center"/>
            <w:hideMark/>
          </w:tcPr>
          <w:p w14:paraId="55B6A208" w14:textId="52266EC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82</w:t>
            </w:r>
          </w:p>
        </w:tc>
        <w:tc>
          <w:tcPr>
            <w:tcW w:w="1300" w:type="dxa"/>
            <w:tcBorders>
              <w:top w:val="nil"/>
              <w:left w:val="nil"/>
              <w:bottom w:val="nil"/>
              <w:right w:val="nil"/>
            </w:tcBorders>
            <w:noWrap/>
            <w:vAlign w:val="center"/>
            <w:hideMark/>
          </w:tcPr>
          <w:p w14:paraId="5A72E41F" w14:textId="4D0D534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w:t>
            </w:r>
          </w:p>
        </w:tc>
        <w:tc>
          <w:tcPr>
            <w:tcW w:w="909" w:type="dxa"/>
            <w:tcBorders>
              <w:top w:val="nil"/>
              <w:left w:val="nil"/>
              <w:bottom w:val="nil"/>
              <w:right w:val="nil"/>
            </w:tcBorders>
            <w:noWrap/>
            <w:vAlign w:val="center"/>
            <w:hideMark/>
          </w:tcPr>
          <w:p w14:paraId="04A66397" w14:textId="5EB7892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w:t>
            </w:r>
          </w:p>
        </w:tc>
      </w:tr>
      <w:tr w:rsidR="000657C5" w:rsidRPr="00E21DDA" w14:paraId="2CA43BE9" w14:textId="77777777" w:rsidTr="00FD7880">
        <w:trPr>
          <w:trHeight w:val="300"/>
        </w:trPr>
        <w:tc>
          <w:tcPr>
            <w:tcW w:w="4457" w:type="dxa"/>
            <w:tcBorders>
              <w:top w:val="nil"/>
              <w:left w:val="nil"/>
              <w:bottom w:val="nil"/>
              <w:right w:val="nil"/>
            </w:tcBorders>
            <w:noWrap/>
            <w:vAlign w:val="bottom"/>
            <w:hideMark/>
          </w:tcPr>
          <w:p w14:paraId="0EAEFE3D" w14:textId="0DB3AEB4"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center"/>
            <w:hideMark/>
          </w:tcPr>
          <w:p w14:paraId="6A5C17C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6A0991F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p>
        </w:tc>
        <w:tc>
          <w:tcPr>
            <w:tcW w:w="1373" w:type="dxa"/>
            <w:tcBorders>
              <w:top w:val="nil"/>
              <w:left w:val="nil"/>
              <w:bottom w:val="nil"/>
              <w:right w:val="nil"/>
            </w:tcBorders>
            <w:noWrap/>
            <w:vAlign w:val="center"/>
            <w:hideMark/>
          </w:tcPr>
          <w:p w14:paraId="0C31E56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p>
        </w:tc>
        <w:tc>
          <w:tcPr>
            <w:tcW w:w="1036" w:type="dxa"/>
            <w:tcBorders>
              <w:top w:val="nil"/>
              <w:left w:val="nil"/>
              <w:bottom w:val="nil"/>
              <w:right w:val="nil"/>
            </w:tcBorders>
            <w:noWrap/>
            <w:vAlign w:val="center"/>
            <w:hideMark/>
          </w:tcPr>
          <w:p w14:paraId="7139B7F7" w14:textId="57817AC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83</w:t>
            </w:r>
          </w:p>
        </w:tc>
        <w:tc>
          <w:tcPr>
            <w:tcW w:w="1300" w:type="dxa"/>
            <w:tcBorders>
              <w:top w:val="nil"/>
              <w:left w:val="nil"/>
              <w:bottom w:val="nil"/>
              <w:right w:val="nil"/>
            </w:tcBorders>
            <w:noWrap/>
            <w:vAlign w:val="center"/>
            <w:hideMark/>
          </w:tcPr>
          <w:p w14:paraId="4E5376FD" w14:textId="310ED52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74</w:t>
            </w:r>
          </w:p>
        </w:tc>
        <w:tc>
          <w:tcPr>
            <w:tcW w:w="1300" w:type="dxa"/>
            <w:tcBorders>
              <w:top w:val="nil"/>
              <w:left w:val="nil"/>
              <w:bottom w:val="nil"/>
              <w:right w:val="nil"/>
            </w:tcBorders>
            <w:noWrap/>
            <w:vAlign w:val="center"/>
            <w:hideMark/>
          </w:tcPr>
          <w:p w14:paraId="7308B647" w14:textId="130E774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37</w:t>
            </w:r>
          </w:p>
        </w:tc>
        <w:tc>
          <w:tcPr>
            <w:tcW w:w="1300" w:type="dxa"/>
            <w:tcBorders>
              <w:top w:val="nil"/>
              <w:left w:val="nil"/>
              <w:bottom w:val="nil"/>
              <w:right w:val="nil"/>
            </w:tcBorders>
            <w:noWrap/>
            <w:vAlign w:val="center"/>
            <w:hideMark/>
          </w:tcPr>
          <w:p w14:paraId="3045B0FD" w14:textId="455EDA4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w:t>
            </w:r>
          </w:p>
        </w:tc>
        <w:tc>
          <w:tcPr>
            <w:tcW w:w="909" w:type="dxa"/>
            <w:tcBorders>
              <w:top w:val="nil"/>
              <w:left w:val="nil"/>
              <w:bottom w:val="nil"/>
              <w:right w:val="nil"/>
            </w:tcBorders>
            <w:noWrap/>
            <w:vAlign w:val="center"/>
            <w:hideMark/>
          </w:tcPr>
          <w:p w14:paraId="7CA3A2AA" w14:textId="2367961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w:t>
            </w:r>
          </w:p>
        </w:tc>
      </w:tr>
      <w:tr w:rsidR="000657C5" w:rsidRPr="00E21DDA" w14:paraId="5F51C5BC" w14:textId="77777777" w:rsidTr="00FD7880">
        <w:trPr>
          <w:trHeight w:val="300"/>
        </w:trPr>
        <w:tc>
          <w:tcPr>
            <w:tcW w:w="4457" w:type="dxa"/>
            <w:tcBorders>
              <w:top w:val="nil"/>
              <w:left w:val="nil"/>
              <w:bottom w:val="nil"/>
              <w:right w:val="nil"/>
            </w:tcBorders>
            <w:noWrap/>
            <w:vAlign w:val="bottom"/>
            <w:hideMark/>
          </w:tcPr>
          <w:p w14:paraId="339B1FB4" w14:textId="16B7BB30"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center"/>
            <w:hideMark/>
          </w:tcPr>
          <w:p w14:paraId="611C0FDC"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61" w:type="dxa"/>
            <w:tcBorders>
              <w:top w:val="nil"/>
              <w:left w:val="nil"/>
              <w:bottom w:val="nil"/>
              <w:right w:val="nil"/>
            </w:tcBorders>
            <w:noWrap/>
            <w:vAlign w:val="center"/>
            <w:hideMark/>
          </w:tcPr>
          <w:p w14:paraId="0C99521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373" w:type="dxa"/>
            <w:tcBorders>
              <w:top w:val="nil"/>
              <w:left w:val="nil"/>
              <w:bottom w:val="nil"/>
              <w:right w:val="nil"/>
            </w:tcBorders>
            <w:noWrap/>
            <w:vAlign w:val="center"/>
            <w:hideMark/>
          </w:tcPr>
          <w:p w14:paraId="70EF677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2B622185" w14:textId="7BB0C63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83</w:t>
            </w:r>
          </w:p>
        </w:tc>
        <w:tc>
          <w:tcPr>
            <w:tcW w:w="1300" w:type="dxa"/>
            <w:tcBorders>
              <w:top w:val="nil"/>
              <w:left w:val="nil"/>
              <w:bottom w:val="nil"/>
              <w:right w:val="nil"/>
            </w:tcBorders>
            <w:noWrap/>
            <w:vAlign w:val="center"/>
            <w:hideMark/>
          </w:tcPr>
          <w:p w14:paraId="6EACAF93" w14:textId="1A4E33D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01</w:t>
            </w:r>
          </w:p>
        </w:tc>
        <w:tc>
          <w:tcPr>
            <w:tcW w:w="1300" w:type="dxa"/>
            <w:tcBorders>
              <w:top w:val="nil"/>
              <w:left w:val="nil"/>
              <w:bottom w:val="nil"/>
              <w:right w:val="nil"/>
            </w:tcBorders>
            <w:noWrap/>
            <w:vAlign w:val="center"/>
            <w:hideMark/>
          </w:tcPr>
          <w:p w14:paraId="71D88672" w14:textId="43AF1A9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35</w:t>
            </w:r>
          </w:p>
        </w:tc>
        <w:tc>
          <w:tcPr>
            <w:tcW w:w="1300" w:type="dxa"/>
            <w:tcBorders>
              <w:top w:val="nil"/>
              <w:left w:val="nil"/>
              <w:bottom w:val="nil"/>
              <w:right w:val="nil"/>
            </w:tcBorders>
            <w:noWrap/>
            <w:vAlign w:val="center"/>
            <w:hideMark/>
          </w:tcPr>
          <w:p w14:paraId="1AAAC0EC" w14:textId="0C55948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w:t>
            </w:r>
          </w:p>
        </w:tc>
        <w:tc>
          <w:tcPr>
            <w:tcW w:w="909" w:type="dxa"/>
            <w:tcBorders>
              <w:top w:val="nil"/>
              <w:left w:val="nil"/>
              <w:bottom w:val="nil"/>
              <w:right w:val="nil"/>
            </w:tcBorders>
            <w:noWrap/>
            <w:vAlign w:val="center"/>
            <w:hideMark/>
          </w:tcPr>
          <w:p w14:paraId="23B7DACE" w14:textId="1844043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w:t>
            </w:r>
          </w:p>
        </w:tc>
      </w:tr>
      <w:tr w:rsidR="000657C5" w:rsidRPr="00E21DDA" w14:paraId="3ADA1A82" w14:textId="77777777" w:rsidTr="00FD7880">
        <w:trPr>
          <w:trHeight w:val="300"/>
        </w:trPr>
        <w:tc>
          <w:tcPr>
            <w:tcW w:w="4457" w:type="dxa"/>
            <w:tcBorders>
              <w:top w:val="nil"/>
              <w:left w:val="nil"/>
              <w:bottom w:val="nil"/>
              <w:right w:val="nil"/>
            </w:tcBorders>
            <w:noWrap/>
            <w:vAlign w:val="bottom"/>
            <w:hideMark/>
          </w:tcPr>
          <w:p w14:paraId="5F1BA047" w14:textId="65A3C8E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center"/>
            <w:hideMark/>
          </w:tcPr>
          <w:p w14:paraId="41E09B9C"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60BE850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p>
        </w:tc>
        <w:tc>
          <w:tcPr>
            <w:tcW w:w="1373" w:type="dxa"/>
            <w:tcBorders>
              <w:top w:val="nil"/>
              <w:left w:val="nil"/>
              <w:bottom w:val="nil"/>
              <w:right w:val="nil"/>
            </w:tcBorders>
            <w:noWrap/>
            <w:vAlign w:val="center"/>
            <w:hideMark/>
          </w:tcPr>
          <w:p w14:paraId="0801C00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036" w:type="dxa"/>
            <w:tcBorders>
              <w:top w:val="nil"/>
              <w:left w:val="nil"/>
              <w:bottom w:val="nil"/>
              <w:right w:val="nil"/>
            </w:tcBorders>
            <w:noWrap/>
            <w:vAlign w:val="center"/>
            <w:hideMark/>
          </w:tcPr>
          <w:p w14:paraId="46306A4A" w14:textId="3F7E909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07</w:t>
            </w:r>
          </w:p>
        </w:tc>
        <w:tc>
          <w:tcPr>
            <w:tcW w:w="1300" w:type="dxa"/>
            <w:tcBorders>
              <w:top w:val="nil"/>
              <w:left w:val="nil"/>
              <w:bottom w:val="nil"/>
              <w:right w:val="nil"/>
            </w:tcBorders>
            <w:noWrap/>
            <w:vAlign w:val="center"/>
            <w:hideMark/>
          </w:tcPr>
          <w:p w14:paraId="4A6A76FE" w14:textId="6C86EB8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53</w:t>
            </w:r>
          </w:p>
        </w:tc>
        <w:tc>
          <w:tcPr>
            <w:tcW w:w="1300" w:type="dxa"/>
            <w:tcBorders>
              <w:top w:val="nil"/>
              <w:left w:val="nil"/>
              <w:bottom w:val="nil"/>
              <w:right w:val="nil"/>
            </w:tcBorders>
            <w:noWrap/>
            <w:vAlign w:val="center"/>
            <w:hideMark/>
          </w:tcPr>
          <w:p w14:paraId="7163CD81" w14:textId="229668E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06</w:t>
            </w:r>
          </w:p>
        </w:tc>
        <w:tc>
          <w:tcPr>
            <w:tcW w:w="1300" w:type="dxa"/>
            <w:tcBorders>
              <w:top w:val="nil"/>
              <w:left w:val="nil"/>
              <w:bottom w:val="nil"/>
              <w:right w:val="nil"/>
            </w:tcBorders>
            <w:noWrap/>
            <w:vAlign w:val="center"/>
            <w:hideMark/>
          </w:tcPr>
          <w:p w14:paraId="1CCFC8E6" w14:textId="7913647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w:t>
            </w:r>
          </w:p>
        </w:tc>
        <w:tc>
          <w:tcPr>
            <w:tcW w:w="909" w:type="dxa"/>
            <w:tcBorders>
              <w:top w:val="nil"/>
              <w:left w:val="nil"/>
              <w:bottom w:val="nil"/>
              <w:right w:val="nil"/>
            </w:tcBorders>
            <w:noWrap/>
            <w:vAlign w:val="center"/>
            <w:hideMark/>
          </w:tcPr>
          <w:p w14:paraId="6A5ADCEB" w14:textId="6715BCF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w:t>
            </w:r>
          </w:p>
        </w:tc>
      </w:tr>
      <w:tr w:rsidR="000657C5" w:rsidRPr="00E21DDA" w14:paraId="3CE35963" w14:textId="77777777" w:rsidTr="00FD7880">
        <w:trPr>
          <w:trHeight w:val="300"/>
        </w:trPr>
        <w:tc>
          <w:tcPr>
            <w:tcW w:w="4457" w:type="dxa"/>
            <w:tcBorders>
              <w:top w:val="nil"/>
              <w:left w:val="nil"/>
              <w:bottom w:val="nil"/>
              <w:right w:val="nil"/>
            </w:tcBorders>
            <w:noWrap/>
            <w:vAlign w:val="bottom"/>
            <w:hideMark/>
          </w:tcPr>
          <w:p w14:paraId="5C37BFB9" w14:textId="794C1062"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center"/>
            <w:hideMark/>
          </w:tcPr>
          <w:p w14:paraId="61C2F58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0F51DCF1"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373" w:type="dxa"/>
            <w:tcBorders>
              <w:top w:val="nil"/>
              <w:left w:val="nil"/>
              <w:bottom w:val="nil"/>
              <w:right w:val="nil"/>
            </w:tcBorders>
            <w:noWrap/>
            <w:vAlign w:val="center"/>
            <w:hideMark/>
          </w:tcPr>
          <w:p w14:paraId="5295B30F"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036" w:type="dxa"/>
            <w:tcBorders>
              <w:top w:val="nil"/>
              <w:left w:val="nil"/>
              <w:bottom w:val="nil"/>
              <w:right w:val="nil"/>
            </w:tcBorders>
            <w:noWrap/>
            <w:vAlign w:val="center"/>
            <w:hideMark/>
          </w:tcPr>
          <w:p w14:paraId="5403386A" w14:textId="32FEDE8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07</w:t>
            </w:r>
          </w:p>
        </w:tc>
        <w:tc>
          <w:tcPr>
            <w:tcW w:w="1300" w:type="dxa"/>
            <w:tcBorders>
              <w:top w:val="nil"/>
              <w:left w:val="nil"/>
              <w:bottom w:val="nil"/>
              <w:right w:val="nil"/>
            </w:tcBorders>
            <w:noWrap/>
            <w:vAlign w:val="center"/>
            <w:hideMark/>
          </w:tcPr>
          <w:p w14:paraId="1A981EEA" w14:textId="24D9BDD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47</w:t>
            </w:r>
          </w:p>
        </w:tc>
        <w:tc>
          <w:tcPr>
            <w:tcW w:w="1300" w:type="dxa"/>
            <w:tcBorders>
              <w:top w:val="nil"/>
              <w:left w:val="nil"/>
              <w:bottom w:val="nil"/>
              <w:right w:val="nil"/>
            </w:tcBorders>
            <w:noWrap/>
            <w:vAlign w:val="center"/>
            <w:hideMark/>
          </w:tcPr>
          <w:p w14:paraId="58E6B9C5" w14:textId="365EEB3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21</w:t>
            </w:r>
          </w:p>
        </w:tc>
        <w:tc>
          <w:tcPr>
            <w:tcW w:w="1300" w:type="dxa"/>
            <w:tcBorders>
              <w:top w:val="nil"/>
              <w:left w:val="nil"/>
              <w:bottom w:val="nil"/>
              <w:right w:val="nil"/>
            </w:tcBorders>
            <w:noWrap/>
            <w:vAlign w:val="center"/>
            <w:hideMark/>
          </w:tcPr>
          <w:p w14:paraId="26718E57" w14:textId="0A61EE4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c>
          <w:tcPr>
            <w:tcW w:w="909" w:type="dxa"/>
            <w:tcBorders>
              <w:top w:val="nil"/>
              <w:left w:val="nil"/>
              <w:bottom w:val="nil"/>
              <w:right w:val="nil"/>
            </w:tcBorders>
            <w:noWrap/>
            <w:vAlign w:val="center"/>
            <w:hideMark/>
          </w:tcPr>
          <w:p w14:paraId="6D6E55ED" w14:textId="64AA19C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0B4C4A0E" w14:textId="77777777" w:rsidTr="00FD7880">
        <w:trPr>
          <w:trHeight w:val="300"/>
        </w:trPr>
        <w:tc>
          <w:tcPr>
            <w:tcW w:w="4457" w:type="dxa"/>
            <w:tcBorders>
              <w:top w:val="nil"/>
              <w:left w:val="nil"/>
              <w:bottom w:val="nil"/>
              <w:right w:val="nil"/>
            </w:tcBorders>
            <w:noWrap/>
            <w:vAlign w:val="bottom"/>
            <w:hideMark/>
          </w:tcPr>
          <w:p w14:paraId="78E90134" w14:textId="65358E26"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center"/>
            <w:hideMark/>
          </w:tcPr>
          <w:p w14:paraId="1DE02AB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61" w:type="dxa"/>
            <w:tcBorders>
              <w:top w:val="nil"/>
              <w:left w:val="nil"/>
              <w:bottom w:val="nil"/>
              <w:right w:val="nil"/>
            </w:tcBorders>
            <w:noWrap/>
            <w:vAlign w:val="center"/>
            <w:hideMark/>
          </w:tcPr>
          <w:p w14:paraId="3BD38E0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p>
        </w:tc>
        <w:tc>
          <w:tcPr>
            <w:tcW w:w="1373" w:type="dxa"/>
            <w:tcBorders>
              <w:top w:val="nil"/>
              <w:left w:val="nil"/>
              <w:bottom w:val="nil"/>
              <w:right w:val="nil"/>
            </w:tcBorders>
            <w:noWrap/>
            <w:vAlign w:val="center"/>
            <w:hideMark/>
          </w:tcPr>
          <w:p w14:paraId="3DFBF9A2"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p>
        </w:tc>
        <w:tc>
          <w:tcPr>
            <w:tcW w:w="1036" w:type="dxa"/>
            <w:tcBorders>
              <w:top w:val="nil"/>
              <w:left w:val="nil"/>
              <w:bottom w:val="nil"/>
              <w:right w:val="nil"/>
            </w:tcBorders>
            <w:noWrap/>
            <w:vAlign w:val="center"/>
            <w:hideMark/>
          </w:tcPr>
          <w:p w14:paraId="06A48EF3" w14:textId="6FC169C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07</w:t>
            </w:r>
          </w:p>
        </w:tc>
        <w:tc>
          <w:tcPr>
            <w:tcW w:w="1300" w:type="dxa"/>
            <w:tcBorders>
              <w:top w:val="nil"/>
              <w:left w:val="nil"/>
              <w:bottom w:val="nil"/>
              <w:right w:val="nil"/>
            </w:tcBorders>
            <w:noWrap/>
            <w:vAlign w:val="center"/>
            <w:hideMark/>
          </w:tcPr>
          <w:p w14:paraId="720CC49C" w14:textId="343220C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51</w:t>
            </w:r>
          </w:p>
        </w:tc>
        <w:tc>
          <w:tcPr>
            <w:tcW w:w="1300" w:type="dxa"/>
            <w:tcBorders>
              <w:top w:val="nil"/>
              <w:left w:val="nil"/>
              <w:bottom w:val="nil"/>
              <w:right w:val="nil"/>
            </w:tcBorders>
            <w:noWrap/>
            <w:vAlign w:val="center"/>
            <w:hideMark/>
          </w:tcPr>
          <w:p w14:paraId="6EDF87AF" w14:textId="3222E05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03</w:t>
            </w:r>
          </w:p>
        </w:tc>
        <w:tc>
          <w:tcPr>
            <w:tcW w:w="1300" w:type="dxa"/>
            <w:tcBorders>
              <w:top w:val="nil"/>
              <w:left w:val="nil"/>
              <w:bottom w:val="nil"/>
              <w:right w:val="nil"/>
            </w:tcBorders>
            <w:noWrap/>
            <w:vAlign w:val="center"/>
            <w:hideMark/>
          </w:tcPr>
          <w:p w14:paraId="10653DE3" w14:textId="65FC3C8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w:t>
            </w:r>
          </w:p>
        </w:tc>
        <w:tc>
          <w:tcPr>
            <w:tcW w:w="909" w:type="dxa"/>
            <w:tcBorders>
              <w:top w:val="nil"/>
              <w:left w:val="nil"/>
              <w:bottom w:val="nil"/>
              <w:right w:val="nil"/>
            </w:tcBorders>
            <w:noWrap/>
            <w:vAlign w:val="center"/>
            <w:hideMark/>
          </w:tcPr>
          <w:p w14:paraId="1703E3F1" w14:textId="1C0D033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w:t>
            </w:r>
          </w:p>
        </w:tc>
      </w:tr>
      <w:tr w:rsidR="000657C5" w:rsidRPr="00E21DDA" w14:paraId="4EDDDDDF" w14:textId="77777777" w:rsidTr="00FD7880">
        <w:trPr>
          <w:trHeight w:val="300"/>
        </w:trPr>
        <w:tc>
          <w:tcPr>
            <w:tcW w:w="4457" w:type="dxa"/>
            <w:tcBorders>
              <w:top w:val="nil"/>
              <w:left w:val="nil"/>
              <w:bottom w:val="nil"/>
              <w:right w:val="nil"/>
            </w:tcBorders>
            <w:noWrap/>
            <w:vAlign w:val="bottom"/>
            <w:hideMark/>
          </w:tcPr>
          <w:p w14:paraId="08C1A2BA" w14:textId="28321CE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620" w:type="dxa"/>
            <w:tcBorders>
              <w:top w:val="nil"/>
              <w:left w:val="nil"/>
              <w:bottom w:val="nil"/>
              <w:right w:val="nil"/>
            </w:tcBorders>
            <w:noWrap/>
            <w:vAlign w:val="center"/>
            <w:hideMark/>
          </w:tcPr>
          <w:p w14:paraId="078C706C"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31C1913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p>
        </w:tc>
        <w:tc>
          <w:tcPr>
            <w:tcW w:w="1373" w:type="dxa"/>
            <w:tcBorders>
              <w:top w:val="nil"/>
              <w:left w:val="nil"/>
              <w:bottom w:val="nil"/>
              <w:right w:val="nil"/>
            </w:tcBorders>
            <w:noWrap/>
            <w:vAlign w:val="center"/>
            <w:hideMark/>
          </w:tcPr>
          <w:p w14:paraId="69ECA46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036" w:type="dxa"/>
            <w:tcBorders>
              <w:top w:val="nil"/>
              <w:left w:val="nil"/>
              <w:bottom w:val="nil"/>
              <w:right w:val="nil"/>
            </w:tcBorders>
            <w:noWrap/>
            <w:vAlign w:val="center"/>
            <w:hideMark/>
          </w:tcPr>
          <w:p w14:paraId="366AD5F6" w14:textId="0490E67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65</w:t>
            </w:r>
          </w:p>
        </w:tc>
        <w:tc>
          <w:tcPr>
            <w:tcW w:w="1300" w:type="dxa"/>
            <w:tcBorders>
              <w:top w:val="nil"/>
              <w:left w:val="nil"/>
              <w:bottom w:val="nil"/>
              <w:right w:val="nil"/>
            </w:tcBorders>
            <w:noWrap/>
            <w:vAlign w:val="center"/>
            <w:hideMark/>
          </w:tcPr>
          <w:p w14:paraId="3B9F051A" w14:textId="00842AC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w:t>
            </w:r>
          </w:p>
        </w:tc>
        <w:tc>
          <w:tcPr>
            <w:tcW w:w="1300" w:type="dxa"/>
            <w:tcBorders>
              <w:top w:val="nil"/>
              <w:left w:val="nil"/>
              <w:bottom w:val="nil"/>
              <w:right w:val="nil"/>
            </w:tcBorders>
            <w:noWrap/>
            <w:vAlign w:val="center"/>
            <w:hideMark/>
          </w:tcPr>
          <w:p w14:paraId="5E937BE7" w14:textId="7EB61E0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45</w:t>
            </w:r>
          </w:p>
        </w:tc>
        <w:tc>
          <w:tcPr>
            <w:tcW w:w="1300" w:type="dxa"/>
            <w:tcBorders>
              <w:top w:val="nil"/>
              <w:left w:val="nil"/>
              <w:bottom w:val="nil"/>
              <w:right w:val="nil"/>
            </w:tcBorders>
            <w:noWrap/>
            <w:vAlign w:val="center"/>
            <w:hideMark/>
          </w:tcPr>
          <w:p w14:paraId="5B05355E" w14:textId="7871C78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w:t>
            </w:r>
          </w:p>
        </w:tc>
        <w:tc>
          <w:tcPr>
            <w:tcW w:w="909" w:type="dxa"/>
            <w:tcBorders>
              <w:top w:val="nil"/>
              <w:left w:val="nil"/>
              <w:bottom w:val="nil"/>
              <w:right w:val="nil"/>
            </w:tcBorders>
            <w:noWrap/>
            <w:vAlign w:val="center"/>
            <w:hideMark/>
          </w:tcPr>
          <w:p w14:paraId="71DD38ED" w14:textId="4906480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w:t>
            </w:r>
          </w:p>
        </w:tc>
      </w:tr>
      <w:tr w:rsidR="000657C5" w:rsidRPr="00E21DDA" w14:paraId="35527E5B" w14:textId="77777777" w:rsidTr="00FD7880">
        <w:trPr>
          <w:trHeight w:val="300"/>
        </w:trPr>
        <w:tc>
          <w:tcPr>
            <w:tcW w:w="4457" w:type="dxa"/>
            <w:tcBorders>
              <w:top w:val="nil"/>
              <w:left w:val="nil"/>
              <w:bottom w:val="nil"/>
              <w:right w:val="nil"/>
            </w:tcBorders>
            <w:noWrap/>
            <w:vAlign w:val="bottom"/>
            <w:hideMark/>
          </w:tcPr>
          <w:p w14:paraId="3095A4EE" w14:textId="773EB05B"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620" w:type="dxa"/>
            <w:tcBorders>
              <w:top w:val="nil"/>
              <w:left w:val="nil"/>
              <w:bottom w:val="nil"/>
              <w:right w:val="nil"/>
            </w:tcBorders>
            <w:noWrap/>
            <w:vAlign w:val="center"/>
            <w:hideMark/>
          </w:tcPr>
          <w:p w14:paraId="77E50E0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2958455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373" w:type="dxa"/>
            <w:tcBorders>
              <w:top w:val="nil"/>
              <w:left w:val="nil"/>
              <w:bottom w:val="nil"/>
              <w:right w:val="nil"/>
            </w:tcBorders>
            <w:noWrap/>
            <w:vAlign w:val="center"/>
            <w:hideMark/>
          </w:tcPr>
          <w:p w14:paraId="3A69CF6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0845D133" w14:textId="31E6A5D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65</w:t>
            </w:r>
          </w:p>
        </w:tc>
        <w:tc>
          <w:tcPr>
            <w:tcW w:w="1300" w:type="dxa"/>
            <w:tcBorders>
              <w:top w:val="nil"/>
              <w:left w:val="nil"/>
              <w:bottom w:val="nil"/>
              <w:right w:val="nil"/>
            </w:tcBorders>
            <w:noWrap/>
            <w:vAlign w:val="center"/>
            <w:hideMark/>
          </w:tcPr>
          <w:p w14:paraId="797748E5" w14:textId="168C5EE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7034824F" w14:textId="691365F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2977FA20" w14:textId="19701A4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w:t>
            </w:r>
          </w:p>
        </w:tc>
        <w:tc>
          <w:tcPr>
            <w:tcW w:w="909" w:type="dxa"/>
            <w:tcBorders>
              <w:top w:val="nil"/>
              <w:left w:val="nil"/>
              <w:bottom w:val="nil"/>
              <w:right w:val="nil"/>
            </w:tcBorders>
            <w:noWrap/>
            <w:vAlign w:val="center"/>
            <w:hideMark/>
          </w:tcPr>
          <w:p w14:paraId="7AC366FA" w14:textId="01A2A19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7C2E33B3" w14:textId="77777777" w:rsidTr="00FD7880">
        <w:trPr>
          <w:trHeight w:val="300"/>
        </w:trPr>
        <w:tc>
          <w:tcPr>
            <w:tcW w:w="4457" w:type="dxa"/>
            <w:tcBorders>
              <w:top w:val="nil"/>
              <w:left w:val="nil"/>
              <w:bottom w:val="nil"/>
              <w:right w:val="nil"/>
            </w:tcBorders>
            <w:noWrap/>
            <w:vAlign w:val="bottom"/>
            <w:hideMark/>
          </w:tcPr>
          <w:p w14:paraId="38C63483" w14:textId="1DD99D36"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620" w:type="dxa"/>
            <w:tcBorders>
              <w:top w:val="nil"/>
              <w:left w:val="nil"/>
              <w:bottom w:val="nil"/>
              <w:right w:val="nil"/>
            </w:tcBorders>
            <w:noWrap/>
            <w:vAlign w:val="center"/>
            <w:hideMark/>
          </w:tcPr>
          <w:p w14:paraId="26D95C0F"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61" w:type="dxa"/>
            <w:tcBorders>
              <w:top w:val="nil"/>
              <w:left w:val="nil"/>
              <w:bottom w:val="nil"/>
              <w:right w:val="nil"/>
            </w:tcBorders>
            <w:noWrap/>
            <w:vAlign w:val="center"/>
            <w:hideMark/>
          </w:tcPr>
          <w:p w14:paraId="7BAD767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48A6132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2639EFA0" w14:textId="57971C0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85</w:t>
            </w:r>
          </w:p>
        </w:tc>
        <w:tc>
          <w:tcPr>
            <w:tcW w:w="1300" w:type="dxa"/>
            <w:tcBorders>
              <w:top w:val="nil"/>
              <w:left w:val="nil"/>
              <w:bottom w:val="nil"/>
              <w:right w:val="nil"/>
            </w:tcBorders>
            <w:noWrap/>
            <w:vAlign w:val="center"/>
            <w:hideMark/>
          </w:tcPr>
          <w:p w14:paraId="17AA9DE7" w14:textId="216D365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23</w:t>
            </w:r>
          </w:p>
        </w:tc>
        <w:tc>
          <w:tcPr>
            <w:tcW w:w="1300" w:type="dxa"/>
            <w:tcBorders>
              <w:top w:val="nil"/>
              <w:left w:val="nil"/>
              <w:bottom w:val="nil"/>
              <w:right w:val="nil"/>
            </w:tcBorders>
            <w:noWrap/>
            <w:vAlign w:val="center"/>
            <w:hideMark/>
          </w:tcPr>
          <w:p w14:paraId="0778530E" w14:textId="684434C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26</w:t>
            </w:r>
          </w:p>
        </w:tc>
        <w:tc>
          <w:tcPr>
            <w:tcW w:w="1300" w:type="dxa"/>
            <w:tcBorders>
              <w:top w:val="nil"/>
              <w:left w:val="nil"/>
              <w:bottom w:val="nil"/>
              <w:right w:val="nil"/>
            </w:tcBorders>
            <w:noWrap/>
            <w:vAlign w:val="center"/>
            <w:hideMark/>
          </w:tcPr>
          <w:p w14:paraId="2E16F30A" w14:textId="76A91FC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w:t>
            </w:r>
          </w:p>
        </w:tc>
        <w:tc>
          <w:tcPr>
            <w:tcW w:w="909" w:type="dxa"/>
            <w:tcBorders>
              <w:top w:val="nil"/>
              <w:left w:val="nil"/>
              <w:bottom w:val="nil"/>
              <w:right w:val="nil"/>
            </w:tcBorders>
            <w:noWrap/>
            <w:vAlign w:val="center"/>
            <w:hideMark/>
          </w:tcPr>
          <w:p w14:paraId="41768DE4" w14:textId="1AAF5F8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w:t>
            </w:r>
          </w:p>
        </w:tc>
      </w:tr>
      <w:tr w:rsidR="000657C5" w:rsidRPr="00E21DDA" w14:paraId="455B8EF4" w14:textId="77777777" w:rsidTr="00FD7880">
        <w:trPr>
          <w:trHeight w:val="300"/>
        </w:trPr>
        <w:tc>
          <w:tcPr>
            <w:tcW w:w="4457" w:type="dxa"/>
            <w:tcBorders>
              <w:top w:val="nil"/>
              <w:left w:val="nil"/>
              <w:bottom w:val="nil"/>
              <w:right w:val="nil"/>
            </w:tcBorders>
            <w:noWrap/>
            <w:vAlign w:val="bottom"/>
            <w:hideMark/>
          </w:tcPr>
          <w:p w14:paraId="13824BFF" w14:textId="488494D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620" w:type="dxa"/>
            <w:tcBorders>
              <w:top w:val="nil"/>
              <w:left w:val="nil"/>
              <w:bottom w:val="nil"/>
              <w:right w:val="nil"/>
            </w:tcBorders>
            <w:noWrap/>
            <w:vAlign w:val="center"/>
            <w:hideMark/>
          </w:tcPr>
          <w:p w14:paraId="08AA33C2"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04903CD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p>
        </w:tc>
        <w:tc>
          <w:tcPr>
            <w:tcW w:w="1373" w:type="dxa"/>
            <w:tcBorders>
              <w:top w:val="nil"/>
              <w:left w:val="nil"/>
              <w:bottom w:val="nil"/>
              <w:right w:val="nil"/>
            </w:tcBorders>
            <w:noWrap/>
            <w:vAlign w:val="center"/>
            <w:hideMark/>
          </w:tcPr>
          <w:p w14:paraId="2C7AFA1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036" w:type="dxa"/>
            <w:tcBorders>
              <w:top w:val="nil"/>
              <w:left w:val="nil"/>
              <w:bottom w:val="nil"/>
              <w:right w:val="nil"/>
            </w:tcBorders>
            <w:noWrap/>
            <w:vAlign w:val="center"/>
            <w:hideMark/>
          </w:tcPr>
          <w:p w14:paraId="04DA2DF7" w14:textId="19A6C99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65</w:t>
            </w:r>
          </w:p>
        </w:tc>
        <w:tc>
          <w:tcPr>
            <w:tcW w:w="1300" w:type="dxa"/>
            <w:tcBorders>
              <w:top w:val="nil"/>
              <w:left w:val="nil"/>
              <w:bottom w:val="nil"/>
              <w:right w:val="nil"/>
            </w:tcBorders>
            <w:noWrap/>
            <w:vAlign w:val="center"/>
            <w:hideMark/>
          </w:tcPr>
          <w:p w14:paraId="412200C5" w14:textId="0A2EF5A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30</w:t>
            </w:r>
          </w:p>
        </w:tc>
        <w:tc>
          <w:tcPr>
            <w:tcW w:w="1300" w:type="dxa"/>
            <w:tcBorders>
              <w:top w:val="nil"/>
              <w:left w:val="nil"/>
              <w:bottom w:val="nil"/>
              <w:right w:val="nil"/>
            </w:tcBorders>
            <w:noWrap/>
            <w:vAlign w:val="center"/>
            <w:hideMark/>
          </w:tcPr>
          <w:p w14:paraId="50846D91" w14:textId="04FA397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52</w:t>
            </w:r>
          </w:p>
        </w:tc>
        <w:tc>
          <w:tcPr>
            <w:tcW w:w="1300" w:type="dxa"/>
            <w:tcBorders>
              <w:top w:val="nil"/>
              <w:left w:val="nil"/>
              <w:bottom w:val="nil"/>
              <w:right w:val="nil"/>
            </w:tcBorders>
            <w:noWrap/>
            <w:vAlign w:val="center"/>
            <w:hideMark/>
          </w:tcPr>
          <w:p w14:paraId="036C3204" w14:textId="010A867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w:t>
            </w:r>
          </w:p>
        </w:tc>
        <w:tc>
          <w:tcPr>
            <w:tcW w:w="909" w:type="dxa"/>
            <w:tcBorders>
              <w:top w:val="nil"/>
              <w:left w:val="nil"/>
              <w:bottom w:val="nil"/>
              <w:right w:val="nil"/>
            </w:tcBorders>
            <w:noWrap/>
            <w:vAlign w:val="center"/>
            <w:hideMark/>
          </w:tcPr>
          <w:p w14:paraId="68C76ADD" w14:textId="6BA376E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w:t>
            </w:r>
          </w:p>
        </w:tc>
      </w:tr>
      <w:tr w:rsidR="000657C5" w:rsidRPr="00E21DDA" w14:paraId="00F272B0" w14:textId="77777777" w:rsidTr="00FD7880">
        <w:trPr>
          <w:trHeight w:val="300"/>
        </w:trPr>
        <w:tc>
          <w:tcPr>
            <w:tcW w:w="4457" w:type="dxa"/>
            <w:tcBorders>
              <w:top w:val="nil"/>
              <w:left w:val="nil"/>
              <w:bottom w:val="nil"/>
              <w:right w:val="nil"/>
            </w:tcBorders>
            <w:noWrap/>
            <w:vAlign w:val="bottom"/>
            <w:hideMark/>
          </w:tcPr>
          <w:p w14:paraId="64880B58" w14:textId="69838A4C"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620" w:type="dxa"/>
            <w:tcBorders>
              <w:top w:val="nil"/>
              <w:left w:val="nil"/>
              <w:bottom w:val="nil"/>
              <w:right w:val="nil"/>
            </w:tcBorders>
            <w:noWrap/>
            <w:vAlign w:val="center"/>
            <w:hideMark/>
          </w:tcPr>
          <w:p w14:paraId="52280D9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659EB69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14CFC36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01882CA0" w14:textId="39A49B8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65</w:t>
            </w:r>
          </w:p>
        </w:tc>
        <w:tc>
          <w:tcPr>
            <w:tcW w:w="1300" w:type="dxa"/>
            <w:tcBorders>
              <w:top w:val="nil"/>
              <w:left w:val="nil"/>
              <w:bottom w:val="nil"/>
              <w:right w:val="nil"/>
            </w:tcBorders>
            <w:noWrap/>
            <w:vAlign w:val="center"/>
            <w:hideMark/>
          </w:tcPr>
          <w:p w14:paraId="6024A04F" w14:textId="6A3194B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7826DAA7" w14:textId="5B63B10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059F29D0" w14:textId="042092A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w:t>
            </w:r>
          </w:p>
        </w:tc>
        <w:tc>
          <w:tcPr>
            <w:tcW w:w="909" w:type="dxa"/>
            <w:tcBorders>
              <w:top w:val="nil"/>
              <w:left w:val="nil"/>
              <w:bottom w:val="nil"/>
              <w:right w:val="nil"/>
            </w:tcBorders>
            <w:noWrap/>
            <w:vAlign w:val="center"/>
            <w:hideMark/>
          </w:tcPr>
          <w:p w14:paraId="4613CED4" w14:textId="6475D1E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113EAB0D" w14:textId="77777777" w:rsidTr="00FD7880">
        <w:trPr>
          <w:trHeight w:val="300"/>
        </w:trPr>
        <w:tc>
          <w:tcPr>
            <w:tcW w:w="4457" w:type="dxa"/>
            <w:tcBorders>
              <w:top w:val="nil"/>
              <w:left w:val="nil"/>
              <w:bottom w:val="nil"/>
              <w:right w:val="nil"/>
            </w:tcBorders>
            <w:noWrap/>
            <w:vAlign w:val="bottom"/>
            <w:hideMark/>
          </w:tcPr>
          <w:p w14:paraId="70266AFA" w14:textId="7BA43C96"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620" w:type="dxa"/>
            <w:tcBorders>
              <w:top w:val="nil"/>
              <w:left w:val="nil"/>
              <w:bottom w:val="nil"/>
              <w:right w:val="nil"/>
            </w:tcBorders>
            <w:noWrap/>
            <w:vAlign w:val="center"/>
            <w:hideMark/>
          </w:tcPr>
          <w:p w14:paraId="0CE2FD0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61" w:type="dxa"/>
            <w:tcBorders>
              <w:top w:val="nil"/>
              <w:left w:val="nil"/>
              <w:bottom w:val="nil"/>
              <w:right w:val="nil"/>
            </w:tcBorders>
            <w:noWrap/>
            <w:vAlign w:val="center"/>
            <w:hideMark/>
          </w:tcPr>
          <w:p w14:paraId="7B10918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45AC18E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764316A0" w14:textId="04E5EC7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85</w:t>
            </w:r>
          </w:p>
        </w:tc>
        <w:tc>
          <w:tcPr>
            <w:tcW w:w="1300" w:type="dxa"/>
            <w:tcBorders>
              <w:top w:val="nil"/>
              <w:left w:val="nil"/>
              <w:bottom w:val="nil"/>
              <w:right w:val="nil"/>
            </w:tcBorders>
            <w:noWrap/>
            <w:vAlign w:val="center"/>
            <w:hideMark/>
          </w:tcPr>
          <w:p w14:paraId="06C7DC62" w14:textId="56665CC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41</w:t>
            </w:r>
          </w:p>
        </w:tc>
        <w:tc>
          <w:tcPr>
            <w:tcW w:w="1300" w:type="dxa"/>
            <w:tcBorders>
              <w:top w:val="nil"/>
              <w:left w:val="nil"/>
              <w:bottom w:val="nil"/>
              <w:right w:val="nil"/>
            </w:tcBorders>
            <w:noWrap/>
            <w:vAlign w:val="center"/>
            <w:hideMark/>
          </w:tcPr>
          <w:p w14:paraId="3C5E5094" w14:textId="41914B7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0946015B" w14:textId="4377B1E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w:t>
            </w:r>
          </w:p>
        </w:tc>
        <w:tc>
          <w:tcPr>
            <w:tcW w:w="909" w:type="dxa"/>
            <w:tcBorders>
              <w:top w:val="nil"/>
              <w:left w:val="nil"/>
              <w:bottom w:val="nil"/>
              <w:right w:val="nil"/>
            </w:tcBorders>
            <w:noWrap/>
            <w:vAlign w:val="center"/>
            <w:hideMark/>
          </w:tcPr>
          <w:p w14:paraId="5DAEAD64" w14:textId="6B6027A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31B7C38A" w14:textId="77777777" w:rsidTr="00FD7880">
        <w:trPr>
          <w:trHeight w:val="300"/>
        </w:trPr>
        <w:tc>
          <w:tcPr>
            <w:tcW w:w="4457" w:type="dxa"/>
            <w:tcBorders>
              <w:top w:val="nil"/>
              <w:left w:val="nil"/>
              <w:bottom w:val="nil"/>
              <w:right w:val="nil"/>
            </w:tcBorders>
            <w:noWrap/>
            <w:vAlign w:val="bottom"/>
            <w:hideMark/>
          </w:tcPr>
          <w:p w14:paraId="2C34BD68" w14:textId="52E7721A"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lastRenderedPageBreak/>
              <w:t>Merluza de tres aletas (41° 28,6 L.S. al Sur)</w:t>
            </w:r>
          </w:p>
        </w:tc>
        <w:tc>
          <w:tcPr>
            <w:tcW w:w="620" w:type="dxa"/>
            <w:tcBorders>
              <w:top w:val="nil"/>
              <w:left w:val="nil"/>
              <w:bottom w:val="nil"/>
              <w:right w:val="nil"/>
            </w:tcBorders>
            <w:noWrap/>
            <w:vAlign w:val="center"/>
            <w:hideMark/>
          </w:tcPr>
          <w:p w14:paraId="7E5314A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544C044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373" w:type="dxa"/>
            <w:tcBorders>
              <w:top w:val="nil"/>
              <w:left w:val="nil"/>
              <w:bottom w:val="nil"/>
              <w:right w:val="nil"/>
            </w:tcBorders>
            <w:noWrap/>
            <w:vAlign w:val="center"/>
            <w:hideMark/>
          </w:tcPr>
          <w:p w14:paraId="034D589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036" w:type="dxa"/>
            <w:tcBorders>
              <w:top w:val="nil"/>
              <w:left w:val="nil"/>
              <w:bottom w:val="nil"/>
              <w:right w:val="nil"/>
            </w:tcBorders>
            <w:noWrap/>
            <w:vAlign w:val="center"/>
            <w:hideMark/>
          </w:tcPr>
          <w:p w14:paraId="494C33D4" w14:textId="11B90B2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w:t>
            </w:r>
          </w:p>
        </w:tc>
        <w:tc>
          <w:tcPr>
            <w:tcW w:w="1300" w:type="dxa"/>
            <w:tcBorders>
              <w:top w:val="nil"/>
              <w:left w:val="nil"/>
              <w:bottom w:val="nil"/>
              <w:right w:val="nil"/>
            </w:tcBorders>
            <w:noWrap/>
            <w:vAlign w:val="center"/>
            <w:hideMark/>
          </w:tcPr>
          <w:p w14:paraId="0B6D34D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7791115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13542741"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909" w:type="dxa"/>
            <w:tcBorders>
              <w:top w:val="nil"/>
              <w:left w:val="nil"/>
              <w:bottom w:val="nil"/>
              <w:right w:val="nil"/>
            </w:tcBorders>
            <w:noWrap/>
            <w:vAlign w:val="center"/>
            <w:hideMark/>
          </w:tcPr>
          <w:p w14:paraId="1E72B5D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r>
      <w:tr w:rsidR="000657C5" w:rsidRPr="00E21DDA" w14:paraId="4039C42F" w14:textId="77777777" w:rsidTr="00FD7880">
        <w:trPr>
          <w:trHeight w:val="300"/>
        </w:trPr>
        <w:tc>
          <w:tcPr>
            <w:tcW w:w="4457" w:type="dxa"/>
            <w:tcBorders>
              <w:top w:val="nil"/>
              <w:left w:val="nil"/>
              <w:bottom w:val="nil"/>
              <w:right w:val="nil"/>
            </w:tcBorders>
            <w:noWrap/>
            <w:vAlign w:val="bottom"/>
            <w:hideMark/>
          </w:tcPr>
          <w:p w14:paraId="71D56051" w14:textId="70D14E0B"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center"/>
            <w:hideMark/>
          </w:tcPr>
          <w:p w14:paraId="21DD05C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3734656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373" w:type="dxa"/>
            <w:tcBorders>
              <w:top w:val="nil"/>
              <w:left w:val="nil"/>
              <w:bottom w:val="nil"/>
              <w:right w:val="nil"/>
            </w:tcBorders>
            <w:noWrap/>
            <w:vAlign w:val="center"/>
            <w:hideMark/>
          </w:tcPr>
          <w:p w14:paraId="7023421C"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p>
        </w:tc>
        <w:tc>
          <w:tcPr>
            <w:tcW w:w="1036" w:type="dxa"/>
            <w:tcBorders>
              <w:top w:val="nil"/>
              <w:left w:val="nil"/>
              <w:bottom w:val="nil"/>
              <w:right w:val="nil"/>
            </w:tcBorders>
            <w:noWrap/>
            <w:vAlign w:val="center"/>
            <w:hideMark/>
          </w:tcPr>
          <w:p w14:paraId="13AC2BA1" w14:textId="55F3A1B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43</w:t>
            </w:r>
          </w:p>
        </w:tc>
        <w:tc>
          <w:tcPr>
            <w:tcW w:w="1300" w:type="dxa"/>
            <w:tcBorders>
              <w:top w:val="nil"/>
              <w:left w:val="nil"/>
              <w:bottom w:val="nil"/>
              <w:right w:val="nil"/>
            </w:tcBorders>
            <w:noWrap/>
            <w:vAlign w:val="center"/>
            <w:hideMark/>
          </w:tcPr>
          <w:p w14:paraId="4F1271E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11A90137"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300" w:type="dxa"/>
            <w:tcBorders>
              <w:top w:val="nil"/>
              <w:left w:val="nil"/>
              <w:bottom w:val="nil"/>
              <w:right w:val="nil"/>
            </w:tcBorders>
            <w:noWrap/>
            <w:vAlign w:val="center"/>
            <w:hideMark/>
          </w:tcPr>
          <w:p w14:paraId="1BA06157"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909" w:type="dxa"/>
            <w:tcBorders>
              <w:top w:val="nil"/>
              <w:left w:val="nil"/>
              <w:bottom w:val="nil"/>
              <w:right w:val="nil"/>
            </w:tcBorders>
            <w:noWrap/>
            <w:vAlign w:val="center"/>
            <w:hideMark/>
          </w:tcPr>
          <w:p w14:paraId="72C30F9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r>
      <w:tr w:rsidR="000657C5" w:rsidRPr="00E21DDA" w14:paraId="7CA1AD89" w14:textId="77777777" w:rsidTr="00FD7880">
        <w:trPr>
          <w:trHeight w:val="300"/>
        </w:trPr>
        <w:tc>
          <w:tcPr>
            <w:tcW w:w="4457" w:type="dxa"/>
            <w:tcBorders>
              <w:top w:val="nil"/>
              <w:left w:val="nil"/>
              <w:bottom w:val="nil"/>
              <w:right w:val="nil"/>
            </w:tcBorders>
            <w:noWrap/>
            <w:vAlign w:val="bottom"/>
            <w:hideMark/>
          </w:tcPr>
          <w:p w14:paraId="03281F10" w14:textId="6722774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620" w:type="dxa"/>
            <w:tcBorders>
              <w:top w:val="nil"/>
              <w:left w:val="nil"/>
              <w:bottom w:val="nil"/>
              <w:right w:val="nil"/>
            </w:tcBorders>
            <w:noWrap/>
            <w:vAlign w:val="center"/>
            <w:hideMark/>
          </w:tcPr>
          <w:p w14:paraId="353C501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65D8C9A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48BC4FC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7B4E404A" w14:textId="79B00EE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62</w:t>
            </w:r>
          </w:p>
        </w:tc>
        <w:tc>
          <w:tcPr>
            <w:tcW w:w="1300" w:type="dxa"/>
            <w:tcBorders>
              <w:top w:val="nil"/>
              <w:left w:val="nil"/>
              <w:bottom w:val="nil"/>
              <w:right w:val="nil"/>
            </w:tcBorders>
            <w:noWrap/>
            <w:vAlign w:val="center"/>
            <w:hideMark/>
          </w:tcPr>
          <w:p w14:paraId="04054867" w14:textId="17D57B0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84</w:t>
            </w:r>
          </w:p>
        </w:tc>
        <w:tc>
          <w:tcPr>
            <w:tcW w:w="1300" w:type="dxa"/>
            <w:tcBorders>
              <w:top w:val="nil"/>
              <w:left w:val="nil"/>
              <w:bottom w:val="nil"/>
              <w:right w:val="nil"/>
            </w:tcBorders>
            <w:noWrap/>
            <w:vAlign w:val="center"/>
            <w:hideMark/>
          </w:tcPr>
          <w:p w14:paraId="59B75216" w14:textId="0625E12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33</w:t>
            </w:r>
          </w:p>
        </w:tc>
        <w:tc>
          <w:tcPr>
            <w:tcW w:w="1300" w:type="dxa"/>
            <w:tcBorders>
              <w:top w:val="nil"/>
              <w:left w:val="nil"/>
              <w:bottom w:val="nil"/>
              <w:right w:val="nil"/>
            </w:tcBorders>
            <w:noWrap/>
            <w:vAlign w:val="center"/>
            <w:hideMark/>
          </w:tcPr>
          <w:p w14:paraId="68D4F872" w14:textId="6A030AF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w:t>
            </w:r>
          </w:p>
        </w:tc>
        <w:tc>
          <w:tcPr>
            <w:tcW w:w="909" w:type="dxa"/>
            <w:tcBorders>
              <w:top w:val="nil"/>
              <w:left w:val="nil"/>
              <w:bottom w:val="nil"/>
              <w:right w:val="nil"/>
            </w:tcBorders>
            <w:noWrap/>
            <w:vAlign w:val="center"/>
            <w:hideMark/>
          </w:tcPr>
          <w:p w14:paraId="4D4C212E" w14:textId="5ED3D6F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w:t>
            </w:r>
          </w:p>
        </w:tc>
      </w:tr>
      <w:tr w:rsidR="000657C5" w:rsidRPr="00E21DDA" w14:paraId="1FDF4086" w14:textId="77777777" w:rsidTr="00FD7880">
        <w:trPr>
          <w:trHeight w:val="300"/>
        </w:trPr>
        <w:tc>
          <w:tcPr>
            <w:tcW w:w="4457" w:type="dxa"/>
            <w:tcBorders>
              <w:top w:val="nil"/>
              <w:left w:val="nil"/>
              <w:bottom w:val="nil"/>
              <w:right w:val="nil"/>
            </w:tcBorders>
            <w:noWrap/>
            <w:vAlign w:val="bottom"/>
            <w:hideMark/>
          </w:tcPr>
          <w:p w14:paraId="618B5A14" w14:textId="2702EF8C"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620" w:type="dxa"/>
            <w:tcBorders>
              <w:top w:val="nil"/>
              <w:left w:val="nil"/>
              <w:bottom w:val="nil"/>
              <w:right w:val="nil"/>
            </w:tcBorders>
            <w:noWrap/>
            <w:vAlign w:val="center"/>
            <w:hideMark/>
          </w:tcPr>
          <w:p w14:paraId="3A0B8E1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61" w:type="dxa"/>
            <w:tcBorders>
              <w:top w:val="nil"/>
              <w:left w:val="nil"/>
              <w:bottom w:val="nil"/>
              <w:right w:val="nil"/>
            </w:tcBorders>
            <w:noWrap/>
            <w:vAlign w:val="center"/>
            <w:hideMark/>
          </w:tcPr>
          <w:p w14:paraId="6857574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373" w:type="dxa"/>
            <w:tcBorders>
              <w:top w:val="nil"/>
              <w:left w:val="nil"/>
              <w:bottom w:val="nil"/>
              <w:right w:val="nil"/>
            </w:tcBorders>
            <w:noWrap/>
            <w:vAlign w:val="center"/>
            <w:hideMark/>
          </w:tcPr>
          <w:p w14:paraId="79BD3FB2"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036" w:type="dxa"/>
            <w:tcBorders>
              <w:top w:val="nil"/>
              <w:left w:val="nil"/>
              <w:bottom w:val="nil"/>
              <w:right w:val="nil"/>
            </w:tcBorders>
            <w:noWrap/>
            <w:vAlign w:val="center"/>
            <w:hideMark/>
          </w:tcPr>
          <w:p w14:paraId="6C41933C" w14:textId="703AD02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62</w:t>
            </w:r>
          </w:p>
        </w:tc>
        <w:tc>
          <w:tcPr>
            <w:tcW w:w="1300" w:type="dxa"/>
            <w:tcBorders>
              <w:top w:val="nil"/>
              <w:left w:val="nil"/>
              <w:bottom w:val="nil"/>
              <w:right w:val="nil"/>
            </w:tcBorders>
            <w:noWrap/>
            <w:vAlign w:val="center"/>
            <w:hideMark/>
          </w:tcPr>
          <w:p w14:paraId="2ABA6381" w14:textId="005D678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80</w:t>
            </w:r>
          </w:p>
        </w:tc>
        <w:tc>
          <w:tcPr>
            <w:tcW w:w="1300" w:type="dxa"/>
            <w:tcBorders>
              <w:top w:val="nil"/>
              <w:left w:val="nil"/>
              <w:bottom w:val="nil"/>
              <w:right w:val="nil"/>
            </w:tcBorders>
            <w:noWrap/>
            <w:vAlign w:val="center"/>
            <w:hideMark/>
          </w:tcPr>
          <w:p w14:paraId="4B880555" w14:textId="200914E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29</w:t>
            </w:r>
          </w:p>
        </w:tc>
        <w:tc>
          <w:tcPr>
            <w:tcW w:w="1300" w:type="dxa"/>
            <w:tcBorders>
              <w:top w:val="nil"/>
              <w:left w:val="nil"/>
              <w:bottom w:val="nil"/>
              <w:right w:val="nil"/>
            </w:tcBorders>
            <w:noWrap/>
            <w:vAlign w:val="center"/>
            <w:hideMark/>
          </w:tcPr>
          <w:p w14:paraId="3C4173EF" w14:textId="61BC177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w:t>
            </w:r>
          </w:p>
        </w:tc>
        <w:tc>
          <w:tcPr>
            <w:tcW w:w="909" w:type="dxa"/>
            <w:tcBorders>
              <w:top w:val="nil"/>
              <w:left w:val="nil"/>
              <w:bottom w:val="nil"/>
              <w:right w:val="nil"/>
            </w:tcBorders>
            <w:noWrap/>
            <w:vAlign w:val="center"/>
            <w:hideMark/>
          </w:tcPr>
          <w:p w14:paraId="36095A70" w14:textId="39B7B1E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w:t>
            </w:r>
          </w:p>
        </w:tc>
      </w:tr>
      <w:tr w:rsidR="000657C5" w:rsidRPr="00E21DDA" w14:paraId="7E94095E" w14:textId="77777777" w:rsidTr="00FD7880">
        <w:trPr>
          <w:trHeight w:val="300"/>
        </w:trPr>
        <w:tc>
          <w:tcPr>
            <w:tcW w:w="4457" w:type="dxa"/>
            <w:tcBorders>
              <w:top w:val="nil"/>
              <w:left w:val="nil"/>
              <w:bottom w:val="nil"/>
              <w:right w:val="nil"/>
            </w:tcBorders>
            <w:noWrap/>
            <w:vAlign w:val="bottom"/>
            <w:hideMark/>
          </w:tcPr>
          <w:p w14:paraId="52BB133E" w14:textId="16574A79"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620" w:type="dxa"/>
            <w:tcBorders>
              <w:top w:val="nil"/>
              <w:left w:val="nil"/>
              <w:bottom w:val="nil"/>
              <w:right w:val="nil"/>
            </w:tcBorders>
            <w:noWrap/>
            <w:vAlign w:val="center"/>
            <w:hideMark/>
          </w:tcPr>
          <w:p w14:paraId="6DDE250F"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7E40B41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134A027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194D71EA" w14:textId="684022F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w:t>
            </w:r>
          </w:p>
        </w:tc>
        <w:tc>
          <w:tcPr>
            <w:tcW w:w="1300" w:type="dxa"/>
            <w:tcBorders>
              <w:top w:val="nil"/>
              <w:left w:val="nil"/>
              <w:bottom w:val="nil"/>
              <w:right w:val="nil"/>
            </w:tcBorders>
            <w:noWrap/>
            <w:vAlign w:val="center"/>
            <w:hideMark/>
          </w:tcPr>
          <w:p w14:paraId="4B17D9F3" w14:textId="73353CB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w:t>
            </w:r>
          </w:p>
        </w:tc>
        <w:tc>
          <w:tcPr>
            <w:tcW w:w="1300" w:type="dxa"/>
            <w:tcBorders>
              <w:top w:val="nil"/>
              <w:left w:val="nil"/>
              <w:bottom w:val="nil"/>
              <w:right w:val="nil"/>
            </w:tcBorders>
            <w:noWrap/>
            <w:vAlign w:val="center"/>
            <w:hideMark/>
          </w:tcPr>
          <w:p w14:paraId="6D11251A" w14:textId="7611C9B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w:t>
            </w:r>
          </w:p>
        </w:tc>
        <w:tc>
          <w:tcPr>
            <w:tcW w:w="1300" w:type="dxa"/>
            <w:tcBorders>
              <w:top w:val="nil"/>
              <w:left w:val="nil"/>
              <w:bottom w:val="nil"/>
              <w:right w:val="nil"/>
            </w:tcBorders>
            <w:noWrap/>
            <w:vAlign w:val="center"/>
            <w:hideMark/>
          </w:tcPr>
          <w:p w14:paraId="45C950E1" w14:textId="6EE558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w:t>
            </w:r>
          </w:p>
        </w:tc>
        <w:tc>
          <w:tcPr>
            <w:tcW w:w="909" w:type="dxa"/>
            <w:tcBorders>
              <w:top w:val="nil"/>
              <w:left w:val="nil"/>
              <w:bottom w:val="nil"/>
              <w:right w:val="nil"/>
            </w:tcBorders>
            <w:noWrap/>
            <w:vAlign w:val="center"/>
            <w:hideMark/>
          </w:tcPr>
          <w:p w14:paraId="57309A15" w14:textId="134CA06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4E1F0BD0" w14:textId="77777777" w:rsidTr="00FD7880">
        <w:trPr>
          <w:trHeight w:val="300"/>
        </w:trPr>
        <w:tc>
          <w:tcPr>
            <w:tcW w:w="4457" w:type="dxa"/>
            <w:tcBorders>
              <w:top w:val="nil"/>
              <w:left w:val="nil"/>
              <w:bottom w:val="nil"/>
              <w:right w:val="nil"/>
            </w:tcBorders>
            <w:noWrap/>
            <w:vAlign w:val="bottom"/>
            <w:hideMark/>
          </w:tcPr>
          <w:p w14:paraId="10385104" w14:textId="3C648020"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620" w:type="dxa"/>
            <w:tcBorders>
              <w:top w:val="nil"/>
              <w:left w:val="nil"/>
              <w:bottom w:val="nil"/>
              <w:right w:val="nil"/>
            </w:tcBorders>
            <w:noWrap/>
            <w:vAlign w:val="center"/>
            <w:hideMark/>
          </w:tcPr>
          <w:p w14:paraId="5B88AF4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61" w:type="dxa"/>
            <w:tcBorders>
              <w:top w:val="nil"/>
              <w:left w:val="nil"/>
              <w:bottom w:val="nil"/>
              <w:right w:val="nil"/>
            </w:tcBorders>
            <w:noWrap/>
            <w:vAlign w:val="center"/>
            <w:hideMark/>
          </w:tcPr>
          <w:p w14:paraId="25B9838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58F6824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03F05076" w14:textId="53CCFC3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w:t>
            </w:r>
          </w:p>
        </w:tc>
        <w:tc>
          <w:tcPr>
            <w:tcW w:w="1300" w:type="dxa"/>
            <w:tcBorders>
              <w:top w:val="nil"/>
              <w:left w:val="nil"/>
              <w:bottom w:val="nil"/>
              <w:right w:val="nil"/>
            </w:tcBorders>
            <w:noWrap/>
            <w:vAlign w:val="center"/>
            <w:hideMark/>
          </w:tcPr>
          <w:p w14:paraId="354B659B" w14:textId="2F0B766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9</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33</w:t>
            </w:r>
          </w:p>
        </w:tc>
        <w:tc>
          <w:tcPr>
            <w:tcW w:w="1300" w:type="dxa"/>
            <w:tcBorders>
              <w:top w:val="nil"/>
              <w:left w:val="nil"/>
              <w:bottom w:val="nil"/>
              <w:right w:val="nil"/>
            </w:tcBorders>
            <w:noWrap/>
            <w:vAlign w:val="center"/>
            <w:hideMark/>
          </w:tcPr>
          <w:p w14:paraId="2885C1A1" w14:textId="035FC65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47</w:t>
            </w:r>
          </w:p>
        </w:tc>
        <w:tc>
          <w:tcPr>
            <w:tcW w:w="1300" w:type="dxa"/>
            <w:tcBorders>
              <w:top w:val="nil"/>
              <w:left w:val="nil"/>
              <w:bottom w:val="nil"/>
              <w:right w:val="nil"/>
            </w:tcBorders>
            <w:noWrap/>
            <w:vAlign w:val="center"/>
            <w:hideMark/>
          </w:tcPr>
          <w:p w14:paraId="2E61FA8E" w14:textId="53C527C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w:t>
            </w:r>
          </w:p>
        </w:tc>
        <w:tc>
          <w:tcPr>
            <w:tcW w:w="909" w:type="dxa"/>
            <w:tcBorders>
              <w:top w:val="nil"/>
              <w:left w:val="nil"/>
              <w:bottom w:val="nil"/>
              <w:right w:val="nil"/>
            </w:tcBorders>
            <w:noWrap/>
            <w:vAlign w:val="center"/>
            <w:hideMark/>
          </w:tcPr>
          <w:p w14:paraId="7FD5F4D8" w14:textId="39C29B4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w:t>
            </w:r>
          </w:p>
        </w:tc>
      </w:tr>
      <w:tr w:rsidR="000657C5" w:rsidRPr="00E21DDA" w14:paraId="31B9EEF7" w14:textId="77777777" w:rsidTr="00FD7880">
        <w:trPr>
          <w:trHeight w:val="300"/>
        </w:trPr>
        <w:tc>
          <w:tcPr>
            <w:tcW w:w="4457" w:type="dxa"/>
            <w:tcBorders>
              <w:top w:val="nil"/>
              <w:left w:val="nil"/>
              <w:bottom w:val="nil"/>
              <w:right w:val="nil"/>
            </w:tcBorders>
            <w:noWrap/>
            <w:vAlign w:val="bottom"/>
            <w:hideMark/>
          </w:tcPr>
          <w:p w14:paraId="18150275" w14:textId="2A54901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620" w:type="dxa"/>
            <w:tcBorders>
              <w:top w:val="nil"/>
              <w:left w:val="nil"/>
              <w:bottom w:val="nil"/>
              <w:right w:val="nil"/>
            </w:tcBorders>
            <w:noWrap/>
            <w:vAlign w:val="center"/>
            <w:hideMark/>
          </w:tcPr>
          <w:p w14:paraId="790BF873"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61" w:type="dxa"/>
            <w:tcBorders>
              <w:top w:val="nil"/>
              <w:left w:val="nil"/>
              <w:bottom w:val="nil"/>
              <w:right w:val="nil"/>
            </w:tcBorders>
            <w:noWrap/>
            <w:vAlign w:val="center"/>
            <w:hideMark/>
          </w:tcPr>
          <w:p w14:paraId="5B474B9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373" w:type="dxa"/>
            <w:tcBorders>
              <w:top w:val="nil"/>
              <w:left w:val="nil"/>
              <w:bottom w:val="nil"/>
              <w:right w:val="nil"/>
            </w:tcBorders>
            <w:noWrap/>
            <w:vAlign w:val="center"/>
            <w:hideMark/>
          </w:tcPr>
          <w:p w14:paraId="592BA46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p>
        </w:tc>
        <w:tc>
          <w:tcPr>
            <w:tcW w:w="1036" w:type="dxa"/>
            <w:tcBorders>
              <w:top w:val="nil"/>
              <w:left w:val="nil"/>
              <w:bottom w:val="nil"/>
              <w:right w:val="nil"/>
            </w:tcBorders>
            <w:noWrap/>
            <w:vAlign w:val="center"/>
            <w:hideMark/>
          </w:tcPr>
          <w:p w14:paraId="7A4F5810" w14:textId="0BE31C6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w:t>
            </w:r>
          </w:p>
        </w:tc>
        <w:tc>
          <w:tcPr>
            <w:tcW w:w="1300" w:type="dxa"/>
            <w:tcBorders>
              <w:top w:val="nil"/>
              <w:left w:val="nil"/>
              <w:bottom w:val="nil"/>
              <w:right w:val="nil"/>
            </w:tcBorders>
            <w:noWrap/>
            <w:vAlign w:val="center"/>
            <w:hideMark/>
          </w:tcPr>
          <w:p w14:paraId="50F24AAF" w14:textId="779E239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61</w:t>
            </w:r>
          </w:p>
        </w:tc>
        <w:tc>
          <w:tcPr>
            <w:tcW w:w="1300" w:type="dxa"/>
            <w:tcBorders>
              <w:top w:val="nil"/>
              <w:left w:val="nil"/>
              <w:bottom w:val="nil"/>
              <w:right w:val="nil"/>
            </w:tcBorders>
            <w:noWrap/>
            <w:vAlign w:val="center"/>
            <w:hideMark/>
          </w:tcPr>
          <w:p w14:paraId="7A27F290" w14:textId="6AEC227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10</w:t>
            </w:r>
          </w:p>
        </w:tc>
        <w:tc>
          <w:tcPr>
            <w:tcW w:w="1300" w:type="dxa"/>
            <w:tcBorders>
              <w:top w:val="nil"/>
              <w:left w:val="nil"/>
              <w:bottom w:val="nil"/>
              <w:right w:val="nil"/>
            </w:tcBorders>
            <w:noWrap/>
            <w:vAlign w:val="center"/>
            <w:hideMark/>
          </w:tcPr>
          <w:p w14:paraId="69917A18" w14:textId="5799986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w:t>
            </w:r>
          </w:p>
        </w:tc>
        <w:tc>
          <w:tcPr>
            <w:tcW w:w="909" w:type="dxa"/>
            <w:tcBorders>
              <w:top w:val="nil"/>
              <w:left w:val="nil"/>
              <w:bottom w:val="nil"/>
              <w:right w:val="nil"/>
            </w:tcBorders>
            <w:noWrap/>
            <w:vAlign w:val="center"/>
            <w:hideMark/>
          </w:tcPr>
          <w:p w14:paraId="0D05C742" w14:textId="34C865E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w:t>
            </w:r>
          </w:p>
        </w:tc>
      </w:tr>
      <w:tr w:rsidR="000657C5" w:rsidRPr="00E21DDA" w14:paraId="65A554DF" w14:textId="77777777" w:rsidTr="00FD7880">
        <w:trPr>
          <w:trHeight w:val="300"/>
        </w:trPr>
        <w:tc>
          <w:tcPr>
            <w:tcW w:w="4457" w:type="dxa"/>
            <w:tcBorders>
              <w:top w:val="nil"/>
              <w:left w:val="nil"/>
              <w:bottom w:val="nil"/>
              <w:right w:val="nil"/>
            </w:tcBorders>
            <w:noWrap/>
            <w:vAlign w:val="bottom"/>
            <w:hideMark/>
          </w:tcPr>
          <w:p w14:paraId="45115837" w14:textId="70B038E0"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620" w:type="dxa"/>
            <w:tcBorders>
              <w:top w:val="nil"/>
              <w:left w:val="nil"/>
              <w:bottom w:val="nil"/>
              <w:right w:val="nil"/>
            </w:tcBorders>
            <w:noWrap/>
            <w:vAlign w:val="center"/>
            <w:hideMark/>
          </w:tcPr>
          <w:p w14:paraId="457211B1"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61" w:type="dxa"/>
            <w:tcBorders>
              <w:top w:val="nil"/>
              <w:left w:val="nil"/>
              <w:bottom w:val="nil"/>
              <w:right w:val="nil"/>
            </w:tcBorders>
            <w:noWrap/>
            <w:vAlign w:val="center"/>
            <w:hideMark/>
          </w:tcPr>
          <w:p w14:paraId="441D99B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373" w:type="dxa"/>
            <w:tcBorders>
              <w:top w:val="nil"/>
              <w:left w:val="nil"/>
              <w:bottom w:val="nil"/>
              <w:right w:val="nil"/>
            </w:tcBorders>
            <w:noWrap/>
            <w:vAlign w:val="center"/>
            <w:hideMark/>
          </w:tcPr>
          <w:p w14:paraId="3E9F5A0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p>
        </w:tc>
        <w:tc>
          <w:tcPr>
            <w:tcW w:w="1036" w:type="dxa"/>
            <w:tcBorders>
              <w:top w:val="nil"/>
              <w:left w:val="nil"/>
              <w:bottom w:val="nil"/>
              <w:right w:val="nil"/>
            </w:tcBorders>
            <w:noWrap/>
            <w:vAlign w:val="center"/>
            <w:hideMark/>
          </w:tcPr>
          <w:p w14:paraId="024D6FC6" w14:textId="74EF8F4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w:t>
            </w:r>
          </w:p>
        </w:tc>
        <w:tc>
          <w:tcPr>
            <w:tcW w:w="1300" w:type="dxa"/>
            <w:tcBorders>
              <w:top w:val="nil"/>
              <w:left w:val="nil"/>
              <w:bottom w:val="nil"/>
              <w:right w:val="nil"/>
            </w:tcBorders>
            <w:noWrap/>
            <w:vAlign w:val="center"/>
            <w:hideMark/>
          </w:tcPr>
          <w:p w14:paraId="6FC5BF5E" w14:textId="7973C76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58</w:t>
            </w:r>
          </w:p>
        </w:tc>
        <w:tc>
          <w:tcPr>
            <w:tcW w:w="1300" w:type="dxa"/>
            <w:tcBorders>
              <w:top w:val="nil"/>
              <w:left w:val="nil"/>
              <w:bottom w:val="nil"/>
              <w:right w:val="nil"/>
            </w:tcBorders>
            <w:noWrap/>
            <w:vAlign w:val="center"/>
            <w:hideMark/>
          </w:tcPr>
          <w:p w14:paraId="104B5B16" w14:textId="238D8D6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89</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16</w:t>
            </w:r>
          </w:p>
        </w:tc>
        <w:tc>
          <w:tcPr>
            <w:tcW w:w="1300" w:type="dxa"/>
            <w:tcBorders>
              <w:top w:val="nil"/>
              <w:left w:val="nil"/>
              <w:bottom w:val="nil"/>
              <w:right w:val="nil"/>
            </w:tcBorders>
            <w:noWrap/>
            <w:vAlign w:val="center"/>
            <w:hideMark/>
          </w:tcPr>
          <w:p w14:paraId="35F20E9E" w14:textId="2749EAE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w:t>
            </w:r>
          </w:p>
        </w:tc>
        <w:tc>
          <w:tcPr>
            <w:tcW w:w="909" w:type="dxa"/>
            <w:tcBorders>
              <w:top w:val="nil"/>
              <w:left w:val="nil"/>
              <w:bottom w:val="nil"/>
              <w:right w:val="nil"/>
            </w:tcBorders>
            <w:noWrap/>
            <w:vAlign w:val="center"/>
            <w:hideMark/>
          </w:tcPr>
          <w:p w14:paraId="2227A302" w14:textId="7342267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195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w:t>
            </w:r>
          </w:p>
        </w:tc>
      </w:tr>
      <w:tr w:rsidR="000657C5" w:rsidRPr="00F33E34" w14:paraId="3F813C94" w14:textId="77777777" w:rsidTr="00FD7880">
        <w:trPr>
          <w:trHeight w:val="300"/>
        </w:trPr>
        <w:tc>
          <w:tcPr>
            <w:tcW w:w="4457" w:type="dxa"/>
            <w:tcBorders>
              <w:top w:val="nil"/>
              <w:left w:val="nil"/>
              <w:bottom w:val="nil"/>
              <w:right w:val="nil"/>
            </w:tcBorders>
            <w:noWrap/>
            <w:vAlign w:val="bottom"/>
            <w:hideMark/>
          </w:tcPr>
          <w:p w14:paraId="12B5E45A" w14:textId="3E8178F2"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bottom w:val="nil"/>
              <w:right w:val="nil"/>
            </w:tcBorders>
            <w:noWrap/>
            <w:vAlign w:val="center"/>
            <w:hideMark/>
          </w:tcPr>
          <w:p w14:paraId="67061567"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2019</w:t>
            </w:r>
          </w:p>
        </w:tc>
        <w:tc>
          <w:tcPr>
            <w:tcW w:w="1161" w:type="dxa"/>
            <w:tcBorders>
              <w:top w:val="nil"/>
              <w:left w:val="nil"/>
              <w:bottom w:val="nil"/>
              <w:right w:val="nil"/>
            </w:tcBorders>
            <w:noWrap/>
            <w:vAlign w:val="center"/>
            <w:hideMark/>
          </w:tcPr>
          <w:p w14:paraId="6F6FFFE9"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18</w:t>
            </w:r>
          </w:p>
        </w:tc>
        <w:tc>
          <w:tcPr>
            <w:tcW w:w="1373" w:type="dxa"/>
            <w:tcBorders>
              <w:top w:val="nil"/>
              <w:left w:val="nil"/>
              <w:bottom w:val="nil"/>
              <w:right w:val="nil"/>
            </w:tcBorders>
            <w:noWrap/>
            <w:vAlign w:val="center"/>
            <w:hideMark/>
          </w:tcPr>
          <w:p w14:paraId="36B97246"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w:t>
            </w:r>
          </w:p>
        </w:tc>
        <w:tc>
          <w:tcPr>
            <w:tcW w:w="1036" w:type="dxa"/>
            <w:tcBorders>
              <w:top w:val="nil"/>
              <w:left w:val="nil"/>
              <w:bottom w:val="nil"/>
              <w:right w:val="nil"/>
            </w:tcBorders>
            <w:noWrap/>
            <w:vAlign w:val="center"/>
            <w:hideMark/>
          </w:tcPr>
          <w:p w14:paraId="0361BF2D" w14:textId="2D0B48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07</w:t>
            </w:r>
          </w:p>
        </w:tc>
        <w:tc>
          <w:tcPr>
            <w:tcW w:w="1300" w:type="dxa"/>
            <w:tcBorders>
              <w:top w:val="nil"/>
              <w:left w:val="nil"/>
              <w:bottom w:val="nil"/>
              <w:right w:val="nil"/>
            </w:tcBorders>
            <w:noWrap/>
            <w:vAlign w:val="center"/>
            <w:hideMark/>
          </w:tcPr>
          <w:p w14:paraId="57EFC95C" w14:textId="69FF6411"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53</w:t>
            </w:r>
          </w:p>
        </w:tc>
        <w:tc>
          <w:tcPr>
            <w:tcW w:w="1300" w:type="dxa"/>
            <w:tcBorders>
              <w:top w:val="nil"/>
              <w:left w:val="nil"/>
              <w:bottom w:val="nil"/>
              <w:right w:val="nil"/>
            </w:tcBorders>
            <w:noWrap/>
            <w:vAlign w:val="center"/>
            <w:hideMark/>
          </w:tcPr>
          <w:p w14:paraId="250CA81D" w14:textId="1E9B352A"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12</w:t>
            </w:r>
          </w:p>
        </w:tc>
        <w:tc>
          <w:tcPr>
            <w:tcW w:w="1300" w:type="dxa"/>
            <w:tcBorders>
              <w:top w:val="nil"/>
              <w:left w:val="nil"/>
              <w:bottom w:val="nil"/>
              <w:right w:val="nil"/>
            </w:tcBorders>
            <w:noWrap/>
            <w:vAlign w:val="center"/>
            <w:hideMark/>
          </w:tcPr>
          <w:p w14:paraId="719A2445" w14:textId="7052CC55"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37</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7</w:t>
            </w:r>
          </w:p>
        </w:tc>
        <w:tc>
          <w:tcPr>
            <w:tcW w:w="909" w:type="dxa"/>
            <w:tcBorders>
              <w:top w:val="nil"/>
              <w:left w:val="nil"/>
              <w:bottom w:val="nil"/>
              <w:right w:val="nil"/>
            </w:tcBorders>
            <w:noWrap/>
            <w:vAlign w:val="center"/>
            <w:hideMark/>
          </w:tcPr>
          <w:p w14:paraId="416E4CB3" w14:textId="46DFDCCC"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4</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7%</w:t>
            </w:r>
          </w:p>
        </w:tc>
      </w:tr>
      <w:tr w:rsidR="00F36026" w:rsidRPr="00F33E34" w14:paraId="458C66D8" w14:textId="77777777" w:rsidTr="00FD7880">
        <w:trPr>
          <w:trHeight w:val="300"/>
        </w:trPr>
        <w:tc>
          <w:tcPr>
            <w:tcW w:w="4457" w:type="dxa"/>
            <w:tcBorders>
              <w:top w:val="nil"/>
              <w:left w:val="nil"/>
              <w:right w:val="nil"/>
            </w:tcBorders>
            <w:noWrap/>
            <w:vAlign w:val="bottom"/>
            <w:hideMark/>
          </w:tcPr>
          <w:p w14:paraId="5BFDD387" w14:textId="78605557"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right w:val="nil"/>
            </w:tcBorders>
            <w:noWrap/>
            <w:vAlign w:val="center"/>
            <w:hideMark/>
          </w:tcPr>
          <w:p w14:paraId="33A8D31C"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2020</w:t>
            </w:r>
          </w:p>
        </w:tc>
        <w:tc>
          <w:tcPr>
            <w:tcW w:w="1161" w:type="dxa"/>
            <w:tcBorders>
              <w:top w:val="nil"/>
              <w:left w:val="nil"/>
              <w:right w:val="nil"/>
            </w:tcBorders>
            <w:noWrap/>
            <w:vAlign w:val="center"/>
            <w:hideMark/>
          </w:tcPr>
          <w:p w14:paraId="6EB7B6AE"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8</w:t>
            </w:r>
          </w:p>
        </w:tc>
        <w:tc>
          <w:tcPr>
            <w:tcW w:w="1373" w:type="dxa"/>
            <w:tcBorders>
              <w:top w:val="nil"/>
              <w:left w:val="nil"/>
              <w:right w:val="nil"/>
            </w:tcBorders>
            <w:noWrap/>
            <w:vAlign w:val="center"/>
            <w:hideMark/>
          </w:tcPr>
          <w:p w14:paraId="18E8256D"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5</w:t>
            </w:r>
          </w:p>
        </w:tc>
        <w:tc>
          <w:tcPr>
            <w:tcW w:w="1036" w:type="dxa"/>
            <w:tcBorders>
              <w:top w:val="nil"/>
              <w:left w:val="nil"/>
              <w:right w:val="nil"/>
            </w:tcBorders>
            <w:noWrap/>
            <w:vAlign w:val="center"/>
            <w:hideMark/>
          </w:tcPr>
          <w:p w14:paraId="1CF095F3" w14:textId="7C9864F8"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07</w:t>
            </w:r>
          </w:p>
        </w:tc>
        <w:tc>
          <w:tcPr>
            <w:tcW w:w="1300" w:type="dxa"/>
            <w:tcBorders>
              <w:top w:val="nil"/>
              <w:left w:val="nil"/>
              <w:right w:val="nil"/>
            </w:tcBorders>
            <w:noWrap/>
            <w:vAlign w:val="center"/>
            <w:hideMark/>
          </w:tcPr>
          <w:p w14:paraId="54B54C77" w14:textId="605B578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34</w:t>
            </w:r>
          </w:p>
        </w:tc>
        <w:tc>
          <w:tcPr>
            <w:tcW w:w="1300" w:type="dxa"/>
            <w:tcBorders>
              <w:top w:val="nil"/>
              <w:left w:val="nil"/>
              <w:right w:val="nil"/>
            </w:tcBorders>
            <w:noWrap/>
            <w:vAlign w:val="center"/>
            <w:hideMark/>
          </w:tcPr>
          <w:p w14:paraId="4A434C1E" w14:textId="642508D5"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15</w:t>
            </w:r>
          </w:p>
        </w:tc>
        <w:tc>
          <w:tcPr>
            <w:tcW w:w="1300" w:type="dxa"/>
            <w:tcBorders>
              <w:top w:val="nil"/>
              <w:left w:val="nil"/>
              <w:right w:val="nil"/>
            </w:tcBorders>
            <w:noWrap/>
            <w:vAlign w:val="center"/>
            <w:hideMark/>
          </w:tcPr>
          <w:p w14:paraId="12CC0167" w14:textId="148895DB"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34</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8</w:t>
            </w:r>
          </w:p>
        </w:tc>
        <w:tc>
          <w:tcPr>
            <w:tcW w:w="909" w:type="dxa"/>
            <w:tcBorders>
              <w:top w:val="nil"/>
              <w:left w:val="nil"/>
              <w:right w:val="nil"/>
            </w:tcBorders>
            <w:noWrap/>
            <w:vAlign w:val="center"/>
            <w:hideMark/>
          </w:tcPr>
          <w:p w14:paraId="375E927A" w14:textId="5F7ED751"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6</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5%</w:t>
            </w:r>
          </w:p>
        </w:tc>
      </w:tr>
      <w:tr w:rsidR="00F36026" w:rsidRPr="00F33E34" w14:paraId="5E76CF8C" w14:textId="77777777" w:rsidTr="00FD7880">
        <w:trPr>
          <w:trHeight w:val="300"/>
        </w:trPr>
        <w:tc>
          <w:tcPr>
            <w:tcW w:w="4457" w:type="dxa"/>
            <w:tcBorders>
              <w:top w:val="nil"/>
              <w:left w:val="nil"/>
              <w:bottom w:val="single" w:sz="4" w:space="0" w:color="auto"/>
              <w:right w:val="nil"/>
            </w:tcBorders>
            <w:noWrap/>
            <w:vAlign w:val="bottom"/>
            <w:hideMark/>
          </w:tcPr>
          <w:p w14:paraId="4C849D8F" w14:textId="5F326F52" w:rsidR="00F36026" w:rsidRPr="00F33E34" w:rsidRDefault="00F36026" w:rsidP="00F36026">
            <w:pPr>
              <w:spacing w:after="0" w:line="240" w:lineRule="auto"/>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bottom w:val="single" w:sz="4" w:space="0" w:color="auto"/>
              <w:right w:val="nil"/>
            </w:tcBorders>
            <w:noWrap/>
            <w:vAlign w:val="center"/>
            <w:hideMark/>
          </w:tcPr>
          <w:p w14:paraId="169D555D"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2021</w:t>
            </w:r>
          </w:p>
        </w:tc>
        <w:tc>
          <w:tcPr>
            <w:tcW w:w="1161" w:type="dxa"/>
            <w:tcBorders>
              <w:top w:val="nil"/>
              <w:left w:val="nil"/>
              <w:bottom w:val="single" w:sz="4" w:space="0" w:color="auto"/>
              <w:right w:val="nil"/>
            </w:tcBorders>
            <w:noWrap/>
            <w:vAlign w:val="center"/>
            <w:hideMark/>
          </w:tcPr>
          <w:p w14:paraId="2CE07F2B"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10</w:t>
            </w:r>
          </w:p>
        </w:tc>
        <w:tc>
          <w:tcPr>
            <w:tcW w:w="1373" w:type="dxa"/>
            <w:tcBorders>
              <w:top w:val="nil"/>
              <w:left w:val="nil"/>
              <w:bottom w:val="single" w:sz="4" w:space="0" w:color="auto"/>
              <w:right w:val="nil"/>
            </w:tcBorders>
            <w:noWrap/>
            <w:vAlign w:val="center"/>
            <w:hideMark/>
          </w:tcPr>
          <w:p w14:paraId="3B7B58CE" w14:textId="77777777"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8</w:t>
            </w:r>
          </w:p>
        </w:tc>
        <w:tc>
          <w:tcPr>
            <w:tcW w:w="1036" w:type="dxa"/>
            <w:tcBorders>
              <w:top w:val="nil"/>
              <w:left w:val="nil"/>
              <w:bottom w:val="single" w:sz="4" w:space="0" w:color="auto"/>
              <w:right w:val="nil"/>
            </w:tcBorders>
            <w:noWrap/>
            <w:vAlign w:val="center"/>
            <w:hideMark/>
          </w:tcPr>
          <w:p w14:paraId="060ABBEB" w14:textId="3160F67F"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07</w:t>
            </w:r>
          </w:p>
        </w:tc>
        <w:tc>
          <w:tcPr>
            <w:tcW w:w="1300" w:type="dxa"/>
            <w:tcBorders>
              <w:top w:val="nil"/>
              <w:left w:val="nil"/>
              <w:bottom w:val="single" w:sz="4" w:space="0" w:color="auto"/>
              <w:right w:val="nil"/>
            </w:tcBorders>
            <w:noWrap/>
            <w:vAlign w:val="center"/>
            <w:hideMark/>
          </w:tcPr>
          <w:p w14:paraId="64D7DB1E" w14:textId="14933B04"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74</w:t>
            </w:r>
          </w:p>
        </w:tc>
        <w:tc>
          <w:tcPr>
            <w:tcW w:w="1300" w:type="dxa"/>
            <w:tcBorders>
              <w:top w:val="nil"/>
              <w:left w:val="nil"/>
              <w:bottom w:val="single" w:sz="4" w:space="0" w:color="auto"/>
              <w:right w:val="nil"/>
            </w:tcBorders>
            <w:noWrap/>
            <w:vAlign w:val="center"/>
            <w:hideMark/>
          </w:tcPr>
          <w:p w14:paraId="47FE094E" w14:textId="46C8F2E4"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0</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07</w:t>
            </w:r>
          </w:p>
        </w:tc>
        <w:tc>
          <w:tcPr>
            <w:tcW w:w="1300" w:type="dxa"/>
            <w:tcBorders>
              <w:top w:val="nil"/>
              <w:left w:val="nil"/>
              <w:bottom w:val="single" w:sz="4" w:space="0" w:color="auto"/>
              <w:right w:val="nil"/>
            </w:tcBorders>
            <w:noWrap/>
            <w:vAlign w:val="center"/>
            <w:hideMark/>
          </w:tcPr>
          <w:p w14:paraId="77B7D564" w14:textId="74C6CAD2"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38</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4</w:t>
            </w:r>
          </w:p>
        </w:tc>
        <w:tc>
          <w:tcPr>
            <w:tcW w:w="909" w:type="dxa"/>
            <w:tcBorders>
              <w:top w:val="nil"/>
              <w:left w:val="nil"/>
              <w:bottom w:val="single" w:sz="4" w:space="0" w:color="auto"/>
              <w:right w:val="nil"/>
            </w:tcBorders>
            <w:noWrap/>
            <w:vAlign w:val="center"/>
            <w:hideMark/>
          </w:tcPr>
          <w:p w14:paraId="62825849" w14:textId="3CE0AA6F" w:rsidR="00F36026" w:rsidRPr="00F33E34" w:rsidRDefault="00F36026" w:rsidP="00F36026">
            <w:pPr>
              <w:spacing w:after="0" w:line="240" w:lineRule="auto"/>
              <w:jc w:val="center"/>
              <w:rPr>
                <w:rFonts w:ascii="Calibri" w:eastAsia="Times New Roman" w:hAnsi="Calibri" w:cs="Calibri"/>
                <w:color w:val="000000"/>
                <w:highlight w:val="yellow"/>
                <w:lang w:val="es-ES" w:eastAsia="es-MX"/>
              </w:rPr>
            </w:pPr>
            <w:r w:rsidRPr="00F33E34">
              <w:rPr>
                <w:rFonts w:ascii="Calibri" w:eastAsia="Times New Roman" w:hAnsi="Calibri" w:cs="Calibri"/>
                <w:color w:val="000000"/>
                <w:highlight w:val="yellow"/>
                <w:lang w:val="es-ES" w:eastAsia="es-MX"/>
              </w:rPr>
              <w:t>2</w:t>
            </w:r>
            <w:r w:rsidR="00C51E4C" w:rsidRPr="00F33E34">
              <w:rPr>
                <w:rFonts w:ascii="Calibri" w:eastAsia="Times New Roman" w:hAnsi="Calibri" w:cs="Calibri"/>
                <w:color w:val="000000"/>
                <w:highlight w:val="yellow"/>
                <w:lang w:val="es-ES" w:eastAsia="es-MX"/>
              </w:rPr>
              <w:t>,</w:t>
            </w:r>
            <w:r w:rsidRPr="00F33E34">
              <w:rPr>
                <w:rFonts w:ascii="Calibri" w:eastAsia="Times New Roman" w:hAnsi="Calibri" w:cs="Calibri"/>
                <w:color w:val="000000"/>
                <w:highlight w:val="yellow"/>
                <w:lang w:val="es-ES" w:eastAsia="es-MX"/>
              </w:rPr>
              <w:t>5%</w:t>
            </w:r>
          </w:p>
        </w:tc>
      </w:tr>
    </w:tbl>
    <w:p w14:paraId="0C1814AD" w14:textId="77777777" w:rsidR="00F36026" w:rsidRPr="00E21DDA" w:rsidRDefault="00F36026" w:rsidP="00F36026">
      <w:pPr>
        <w:spacing w:line="276" w:lineRule="auto"/>
        <w:jc w:val="both"/>
        <w:rPr>
          <w:sz w:val="18"/>
          <w:szCs w:val="18"/>
          <w:lang w:val="es-ES"/>
        </w:rPr>
      </w:pPr>
      <w:r w:rsidRPr="00E21DDA">
        <w:rPr>
          <w:sz w:val="18"/>
          <w:szCs w:val="18"/>
          <w:lang w:val="es-ES"/>
        </w:rPr>
        <w:t>Fuente: Elaboración propia a partir de información oficial de SUBPESCA.</w:t>
      </w:r>
    </w:p>
    <w:p w14:paraId="561D9DF8" w14:textId="2849986C" w:rsidR="00F36026" w:rsidRPr="00E21DDA" w:rsidRDefault="00F36026" w:rsidP="00A03A52">
      <w:pPr>
        <w:jc w:val="both"/>
        <w:rPr>
          <w:lang w:val="es-ES"/>
        </w:rPr>
      </w:pPr>
    </w:p>
    <w:p w14:paraId="2A692401" w14:textId="1E96F9C1" w:rsidR="00F36026" w:rsidRPr="00E21DDA" w:rsidRDefault="00F36026" w:rsidP="00A03A52">
      <w:pPr>
        <w:jc w:val="both"/>
        <w:rPr>
          <w:lang w:val="es-ES"/>
        </w:rPr>
      </w:pPr>
    </w:p>
    <w:p w14:paraId="20F82E37" w14:textId="6C11CA4C" w:rsidR="00F36026" w:rsidRPr="00E21DDA" w:rsidRDefault="00F36026" w:rsidP="00A03A52">
      <w:pPr>
        <w:jc w:val="both"/>
        <w:rPr>
          <w:lang w:val="es-ES"/>
        </w:rPr>
      </w:pPr>
    </w:p>
    <w:p w14:paraId="1DDFC542" w14:textId="67E6D6EA" w:rsidR="00BB3E07" w:rsidRPr="00E21DDA" w:rsidRDefault="00BB3E07" w:rsidP="00BB3E07">
      <w:pPr>
        <w:jc w:val="center"/>
        <w:rPr>
          <w:b/>
          <w:bCs/>
          <w:lang w:val="es-ES"/>
        </w:rPr>
      </w:pPr>
      <w:r w:rsidRPr="00E21DDA">
        <w:rPr>
          <w:b/>
          <w:bCs/>
          <w:lang w:val="es-ES"/>
        </w:rPr>
        <w:t>Tabla 13. Análisis de Subastas LTP – B . Todo Oferente. Años 2015 - 2021</w:t>
      </w:r>
    </w:p>
    <w:tbl>
      <w:tblPr>
        <w:tblW w:w="13682" w:type="dxa"/>
        <w:tblLayout w:type="fixed"/>
        <w:tblCellMar>
          <w:left w:w="70" w:type="dxa"/>
          <w:right w:w="70" w:type="dxa"/>
        </w:tblCellMar>
        <w:tblLook w:val="04A0" w:firstRow="1" w:lastRow="0" w:firstColumn="1" w:lastColumn="0" w:noHBand="0" w:noVBand="1"/>
      </w:tblPr>
      <w:tblGrid>
        <w:gridCol w:w="4457"/>
        <w:gridCol w:w="620"/>
        <w:gridCol w:w="1460"/>
        <w:gridCol w:w="1300"/>
        <w:gridCol w:w="1036"/>
        <w:gridCol w:w="1300"/>
        <w:gridCol w:w="1300"/>
        <w:gridCol w:w="1300"/>
        <w:gridCol w:w="909"/>
      </w:tblGrid>
      <w:tr w:rsidR="00F36026" w:rsidRPr="00E21DDA" w14:paraId="596F400F" w14:textId="77777777">
        <w:trPr>
          <w:trHeight w:val="1920"/>
        </w:trPr>
        <w:tc>
          <w:tcPr>
            <w:tcW w:w="4457" w:type="dxa"/>
            <w:tcBorders>
              <w:top w:val="single" w:sz="4" w:space="0" w:color="auto"/>
              <w:left w:val="nil"/>
              <w:bottom w:val="single" w:sz="4" w:space="0" w:color="auto"/>
              <w:right w:val="nil"/>
            </w:tcBorders>
            <w:vAlign w:val="center"/>
            <w:hideMark/>
          </w:tcPr>
          <w:p w14:paraId="1921DD23" w14:textId="77777777" w:rsidR="00F36026" w:rsidRPr="00E21DDA" w:rsidRDefault="00F36026">
            <w:pPr>
              <w:spacing w:after="0" w:line="240" w:lineRule="auto"/>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Unidades de Pesquería</w:t>
            </w:r>
          </w:p>
        </w:tc>
        <w:tc>
          <w:tcPr>
            <w:tcW w:w="620" w:type="dxa"/>
            <w:tcBorders>
              <w:top w:val="single" w:sz="4" w:space="0" w:color="auto"/>
              <w:left w:val="nil"/>
              <w:bottom w:val="single" w:sz="4" w:space="0" w:color="auto"/>
              <w:right w:val="nil"/>
            </w:tcBorders>
            <w:vAlign w:val="center"/>
            <w:hideMark/>
          </w:tcPr>
          <w:p w14:paraId="432D43A9"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Año</w:t>
            </w:r>
          </w:p>
        </w:tc>
        <w:tc>
          <w:tcPr>
            <w:tcW w:w="1460" w:type="dxa"/>
            <w:tcBorders>
              <w:top w:val="single" w:sz="4" w:space="0" w:color="auto"/>
              <w:left w:val="nil"/>
              <w:bottom w:val="single" w:sz="4" w:space="0" w:color="auto"/>
              <w:right w:val="nil"/>
            </w:tcBorders>
            <w:vAlign w:val="center"/>
            <w:hideMark/>
          </w:tcPr>
          <w:p w14:paraId="3A8980DD" w14:textId="42CB8E5D"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Nro</w:t>
            </w:r>
            <w:r w:rsidR="00D53F24" w:rsidRPr="00E21DDA">
              <w:rPr>
                <w:rFonts w:ascii="Calibri" w:eastAsia="Times New Roman" w:hAnsi="Calibri" w:cs="Calibri"/>
                <w:b/>
                <w:bCs/>
                <w:color w:val="000000"/>
                <w:lang w:val="es-ES" w:eastAsia="es-MX"/>
              </w:rPr>
              <w:t>.</w:t>
            </w:r>
            <w:r w:rsidRPr="00E21DDA">
              <w:rPr>
                <w:rFonts w:ascii="Calibri" w:eastAsia="Times New Roman" w:hAnsi="Calibri" w:cs="Calibri"/>
                <w:b/>
                <w:bCs/>
                <w:color w:val="000000"/>
                <w:lang w:val="es-ES" w:eastAsia="es-MX"/>
              </w:rPr>
              <w:t xml:space="preserve"> </w:t>
            </w:r>
          </w:p>
          <w:p w14:paraId="4821694A"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Oferentes</w:t>
            </w:r>
          </w:p>
        </w:tc>
        <w:tc>
          <w:tcPr>
            <w:tcW w:w="1300" w:type="dxa"/>
            <w:tcBorders>
              <w:top w:val="single" w:sz="4" w:space="0" w:color="auto"/>
              <w:left w:val="nil"/>
              <w:bottom w:val="single" w:sz="4" w:space="0" w:color="auto"/>
              <w:right w:val="nil"/>
            </w:tcBorders>
            <w:vAlign w:val="center"/>
            <w:hideMark/>
          </w:tcPr>
          <w:p w14:paraId="44D10EE7" w14:textId="4AEB36BF"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Nro</w:t>
            </w:r>
            <w:r w:rsidR="00D53F24" w:rsidRPr="00E21DDA">
              <w:rPr>
                <w:rFonts w:ascii="Calibri" w:eastAsia="Times New Roman" w:hAnsi="Calibri" w:cs="Calibri"/>
                <w:b/>
                <w:bCs/>
                <w:color w:val="000000"/>
                <w:lang w:val="es-ES" w:eastAsia="es-MX"/>
              </w:rPr>
              <w:t>.</w:t>
            </w:r>
            <w:r w:rsidRPr="00E21DDA">
              <w:rPr>
                <w:rFonts w:ascii="Calibri" w:eastAsia="Times New Roman" w:hAnsi="Calibri" w:cs="Calibri"/>
                <w:b/>
                <w:bCs/>
                <w:color w:val="000000"/>
                <w:lang w:val="es-ES" w:eastAsia="es-MX"/>
              </w:rPr>
              <w:t xml:space="preserve"> </w:t>
            </w:r>
          </w:p>
          <w:p w14:paraId="233597A6"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Adjudicados</w:t>
            </w:r>
          </w:p>
        </w:tc>
        <w:tc>
          <w:tcPr>
            <w:tcW w:w="1036" w:type="dxa"/>
            <w:tcBorders>
              <w:top w:val="single" w:sz="4" w:space="0" w:color="auto"/>
              <w:left w:val="nil"/>
              <w:bottom w:val="single" w:sz="4" w:space="0" w:color="auto"/>
              <w:right w:val="nil"/>
            </w:tcBorders>
            <w:vAlign w:val="center"/>
            <w:hideMark/>
          </w:tcPr>
          <w:p w14:paraId="5A078C13"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 xml:space="preserve">Precio </w:t>
            </w:r>
          </w:p>
          <w:p w14:paraId="6E95ADC2"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Mínimo</w:t>
            </w:r>
            <w:r w:rsidRPr="00E21DDA">
              <w:rPr>
                <w:rFonts w:ascii="Calibri" w:eastAsia="Times New Roman" w:hAnsi="Calibri" w:cs="Calibri"/>
                <w:b/>
                <w:bCs/>
                <w:color w:val="000000"/>
                <w:lang w:val="es-ES" w:eastAsia="es-MX"/>
              </w:rPr>
              <w:br/>
              <w:t xml:space="preserve"> UTM/ton</w:t>
            </w:r>
          </w:p>
        </w:tc>
        <w:tc>
          <w:tcPr>
            <w:tcW w:w="1300" w:type="dxa"/>
            <w:tcBorders>
              <w:top w:val="single" w:sz="4" w:space="0" w:color="auto"/>
              <w:left w:val="nil"/>
              <w:bottom w:val="single" w:sz="4" w:space="0" w:color="auto"/>
              <w:right w:val="nil"/>
            </w:tcBorders>
            <w:vAlign w:val="center"/>
            <w:hideMark/>
          </w:tcPr>
          <w:p w14:paraId="7F37EB27"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Monto Oferta Promedio adjudicado</w:t>
            </w:r>
            <w:r w:rsidRPr="00E21DDA">
              <w:rPr>
                <w:rFonts w:ascii="Calibri" w:eastAsia="Times New Roman" w:hAnsi="Calibri" w:cs="Calibri"/>
                <w:b/>
                <w:bCs/>
                <w:color w:val="000000"/>
                <w:lang w:val="es-ES" w:eastAsia="es-MX"/>
              </w:rPr>
              <w:br/>
              <w:t xml:space="preserve"> UTM/ton</w:t>
            </w:r>
          </w:p>
        </w:tc>
        <w:tc>
          <w:tcPr>
            <w:tcW w:w="1300" w:type="dxa"/>
            <w:tcBorders>
              <w:top w:val="single" w:sz="4" w:space="0" w:color="auto"/>
              <w:left w:val="nil"/>
              <w:bottom w:val="single" w:sz="4" w:space="0" w:color="auto"/>
              <w:right w:val="nil"/>
            </w:tcBorders>
            <w:vAlign w:val="center"/>
            <w:hideMark/>
          </w:tcPr>
          <w:p w14:paraId="1F4524CA"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DV Monto Oferta Promedio en UTM/ton</w:t>
            </w:r>
          </w:p>
        </w:tc>
        <w:tc>
          <w:tcPr>
            <w:tcW w:w="1300" w:type="dxa"/>
            <w:tcBorders>
              <w:top w:val="single" w:sz="4" w:space="0" w:color="auto"/>
              <w:left w:val="nil"/>
              <w:bottom w:val="single" w:sz="4" w:space="0" w:color="auto"/>
              <w:right w:val="nil"/>
            </w:tcBorders>
            <w:vAlign w:val="center"/>
            <w:hideMark/>
          </w:tcPr>
          <w:p w14:paraId="3AA12955"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Ratio</w:t>
            </w:r>
            <w:r w:rsidRPr="00E21DDA">
              <w:rPr>
                <w:rFonts w:ascii="Calibri" w:eastAsia="Times New Roman" w:hAnsi="Calibri" w:cs="Calibri"/>
                <w:b/>
                <w:bCs/>
                <w:color w:val="000000"/>
                <w:lang w:val="es-ES" w:eastAsia="es-MX"/>
              </w:rPr>
              <w:br/>
              <w:t xml:space="preserve"> Monto Oferta Promedio / Precio Mínimo</w:t>
            </w:r>
          </w:p>
        </w:tc>
        <w:tc>
          <w:tcPr>
            <w:tcW w:w="909" w:type="dxa"/>
            <w:tcBorders>
              <w:top w:val="single" w:sz="4" w:space="0" w:color="auto"/>
              <w:left w:val="nil"/>
              <w:bottom w:val="single" w:sz="4" w:space="0" w:color="auto"/>
              <w:right w:val="nil"/>
            </w:tcBorders>
            <w:vAlign w:val="center"/>
            <w:hideMark/>
          </w:tcPr>
          <w:p w14:paraId="53BB7473" w14:textId="77777777" w:rsidR="00F36026" w:rsidRPr="00E21DDA" w:rsidRDefault="00F36026">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CV</w:t>
            </w:r>
          </w:p>
        </w:tc>
      </w:tr>
      <w:tr w:rsidR="00F36026" w:rsidRPr="00E21DDA" w14:paraId="329CA18A" w14:textId="77777777" w:rsidTr="00BB3E07">
        <w:trPr>
          <w:trHeight w:val="300"/>
        </w:trPr>
        <w:tc>
          <w:tcPr>
            <w:tcW w:w="4457" w:type="dxa"/>
            <w:tcBorders>
              <w:top w:val="single" w:sz="4" w:space="0" w:color="auto"/>
              <w:left w:val="nil"/>
              <w:bottom w:val="nil"/>
              <w:right w:val="nil"/>
            </w:tcBorders>
            <w:noWrap/>
            <w:vAlign w:val="bottom"/>
            <w:hideMark/>
          </w:tcPr>
          <w:p w14:paraId="1BF968F3"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620" w:type="dxa"/>
            <w:tcBorders>
              <w:top w:val="single" w:sz="4" w:space="0" w:color="auto"/>
              <w:left w:val="nil"/>
              <w:bottom w:val="nil"/>
              <w:right w:val="nil"/>
            </w:tcBorders>
            <w:noWrap/>
            <w:vAlign w:val="center"/>
            <w:hideMark/>
          </w:tcPr>
          <w:p w14:paraId="4A3C028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460" w:type="dxa"/>
            <w:tcBorders>
              <w:top w:val="single" w:sz="4" w:space="0" w:color="auto"/>
              <w:left w:val="nil"/>
              <w:bottom w:val="nil"/>
              <w:right w:val="nil"/>
            </w:tcBorders>
            <w:noWrap/>
            <w:vAlign w:val="center"/>
          </w:tcPr>
          <w:p w14:paraId="7B39BD1F" w14:textId="136BEC2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p>
        </w:tc>
        <w:tc>
          <w:tcPr>
            <w:tcW w:w="1300" w:type="dxa"/>
            <w:tcBorders>
              <w:top w:val="single" w:sz="4" w:space="0" w:color="auto"/>
              <w:left w:val="nil"/>
              <w:bottom w:val="nil"/>
              <w:right w:val="nil"/>
            </w:tcBorders>
            <w:noWrap/>
            <w:vAlign w:val="center"/>
          </w:tcPr>
          <w:p w14:paraId="7119446C" w14:textId="2E4ECEB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p>
        </w:tc>
        <w:tc>
          <w:tcPr>
            <w:tcW w:w="1036" w:type="dxa"/>
            <w:tcBorders>
              <w:top w:val="single" w:sz="4" w:space="0" w:color="auto"/>
              <w:left w:val="nil"/>
              <w:bottom w:val="nil"/>
              <w:right w:val="nil"/>
            </w:tcBorders>
            <w:noWrap/>
            <w:vAlign w:val="center"/>
          </w:tcPr>
          <w:p w14:paraId="7162CE4E" w14:textId="0DA3F90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08</w:t>
            </w:r>
          </w:p>
        </w:tc>
        <w:tc>
          <w:tcPr>
            <w:tcW w:w="1300" w:type="dxa"/>
            <w:tcBorders>
              <w:top w:val="single" w:sz="4" w:space="0" w:color="auto"/>
              <w:left w:val="nil"/>
              <w:bottom w:val="nil"/>
              <w:right w:val="nil"/>
            </w:tcBorders>
            <w:noWrap/>
            <w:vAlign w:val="center"/>
          </w:tcPr>
          <w:p w14:paraId="769175E7" w14:textId="0A7AF4C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67</w:t>
            </w:r>
          </w:p>
        </w:tc>
        <w:tc>
          <w:tcPr>
            <w:tcW w:w="1300" w:type="dxa"/>
            <w:tcBorders>
              <w:top w:val="single" w:sz="4" w:space="0" w:color="auto"/>
              <w:left w:val="nil"/>
              <w:bottom w:val="nil"/>
              <w:right w:val="nil"/>
            </w:tcBorders>
            <w:noWrap/>
            <w:vAlign w:val="center"/>
          </w:tcPr>
          <w:p w14:paraId="45650A97" w14:textId="7CD39D6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38</w:t>
            </w:r>
          </w:p>
        </w:tc>
        <w:tc>
          <w:tcPr>
            <w:tcW w:w="1300" w:type="dxa"/>
            <w:tcBorders>
              <w:top w:val="single" w:sz="4" w:space="0" w:color="auto"/>
              <w:left w:val="nil"/>
              <w:bottom w:val="nil"/>
              <w:right w:val="nil"/>
            </w:tcBorders>
            <w:noWrap/>
            <w:vAlign w:val="center"/>
          </w:tcPr>
          <w:p w14:paraId="50541D71" w14:textId="1D5E610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909" w:type="dxa"/>
            <w:tcBorders>
              <w:top w:val="single" w:sz="4" w:space="0" w:color="auto"/>
              <w:left w:val="nil"/>
              <w:bottom w:val="nil"/>
              <w:right w:val="nil"/>
            </w:tcBorders>
            <w:noWrap/>
            <w:vAlign w:val="center"/>
          </w:tcPr>
          <w:p w14:paraId="45FA690B" w14:textId="7B3F462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82</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F36026" w:rsidRPr="00E21DDA" w14:paraId="6B96BC7D" w14:textId="77777777" w:rsidTr="00BB3E07">
        <w:trPr>
          <w:trHeight w:val="300"/>
        </w:trPr>
        <w:tc>
          <w:tcPr>
            <w:tcW w:w="4457" w:type="dxa"/>
            <w:tcBorders>
              <w:top w:val="nil"/>
              <w:left w:val="nil"/>
              <w:bottom w:val="nil"/>
              <w:right w:val="nil"/>
            </w:tcBorders>
            <w:noWrap/>
            <w:vAlign w:val="bottom"/>
            <w:hideMark/>
          </w:tcPr>
          <w:p w14:paraId="3DEDFD1B"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620" w:type="dxa"/>
            <w:tcBorders>
              <w:top w:val="nil"/>
              <w:left w:val="nil"/>
              <w:bottom w:val="nil"/>
              <w:right w:val="nil"/>
            </w:tcBorders>
            <w:noWrap/>
            <w:vAlign w:val="center"/>
            <w:hideMark/>
          </w:tcPr>
          <w:p w14:paraId="6E13C3B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460" w:type="dxa"/>
            <w:tcBorders>
              <w:top w:val="nil"/>
              <w:left w:val="nil"/>
              <w:bottom w:val="nil"/>
              <w:right w:val="nil"/>
            </w:tcBorders>
            <w:noWrap/>
            <w:vAlign w:val="center"/>
          </w:tcPr>
          <w:p w14:paraId="0747DADD" w14:textId="53AC9E1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p>
        </w:tc>
        <w:tc>
          <w:tcPr>
            <w:tcW w:w="1300" w:type="dxa"/>
            <w:tcBorders>
              <w:top w:val="nil"/>
              <w:left w:val="nil"/>
              <w:bottom w:val="nil"/>
              <w:right w:val="nil"/>
            </w:tcBorders>
            <w:noWrap/>
            <w:vAlign w:val="center"/>
          </w:tcPr>
          <w:p w14:paraId="6AA3F72C" w14:textId="2038BF0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036" w:type="dxa"/>
            <w:tcBorders>
              <w:top w:val="nil"/>
              <w:left w:val="nil"/>
              <w:bottom w:val="nil"/>
              <w:right w:val="nil"/>
            </w:tcBorders>
            <w:noWrap/>
            <w:vAlign w:val="center"/>
          </w:tcPr>
          <w:p w14:paraId="2F4E373D" w14:textId="54F72EE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08</w:t>
            </w:r>
          </w:p>
        </w:tc>
        <w:tc>
          <w:tcPr>
            <w:tcW w:w="1300" w:type="dxa"/>
            <w:tcBorders>
              <w:top w:val="nil"/>
              <w:left w:val="nil"/>
              <w:bottom w:val="nil"/>
              <w:right w:val="nil"/>
            </w:tcBorders>
            <w:noWrap/>
            <w:vAlign w:val="center"/>
          </w:tcPr>
          <w:p w14:paraId="66A9FA59" w14:textId="76FC506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19</w:t>
            </w:r>
          </w:p>
        </w:tc>
        <w:tc>
          <w:tcPr>
            <w:tcW w:w="1300" w:type="dxa"/>
            <w:tcBorders>
              <w:top w:val="nil"/>
              <w:left w:val="nil"/>
              <w:bottom w:val="nil"/>
              <w:right w:val="nil"/>
            </w:tcBorders>
            <w:noWrap/>
            <w:vAlign w:val="center"/>
          </w:tcPr>
          <w:p w14:paraId="21F60459" w14:textId="162562F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02</w:t>
            </w:r>
          </w:p>
        </w:tc>
        <w:tc>
          <w:tcPr>
            <w:tcW w:w="1300" w:type="dxa"/>
            <w:tcBorders>
              <w:top w:val="nil"/>
              <w:left w:val="nil"/>
              <w:bottom w:val="nil"/>
              <w:right w:val="nil"/>
            </w:tcBorders>
            <w:noWrap/>
            <w:vAlign w:val="center"/>
          </w:tcPr>
          <w:p w14:paraId="76117FE7" w14:textId="1C3E2E9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909" w:type="dxa"/>
            <w:tcBorders>
              <w:top w:val="nil"/>
              <w:left w:val="nil"/>
              <w:bottom w:val="nil"/>
              <w:right w:val="nil"/>
            </w:tcBorders>
            <w:noWrap/>
            <w:vAlign w:val="center"/>
          </w:tcPr>
          <w:p w14:paraId="1864BC41" w14:textId="23E037F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F36026" w:rsidRPr="00E21DDA" w14:paraId="1D47859A" w14:textId="77777777" w:rsidTr="00BB3E07">
        <w:trPr>
          <w:trHeight w:val="300"/>
        </w:trPr>
        <w:tc>
          <w:tcPr>
            <w:tcW w:w="4457" w:type="dxa"/>
            <w:tcBorders>
              <w:top w:val="nil"/>
              <w:left w:val="nil"/>
              <w:bottom w:val="nil"/>
              <w:right w:val="nil"/>
            </w:tcBorders>
            <w:noWrap/>
            <w:vAlign w:val="bottom"/>
            <w:hideMark/>
          </w:tcPr>
          <w:p w14:paraId="10C9EE11"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620" w:type="dxa"/>
            <w:tcBorders>
              <w:top w:val="nil"/>
              <w:left w:val="nil"/>
              <w:bottom w:val="nil"/>
              <w:right w:val="nil"/>
            </w:tcBorders>
            <w:noWrap/>
            <w:vAlign w:val="center"/>
            <w:hideMark/>
          </w:tcPr>
          <w:p w14:paraId="2DBEAFF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460" w:type="dxa"/>
            <w:tcBorders>
              <w:top w:val="nil"/>
              <w:left w:val="nil"/>
              <w:bottom w:val="nil"/>
              <w:right w:val="nil"/>
            </w:tcBorders>
            <w:noWrap/>
            <w:vAlign w:val="center"/>
          </w:tcPr>
          <w:p w14:paraId="0771232C" w14:textId="783619A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p>
        </w:tc>
        <w:tc>
          <w:tcPr>
            <w:tcW w:w="1300" w:type="dxa"/>
            <w:tcBorders>
              <w:top w:val="nil"/>
              <w:left w:val="nil"/>
              <w:bottom w:val="nil"/>
              <w:right w:val="nil"/>
            </w:tcBorders>
            <w:noWrap/>
            <w:vAlign w:val="center"/>
          </w:tcPr>
          <w:p w14:paraId="1A5F084F" w14:textId="4E831DD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p>
        </w:tc>
        <w:tc>
          <w:tcPr>
            <w:tcW w:w="1036" w:type="dxa"/>
            <w:tcBorders>
              <w:top w:val="nil"/>
              <w:left w:val="nil"/>
              <w:bottom w:val="nil"/>
              <w:right w:val="nil"/>
            </w:tcBorders>
            <w:noWrap/>
            <w:vAlign w:val="center"/>
          </w:tcPr>
          <w:p w14:paraId="4ACE7074" w14:textId="1C47722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r w:rsidR="00C51E4C" w:rsidRPr="00E21DDA">
              <w:rPr>
                <w:rFonts w:ascii="Calibri" w:hAnsi="Calibri" w:cs="Calibri"/>
                <w:color w:val="000000"/>
                <w:lang w:val="es-ES"/>
              </w:rPr>
              <w:t>,</w:t>
            </w:r>
            <w:r w:rsidRPr="00E21DDA">
              <w:rPr>
                <w:rFonts w:ascii="Calibri" w:hAnsi="Calibri" w:cs="Calibri"/>
                <w:color w:val="000000"/>
                <w:lang w:val="es-ES"/>
              </w:rPr>
              <w:t>40</w:t>
            </w:r>
          </w:p>
        </w:tc>
        <w:tc>
          <w:tcPr>
            <w:tcW w:w="1300" w:type="dxa"/>
            <w:tcBorders>
              <w:top w:val="nil"/>
              <w:left w:val="nil"/>
              <w:bottom w:val="nil"/>
              <w:right w:val="nil"/>
            </w:tcBorders>
            <w:noWrap/>
            <w:vAlign w:val="center"/>
          </w:tcPr>
          <w:p w14:paraId="6CBCDCFE" w14:textId="3CDBD87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02</w:t>
            </w:r>
          </w:p>
        </w:tc>
        <w:tc>
          <w:tcPr>
            <w:tcW w:w="1300" w:type="dxa"/>
            <w:tcBorders>
              <w:top w:val="nil"/>
              <w:left w:val="nil"/>
              <w:bottom w:val="nil"/>
              <w:right w:val="nil"/>
            </w:tcBorders>
            <w:noWrap/>
            <w:vAlign w:val="center"/>
          </w:tcPr>
          <w:p w14:paraId="2476E7B9" w14:textId="568545E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11</w:t>
            </w:r>
          </w:p>
        </w:tc>
        <w:tc>
          <w:tcPr>
            <w:tcW w:w="1300" w:type="dxa"/>
            <w:tcBorders>
              <w:top w:val="nil"/>
              <w:left w:val="nil"/>
              <w:bottom w:val="nil"/>
              <w:right w:val="nil"/>
            </w:tcBorders>
            <w:noWrap/>
            <w:vAlign w:val="center"/>
          </w:tcPr>
          <w:p w14:paraId="00A469F8" w14:textId="5B8B3CB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909" w:type="dxa"/>
            <w:tcBorders>
              <w:top w:val="nil"/>
              <w:left w:val="nil"/>
              <w:bottom w:val="nil"/>
              <w:right w:val="nil"/>
            </w:tcBorders>
            <w:noWrap/>
            <w:vAlign w:val="center"/>
          </w:tcPr>
          <w:p w14:paraId="3E8206B1" w14:textId="0B28D3E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36</w:t>
            </w:r>
            <w:r w:rsidR="00C51E4C" w:rsidRPr="00E21DDA">
              <w:rPr>
                <w:rFonts w:ascii="Calibri" w:hAnsi="Calibri" w:cs="Calibri"/>
                <w:color w:val="000000"/>
                <w:lang w:val="es-ES"/>
              </w:rPr>
              <w:t>,</w:t>
            </w:r>
            <w:r w:rsidRPr="00E21DDA">
              <w:rPr>
                <w:rFonts w:ascii="Calibri" w:hAnsi="Calibri" w:cs="Calibri"/>
                <w:color w:val="000000"/>
                <w:lang w:val="es-ES"/>
              </w:rPr>
              <w:t>9%</w:t>
            </w:r>
          </w:p>
        </w:tc>
      </w:tr>
      <w:tr w:rsidR="00F36026" w:rsidRPr="00E21DDA" w14:paraId="65C855A4" w14:textId="77777777" w:rsidTr="00BB3E07">
        <w:trPr>
          <w:trHeight w:val="300"/>
        </w:trPr>
        <w:tc>
          <w:tcPr>
            <w:tcW w:w="4457" w:type="dxa"/>
            <w:tcBorders>
              <w:top w:val="nil"/>
              <w:left w:val="nil"/>
              <w:bottom w:val="nil"/>
              <w:right w:val="nil"/>
            </w:tcBorders>
            <w:noWrap/>
            <w:vAlign w:val="bottom"/>
            <w:hideMark/>
          </w:tcPr>
          <w:p w14:paraId="5BDD26F5" w14:textId="77777777" w:rsidR="00F36026" w:rsidRPr="00682330" w:rsidRDefault="00F36026" w:rsidP="00F36026">
            <w:pPr>
              <w:spacing w:after="0" w:line="240" w:lineRule="auto"/>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Sardina Común (V - X Región)</w:t>
            </w:r>
          </w:p>
        </w:tc>
        <w:tc>
          <w:tcPr>
            <w:tcW w:w="620" w:type="dxa"/>
            <w:tcBorders>
              <w:top w:val="nil"/>
              <w:left w:val="nil"/>
              <w:bottom w:val="nil"/>
              <w:right w:val="nil"/>
            </w:tcBorders>
            <w:noWrap/>
            <w:vAlign w:val="center"/>
            <w:hideMark/>
          </w:tcPr>
          <w:p w14:paraId="4E2C5FD1" w14:textId="77777777"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2015</w:t>
            </w:r>
          </w:p>
        </w:tc>
        <w:tc>
          <w:tcPr>
            <w:tcW w:w="1460" w:type="dxa"/>
            <w:tcBorders>
              <w:top w:val="nil"/>
              <w:left w:val="nil"/>
              <w:bottom w:val="nil"/>
              <w:right w:val="nil"/>
            </w:tcBorders>
            <w:noWrap/>
            <w:vAlign w:val="center"/>
          </w:tcPr>
          <w:p w14:paraId="1764B476" w14:textId="54A877C3"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17</w:t>
            </w:r>
          </w:p>
        </w:tc>
        <w:tc>
          <w:tcPr>
            <w:tcW w:w="1300" w:type="dxa"/>
            <w:tcBorders>
              <w:top w:val="nil"/>
              <w:left w:val="nil"/>
              <w:bottom w:val="nil"/>
              <w:right w:val="nil"/>
            </w:tcBorders>
            <w:noWrap/>
            <w:vAlign w:val="center"/>
          </w:tcPr>
          <w:p w14:paraId="0D6BDD0D" w14:textId="5E074B81"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3</w:t>
            </w:r>
          </w:p>
        </w:tc>
        <w:tc>
          <w:tcPr>
            <w:tcW w:w="1036" w:type="dxa"/>
            <w:tcBorders>
              <w:top w:val="nil"/>
              <w:left w:val="nil"/>
              <w:bottom w:val="nil"/>
              <w:right w:val="nil"/>
            </w:tcBorders>
            <w:noWrap/>
            <w:vAlign w:val="center"/>
          </w:tcPr>
          <w:p w14:paraId="7E0BE874" w14:textId="45748129"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07</w:t>
            </w:r>
          </w:p>
        </w:tc>
        <w:tc>
          <w:tcPr>
            <w:tcW w:w="1300" w:type="dxa"/>
            <w:tcBorders>
              <w:top w:val="nil"/>
              <w:left w:val="nil"/>
              <w:bottom w:val="nil"/>
              <w:right w:val="nil"/>
            </w:tcBorders>
            <w:noWrap/>
            <w:vAlign w:val="center"/>
          </w:tcPr>
          <w:p w14:paraId="29E194D7" w14:textId="0E6B021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3</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19</w:t>
            </w:r>
          </w:p>
        </w:tc>
        <w:tc>
          <w:tcPr>
            <w:tcW w:w="1300" w:type="dxa"/>
            <w:tcBorders>
              <w:top w:val="nil"/>
              <w:left w:val="nil"/>
              <w:bottom w:val="nil"/>
              <w:right w:val="nil"/>
            </w:tcBorders>
            <w:noWrap/>
            <w:vAlign w:val="center"/>
          </w:tcPr>
          <w:p w14:paraId="4E17C8C2" w14:textId="4291B74E"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14</w:t>
            </w:r>
          </w:p>
        </w:tc>
        <w:tc>
          <w:tcPr>
            <w:tcW w:w="1300" w:type="dxa"/>
            <w:tcBorders>
              <w:top w:val="nil"/>
              <w:left w:val="nil"/>
              <w:bottom w:val="nil"/>
              <w:right w:val="nil"/>
            </w:tcBorders>
            <w:noWrap/>
            <w:vAlign w:val="center"/>
          </w:tcPr>
          <w:p w14:paraId="017D8D5A" w14:textId="788A6630"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45</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6</w:t>
            </w:r>
          </w:p>
        </w:tc>
        <w:tc>
          <w:tcPr>
            <w:tcW w:w="909" w:type="dxa"/>
            <w:tcBorders>
              <w:top w:val="nil"/>
              <w:left w:val="nil"/>
              <w:bottom w:val="nil"/>
              <w:right w:val="nil"/>
            </w:tcBorders>
            <w:noWrap/>
            <w:vAlign w:val="center"/>
          </w:tcPr>
          <w:p w14:paraId="48A46520" w14:textId="5E62B52F"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4</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3%</w:t>
            </w:r>
          </w:p>
        </w:tc>
      </w:tr>
      <w:tr w:rsidR="00F36026" w:rsidRPr="00E21DDA" w14:paraId="35185B39" w14:textId="77777777" w:rsidTr="00BB3E07">
        <w:trPr>
          <w:trHeight w:val="300"/>
        </w:trPr>
        <w:tc>
          <w:tcPr>
            <w:tcW w:w="4457" w:type="dxa"/>
            <w:tcBorders>
              <w:top w:val="nil"/>
              <w:left w:val="nil"/>
              <w:bottom w:val="nil"/>
              <w:right w:val="nil"/>
            </w:tcBorders>
            <w:noWrap/>
            <w:vAlign w:val="bottom"/>
            <w:hideMark/>
          </w:tcPr>
          <w:p w14:paraId="518A51CA"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20" w:type="dxa"/>
            <w:tcBorders>
              <w:top w:val="nil"/>
              <w:left w:val="nil"/>
              <w:bottom w:val="nil"/>
              <w:right w:val="nil"/>
            </w:tcBorders>
            <w:noWrap/>
            <w:vAlign w:val="center"/>
            <w:hideMark/>
          </w:tcPr>
          <w:p w14:paraId="42708AB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460" w:type="dxa"/>
            <w:tcBorders>
              <w:top w:val="nil"/>
              <w:left w:val="nil"/>
              <w:bottom w:val="nil"/>
              <w:right w:val="nil"/>
            </w:tcBorders>
            <w:noWrap/>
            <w:vAlign w:val="center"/>
          </w:tcPr>
          <w:p w14:paraId="7286BAF6" w14:textId="5BB339D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c>
          <w:tcPr>
            <w:tcW w:w="1300" w:type="dxa"/>
            <w:tcBorders>
              <w:top w:val="nil"/>
              <w:left w:val="nil"/>
              <w:bottom w:val="nil"/>
              <w:right w:val="nil"/>
            </w:tcBorders>
            <w:noWrap/>
            <w:vAlign w:val="center"/>
          </w:tcPr>
          <w:p w14:paraId="35BF74D1" w14:textId="05BE87C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c>
          <w:tcPr>
            <w:tcW w:w="1036" w:type="dxa"/>
            <w:tcBorders>
              <w:top w:val="nil"/>
              <w:left w:val="nil"/>
              <w:bottom w:val="nil"/>
              <w:right w:val="nil"/>
            </w:tcBorders>
            <w:noWrap/>
            <w:vAlign w:val="center"/>
          </w:tcPr>
          <w:p w14:paraId="0CF13CBD" w14:textId="796BD09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c>
          <w:tcPr>
            <w:tcW w:w="1300" w:type="dxa"/>
            <w:tcBorders>
              <w:top w:val="nil"/>
              <w:left w:val="nil"/>
              <w:bottom w:val="nil"/>
              <w:right w:val="nil"/>
            </w:tcBorders>
            <w:noWrap/>
            <w:vAlign w:val="center"/>
          </w:tcPr>
          <w:p w14:paraId="1DB3C4BA" w14:textId="382EB90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c>
          <w:tcPr>
            <w:tcW w:w="1300" w:type="dxa"/>
            <w:tcBorders>
              <w:top w:val="nil"/>
              <w:left w:val="nil"/>
              <w:bottom w:val="nil"/>
              <w:right w:val="nil"/>
            </w:tcBorders>
            <w:noWrap/>
            <w:vAlign w:val="center"/>
          </w:tcPr>
          <w:p w14:paraId="148ED18A" w14:textId="737E138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c>
          <w:tcPr>
            <w:tcW w:w="1300" w:type="dxa"/>
            <w:tcBorders>
              <w:top w:val="nil"/>
              <w:left w:val="nil"/>
              <w:bottom w:val="nil"/>
              <w:right w:val="nil"/>
            </w:tcBorders>
            <w:noWrap/>
            <w:vAlign w:val="center"/>
          </w:tcPr>
          <w:p w14:paraId="460956ED" w14:textId="46C0A3F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c>
          <w:tcPr>
            <w:tcW w:w="909" w:type="dxa"/>
            <w:tcBorders>
              <w:top w:val="nil"/>
              <w:left w:val="nil"/>
              <w:bottom w:val="nil"/>
              <w:right w:val="nil"/>
            </w:tcBorders>
            <w:noWrap/>
            <w:vAlign w:val="center"/>
          </w:tcPr>
          <w:p w14:paraId="6F5899FC" w14:textId="675E5CD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w:t>
            </w:r>
          </w:p>
        </w:tc>
      </w:tr>
      <w:tr w:rsidR="00F36026" w:rsidRPr="00E21DDA" w14:paraId="21C51D1E" w14:textId="77777777" w:rsidTr="00BB3E07">
        <w:trPr>
          <w:trHeight w:val="300"/>
        </w:trPr>
        <w:tc>
          <w:tcPr>
            <w:tcW w:w="4457" w:type="dxa"/>
            <w:tcBorders>
              <w:top w:val="nil"/>
              <w:left w:val="nil"/>
              <w:bottom w:val="nil"/>
              <w:right w:val="nil"/>
            </w:tcBorders>
            <w:noWrap/>
            <w:vAlign w:val="bottom"/>
            <w:hideMark/>
          </w:tcPr>
          <w:p w14:paraId="02706B28"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center"/>
            <w:hideMark/>
          </w:tcPr>
          <w:p w14:paraId="2DCBA20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460" w:type="dxa"/>
            <w:tcBorders>
              <w:top w:val="nil"/>
              <w:left w:val="nil"/>
              <w:bottom w:val="nil"/>
              <w:right w:val="nil"/>
            </w:tcBorders>
            <w:noWrap/>
            <w:vAlign w:val="center"/>
          </w:tcPr>
          <w:p w14:paraId="78134E0A" w14:textId="2A1CB3D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p>
        </w:tc>
        <w:tc>
          <w:tcPr>
            <w:tcW w:w="1300" w:type="dxa"/>
            <w:tcBorders>
              <w:top w:val="nil"/>
              <w:left w:val="nil"/>
              <w:bottom w:val="nil"/>
              <w:right w:val="nil"/>
            </w:tcBorders>
            <w:noWrap/>
            <w:vAlign w:val="center"/>
          </w:tcPr>
          <w:p w14:paraId="17A5DDA1" w14:textId="2A2B419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5134370A" w14:textId="6CF5419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08</w:t>
            </w:r>
          </w:p>
        </w:tc>
        <w:tc>
          <w:tcPr>
            <w:tcW w:w="1300" w:type="dxa"/>
            <w:tcBorders>
              <w:top w:val="nil"/>
              <w:left w:val="nil"/>
              <w:bottom w:val="nil"/>
              <w:right w:val="nil"/>
            </w:tcBorders>
            <w:noWrap/>
            <w:vAlign w:val="center"/>
          </w:tcPr>
          <w:p w14:paraId="5B305465" w14:textId="406A25A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29</w:t>
            </w:r>
          </w:p>
        </w:tc>
        <w:tc>
          <w:tcPr>
            <w:tcW w:w="1300" w:type="dxa"/>
            <w:tcBorders>
              <w:top w:val="nil"/>
              <w:left w:val="nil"/>
              <w:bottom w:val="nil"/>
              <w:right w:val="nil"/>
            </w:tcBorders>
            <w:noWrap/>
            <w:vAlign w:val="center"/>
          </w:tcPr>
          <w:p w14:paraId="682297C2" w14:textId="05D5676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12</w:t>
            </w:r>
          </w:p>
        </w:tc>
        <w:tc>
          <w:tcPr>
            <w:tcW w:w="1300" w:type="dxa"/>
            <w:tcBorders>
              <w:top w:val="nil"/>
              <w:left w:val="nil"/>
              <w:bottom w:val="nil"/>
              <w:right w:val="nil"/>
            </w:tcBorders>
            <w:noWrap/>
            <w:vAlign w:val="center"/>
          </w:tcPr>
          <w:p w14:paraId="1224CAFD" w14:textId="4A35683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909" w:type="dxa"/>
            <w:tcBorders>
              <w:top w:val="nil"/>
              <w:left w:val="nil"/>
              <w:bottom w:val="nil"/>
              <w:right w:val="nil"/>
            </w:tcBorders>
            <w:noWrap/>
            <w:vAlign w:val="center"/>
          </w:tcPr>
          <w:p w14:paraId="288C19C3" w14:textId="4DE1DAA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41</w:t>
            </w:r>
            <w:r w:rsidR="00C51E4C" w:rsidRPr="00E21DDA">
              <w:rPr>
                <w:rFonts w:ascii="Calibri" w:hAnsi="Calibri" w:cs="Calibri"/>
                <w:color w:val="000000"/>
                <w:lang w:val="es-ES"/>
              </w:rPr>
              <w:t>,</w:t>
            </w:r>
            <w:r w:rsidRPr="00E21DDA">
              <w:rPr>
                <w:rFonts w:ascii="Calibri" w:hAnsi="Calibri" w:cs="Calibri"/>
                <w:color w:val="000000"/>
                <w:lang w:val="es-ES"/>
              </w:rPr>
              <w:t>6%</w:t>
            </w:r>
          </w:p>
        </w:tc>
      </w:tr>
      <w:tr w:rsidR="00F36026" w:rsidRPr="00E21DDA" w14:paraId="3BD38CB5" w14:textId="77777777" w:rsidTr="00BB3E07">
        <w:trPr>
          <w:trHeight w:val="300"/>
        </w:trPr>
        <w:tc>
          <w:tcPr>
            <w:tcW w:w="4457" w:type="dxa"/>
            <w:tcBorders>
              <w:top w:val="nil"/>
              <w:left w:val="nil"/>
              <w:bottom w:val="nil"/>
              <w:right w:val="nil"/>
            </w:tcBorders>
            <w:noWrap/>
            <w:vAlign w:val="bottom"/>
            <w:hideMark/>
          </w:tcPr>
          <w:p w14:paraId="21FAC21F"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20" w:type="dxa"/>
            <w:tcBorders>
              <w:top w:val="nil"/>
              <w:left w:val="nil"/>
              <w:bottom w:val="nil"/>
              <w:right w:val="nil"/>
            </w:tcBorders>
            <w:noWrap/>
            <w:vAlign w:val="center"/>
            <w:hideMark/>
          </w:tcPr>
          <w:p w14:paraId="2BF5D7E9"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460" w:type="dxa"/>
            <w:tcBorders>
              <w:top w:val="nil"/>
              <w:left w:val="nil"/>
              <w:bottom w:val="nil"/>
              <w:right w:val="nil"/>
            </w:tcBorders>
            <w:noWrap/>
            <w:vAlign w:val="center"/>
          </w:tcPr>
          <w:p w14:paraId="1168C569" w14:textId="252DBBD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7B6A16B9" w14:textId="668BFC2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2FF69F49" w14:textId="1764CA4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07</w:t>
            </w:r>
          </w:p>
        </w:tc>
        <w:tc>
          <w:tcPr>
            <w:tcW w:w="1300" w:type="dxa"/>
            <w:tcBorders>
              <w:top w:val="nil"/>
              <w:left w:val="nil"/>
              <w:bottom w:val="nil"/>
              <w:right w:val="nil"/>
            </w:tcBorders>
            <w:noWrap/>
            <w:vAlign w:val="center"/>
          </w:tcPr>
          <w:p w14:paraId="23497289" w14:textId="4EAD730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43</w:t>
            </w:r>
          </w:p>
        </w:tc>
        <w:tc>
          <w:tcPr>
            <w:tcW w:w="1300" w:type="dxa"/>
            <w:tcBorders>
              <w:top w:val="nil"/>
              <w:left w:val="nil"/>
              <w:bottom w:val="nil"/>
              <w:right w:val="nil"/>
            </w:tcBorders>
            <w:noWrap/>
            <w:vAlign w:val="center"/>
          </w:tcPr>
          <w:p w14:paraId="53BBC264" w14:textId="0B1E0F3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86</w:t>
            </w:r>
          </w:p>
        </w:tc>
        <w:tc>
          <w:tcPr>
            <w:tcW w:w="1300" w:type="dxa"/>
            <w:tcBorders>
              <w:top w:val="nil"/>
              <w:left w:val="nil"/>
              <w:bottom w:val="nil"/>
              <w:right w:val="nil"/>
            </w:tcBorders>
            <w:noWrap/>
            <w:vAlign w:val="center"/>
          </w:tcPr>
          <w:p w14:paraId="651D6140" w14:textId="327BCE7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909" w:type="dxa"/>
            <w:tcBorders>
              <w:top w:val="nil"/>
              <w:left w:val="nil"/>
              <w:bottom w:val="nil"/>
              <w:right w:val="nil"/>
            </w:tcBorders>
            <w:noWrap/>
            <w:vAlign w:val="center"/>
          </w:tcPr>
          <w:p w14:paraId="3328B5CF" w14:textId="4DD36FE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199</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442BF5A2" w14:textId="77777777" w:rsidTr="00BB3E07">
        <w:trPr>
          <w:trHeight w:val="300"/>
        </w:trPr>
        <w:tc>
          <w:tcPr>
            <w:tcW w:w="4457" w:type="dxa"/>
            <w:tcBorders>
              <w:top w:val="nil"/>
              <w:left w:val="nil"/>
              <w:bottom w:val="nil"/>
              <w:right w:val="nil"/>
            </w:tcBorders>
            <w:noWrap/>
            <w:vAlign w:val="bottom"/>
            <w:hideMark/>
          </w:tcPr>
          <w:p w14:paraId="3DC9D2AC"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lastRenderedPageBreak/>
              <w:t xml:space="preserve">Anchoveta (III- IV región) </w:t>
            </w:r>
          </w:p>
        </w:tc>
        <w:tc>
          <w:tcPr>
            <w:tcW w:w="620" w:type="dxa"/>
            <w:tcBorders>
              <w:top w:val="nil"/>
              <w:left w:val="nil"/>
              <w:bottom w:val="nil"/>
              <w:right w:val="nil"/>
            </w:tcBorders>
            <w:noWrap/>
            <w:vAlign w:val="center"/>
            <w:hideMark/>
          </w:tcPr>
          <w:p w14:paraId="02A3DEF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63AC577B" w14:textId="00CDB5F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65A4EFA9" w14:textId="6ECBB42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038B1F68" w14:textId="3850481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07</w:t>
            </w:r>
          </w:p>
        </w:tc>
        <w:tc>
          <w:tcPr>
            <w:tcW w:w="1300" w:type="dxa"/>
            <w:tcBorders>
              <w:top w:val="nil"/>
              <w:left w:val="nil"/>
              <w:bottom w:val="nil"/>
              <w:right w:val="nil"/>
            </w:tcBorders>
            <w:noWrap/>
            <w:vAlign w:val="center"/>
          </w:tcPr>
          <w:p w14:paraId="0B4099AC" w14:textId="0B8A611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31</w:t>
            </w:r>
          </w:p>
        </w:tc>
        <w:tc>
          <w:tcPr>
            <w:tcW w:w="1300" w:type="dxa"/>
            <w:tcBorders>
              <w:top w:val="nil"/>
              <w:left w:val="nil"/>
              <w:bottom w:val="nil"/>
              <w:right w:val="nil"/>
            </w:tcBorders>
            <w:noWrap/>
            <w:vAlign w:val="center"/>
          </w:tcPr>
          <w:p w14:paraId="48541A80" w14:textId="0268E99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00</w:t>
            </w:r>
          </w:p>
        </w:tc>
        <w:tc>
          <w:tcPr>
            <w:tcW w:w="1300" w:type="dxa"/>
            <w:tcBorders>
              <w:top w:val="nil"/>
              <w:left w:val="nil"/>
              <w:bottom w:val="nil"/>
              <w:right w:val="nil"/>
            </w:tcBorders>
            <w:noWrap/>
            <w:vAlign w:val="center"/>
          </w:tcPr>
          <w:p w14:paraId="5D89711F" w14:textId="05EAC60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909" w:type="dxa"/>
            <w:tcBorders>
              <w:top w:val="nil"/>
              <w:left w:val="nil"/>
              <w:bottom w:val="nil"/>
              <w:right w:val="nil"/>
            </w:tcBorders>
            <w:noWrap/>
            <w:vAlign w:val="center"/>
          </w:tcPr>
          <w:p w14:paraId="7CC59D2E" w14:textId="480B30B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1BCD6666" w14:textId="77777777" w:rsidTr="00BB3E07">
        <w:trPr>
          <w:trHeight w:val="300"/>
        </w:trPr>
        <w:tc>
          <w:tcPr>
            <w:tcW w:w="4457" w:type="dxa"/>
            <w:tcBorders>
              <w:top w:val="nil"/>
              <w:left w:val="nil"/>
              <w:bottom w:val="nil"/>
              <w:right w:val="nil"/>
            </w:tcBorders>
            <w:noWrap/>
            <w:vAlign w:val="bottom"/>
            <w:hideMark/>
          </w:tcPr>
          <w:p w14:paraId="657B0E82" w14:textId="77777777" w:rsidR="00F36026" w:rsidRPr="00682330" w:rsidRDefault="00F36026" w:rsidP="00F36026">
            <w:pPr>
              <w:spacing w:after="0" w:line="240" w:lineRule="auto"/>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 xml:space="preserve">Jurel (III-IV Región) </w:t>
            </w:r>
          </w:p>
        </w:tc>
        <w:tc>
          <w:tcPr>
            <w:tcW w:w="620" w:type="dxa"/>
            <w:tcBorders>
              <w:top w:val="nil"/>
              <w:left w:val="nil"/>
              <w:bottom w:val="nil"/>
              <w:right w:val="nil"/>
            </w:tcBorders>
            <w:noWrap/>
            <w:vAlign w:val="center"/>
            <w:hideMark/>
          </w:tcPr>
          <w:p w14:paraId="3CE87615" w14:textId="77777777"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2017</w:t>
            </w:r>
          </w:p>
        </w:tc>
        <w:tc>
          <w:tcPr>
            <w:tcW w:w="1460" w:type="dxa"/>
            <w:tcBorders>
              <w:top w:val="nil"/>
              <w:left w:val="nil"/>
              <w:bottom w:val="nil"/>
              <w:right w:val="nil"/>
            </w:tcBorders>
            <w:noWrap/>
            <w:vAlign w:val="center"/>
          </w:tcPr>
          <w:p w14:paraId="3D06C9D6" w14:textId="2B0086F6"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6</w:t>
            </w:r>
          </w:p>
        </w:tc>
        <w:tc>
          <w:tcPr>
            <w:tcW w:w="1300" w:type="dxa"/>
            <w:tcBorders>
              <w:top w:val="nil"/>
              <w:left w:val="nil"/>
              <w:bottom w:val="nil"/>
              <w:right w:val="nil"/>
            </w:tcBorders>
            <w:noWrap/>
            <w:vAlign w:val="center"/>
          </w:tcPr>
          <w:p w14:paraId="4879F826" w14:textId="4E4667FA"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1</w:t>
            </w:r>
          </w:p>
        </w:tc>
        <w:tc>
          <w:tcPr>
            <w:tcW w:w="1036" w:type="dxa"/>
            <w:tcBorders>
              <w:top w:val="nil"/>
              <w:left w:val="nil"/>
              <w:bottom w:val="nil"/>
              <w:right w:val="nil"/>
            </w:tcBorders>
            <w:noWrap/>
            <w:vAlign w:val="center"/>
          </w:tcPr>
          <w:p w14:paraId="0A31A8BE" w14:textId="1B3F60F3"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21</w:t>
            </w:r>
          </w:p>
        </w:tc>
        <w:tc>
          <w:tcPr>
            <w:tcW w:w="1300" w:type="dxa"/>
            <w:tcBorders>
              <w:top w:val="nil"/>
              <w:left w:val="nil"/>
              <w:bottom w:val="nil"/>
              <w:right w:val="nil"/>
            </w:tcBorders>
            <w:noWrap/>
            <w:vAlign w:val="center"/>
          </w:tcPr>
          <w:p w14:paraId="2E2339D2" w14:textId="1536A3AF"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5</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65</w:t>
            </w:r>
          </w:p>
        </w:tc>
        <w:tc>
          <w:tcPr>
            <w:tcW w:w="1300" w:type="dxa"/>
            <w:tcBorders>
              <w:top w:val="nil"/>
              <w:left w:val="nil"/>
              <w:bottom w:val="nil"/>
              <w:right w:val="nil"/>
            </w:tcBorders>
            <w:noWrap/>
            <w:vAlign w:val="center"/>
          </w:tcPr>
          <w:p w14:paraId="186DFAFE" w14:textId="5CF97D3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14</w:t>
            </w:r>
          </w:p>
        </w:tc>
        <w:tc>
          <w:tcPr>
            <w:tcW w:w="1300" w:type="dxa"/>
            <w:tcBorders>
              <w:top w:val="nil"/>
              <w:left w:val="nil"/>
              <w:bottom w:val="nil"/>
              <w:right w:val="nil"/>
            </w:tcBorders>
            <w:noWrap/>
            <w:vAlign w:val="center"/>
          </w:tcPr>
          <w:p w14:paraId="4E42A39C" w14:textId="26A2E270"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26</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4</w:t>
            </w:r>
          </w:p>
        </w:tc>
        <w:tc>
          <w:tcPr>
            <w:tcW w:w="909" w:type="dxa"/>
            <w:tcBorders>
              <w:top w:val="nil"/>
              <w:left w:val="nil"/>
              <w:bottom w:val="nil"/>
              <w:right w:val="nil"/>
            </w:tcBorders>
            <w:noWrap/>
            <w:vAlign w:val="center"/>
          </w:tcPr>
          <w:p w14:paraId="6D8B807E" w14:textId="0BF9C365"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5%</w:t>
            </w:r>
          </w:p>
        </w:tc>
      </w:tr>
      <w:tr w:rsidR="00F36026" w:rsidRPr="00E21DDA" w14:paraId="6ADDE4B0" w14:textId="77777777" w:rsidTr="00BB3E07">
        <w:trPr>
          <w:trHeight w:val="300"/>
        </w:trPr>
        <w:tc>
          <w:tcPr>
            <w:tcW w:w="4457" w:type="dxa"/>
            <w:tcBorders>
              <w:top w:val="nil"/>
              <w:left w:val="nil"/>
              <w:bottom w:val="nil"/>
              <w:right w:val="nil"/>
            </w:tcBorders>
            <w:noWrap/>
            <w:vAlign w:val="bottom"/>
            <w:hideMark/>
          </w:tcPr>
          <w:p w14:paraId="31DE1E03" w14:textId="77777777" w:rsidR="00F36026" w:rsidRPr="00682330" w:rsidRDefault="00F36026" w:rsidP="00F36026">
            <w:pPr>
              <w:spacing w:after="0" w:line="240" w:lineRule="auto"/>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 xml:space="preserve">Jurel (V - IX Región) </w:t>
            </w:r>
          </w:p>
        </w:tc>
        <w:tc>
          <w:tcPr>
            <w:tcW w:w="620" w:type="dxa"/>
            <w:tcBorders>
              <w:top w:val="nil"/>
              <w:left w:val="nil"/>
              <w:bottom w:val="nil"/>
              <w:right w:val="nil"/>
            </w:tcBorders>
            <w:noWrap/>
            <w:vAlign w:val="center"/>
            <w:hideMark/>
          </w:tcPr>
          <w:p w14:paraId="31323374" w14:textId="77777777"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2017</w:t>
            </w:r>
          </w:p>
        </w:tc>
        <w:tc>
          <w:tcPr>
            <w:tcW w:w="1460" w:type="dxa"/>
            <w:tcBorders>
              <w:top w:val="nil"/>
              <w:left w:val="nil"/>
              <w:bottom w:val="nil"/>
              <w:right w:val="nil"/>
            </w:tcBorders>
            <w:noWrap/>
            <w:vAlign w:val="center"/>
          </w:tcPr>
          <w:p w14:paraId="6DECC53A" w14:textId="240F608B"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7</w:t>
            </w:r>
          </w:p>
        </w:tc>
        <w:tc>
          <w:tcPr>
            <w:tcW w:w="1300" w:type="dxa"/>
            <w:tcBorders>
              <w:top w:val="nil"/>
              <w:left w:val="nil"/>
              <w:bottom w:val="nil"/>
              <w:right w:val="nil"/>
            </w:tcBorders>
            <w:noWrap/>
            <w:vAlign w:val="center"/>
          </w:tcPr>
          <w:p w14:paraId="2F5724FA" w14:textId="7CF782A5"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w:t>
            </w:r>
          </w:p>
        </w:tc>
        <w:tc>
          <w:tcPr>
            <w:tcW w:w="1036" w:type="dxa"/>
            <w:tcBorders>
              <w:top w:val="nil"/>
              <w:left w:val="nil"/>
              <w:bottom w:val="nil"/>
              <w:right w:val="nil"/>
            </w:tcBorders>
            <w:noWrap/>
            <w:vAlign w:val="center"/>
          </w:tcPr>
          <w:p w14:paraId="3D325BAB" w14:textId="6188FF52"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21</w:t>
            </w:r>
          </w:p>
        </w:tc>
        <w:tc>
          <w:tcPr>
            <w:tcW w:w="1300" w:type="dxa"/>
            <w:tcBorders>
              <w:top w:val="nil"/>
              <w:left w:val="nil"/>
              <w:bottom w:val="nil"/>
              <w:right w:val="nil"/>
            </w:tcBorders>
            <w:noWrap/>
            <w:vAlign w:val="center"/>
          </w:tcPr>
          <w:p w14:paraId="4FF38896" w14:textId="2D9E62D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5</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38</w:t>
            </w:r>
          </w:p>
        </w:tc>
        <w:tc>
          <w:tcPr>
            <w:tcW w:w="1300" w:type="dxa"/>
            <w:tcBorders>
              <w:top w:val="nil"/>
              <w:left w:val="nil"/>
              <w:bottom w:val="nil"/>
              <w:right w:val="nil"/>
            </w:tcBorders>
            <w:noWrap/>
            <w:vAlign w:val="center"/>
          </w:tcPr>
          <w:p w14:paraId="4CCBB7AF" w14:textId="25F164D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20</w:t>
            </w:r>
          </w:p>
        </w:tc>
        <w:tc>
          <w:tcPr>
            <w:tcW w:w="1300" w:type="dxa"/>
            <w:tcBorders>
              <w:top w:val="nil"/>
              <w:left w:val="nil"/>
              <w:bottom w:val="nil"/>
              <w:right w:val="nil"/>
            </w:tcBorders>
            <w:noWrap/>
            <w:vAlign w:val="center"/>
          </w:tcPr>
          <w:p w14:paraId="3E52A292" w14:textId="6022F5B5"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25</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2</w:t>
            </w:r>
          </w:p>
        </w:tc>
        <w:tc>
          <w:tcPr>
            <w:tcW w:w="909" w:type="dxa"/>
            <w:tcBorders>
              <w:top w:val="nil"/>
              <w:left w:val="nil"/>
              <w:bottom w:val="nil"/>
              <w:right w:val="nil"/>
            </w:tcBorders>
            <w:noWrap/>
            <w:vAlign w:val="center"/>
          </w:tcPr>
          <w:p w14:paraId="03338765" w14:textId="7ED55529"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3</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8%</w:t>
            </w:r>
          </w:p>
        </w:tc>
      </w:tr>
      <w:tr w:rsidR="00F36026" w:rsidRPr="00E21DDA" w14:paraId="6F23A4AD" w14:textId="77777777" w:rsidTr="00BB3E07">
        <w:trPr>
          <w:trHeight w:val="300"/>
        </w:trPr>
        <w:tc>
          <w:tcPr>
            <w:tcW w:w="4457" w:type="dxa"/>
            <w:tcBorders>
              <w:top w:val="nil"/>
              <w:left w:val="nil"/>
              <w:bottom w:val="nil"/>
              <w:right w:val="nil"/>
            </w:tcBorders>
            <w:noWrap/>
            <w:vAlign w:val="bottom"/>
            <w:hideMark/>
          </w:tcPr>
          <w:p w14:paraId="5D9B1A37" w14:textId="77777777" w:rsidR="00F36026" w:rsidRPr="00682330" w:rsidRDefault="00F36026" w:rsidP="00F36026">
            <w:pPr>
              <w:spacing w:after="0" w:line="240" w:lineRule="auto"/>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 xml:space="preserve">Jurel (XIV - X Región) </w:t>
            </w:r>
          </w:p>
        </w:tc>
        <w:tc>
          <w:tcPr>
            <w:tcW w:w="620" w:type="dxa"/>
            <w:tcBorders>
              <w:top w:val="nil"/>
              <w:left w:val="nil"/>
              <w:bottom w:val="nil"/>
              <w:right w:val="nil"/>
            </w:tcBorders>
            <w:noWrap/>
            <w:vAlign w:val="center"/>
            <w:hideMark/>
          </w:tcPr>
          <w:p w14:paraId="22499E80" w14:textId="77777777"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2017</w:t>
            </w:r>
          </w:p>
        </w:tc>
        <w:tc>
          <w:tcPr>
            <w:tcW w:w="1460" w:type="dxa"/>
            <w:tcBorders>
              <w:top w:val="nil"/>
              <w:left w:val="nil"/>
              <w:bottom w:val="nil"/>
              <w:right w:val="nil"/>
            </w:tcBorders>
            <w:noWrap/>
            <w:vAlign w:val="center"/>
          </w:tcPr>
          <w:p w14:paraId="7D526B43" w14:textId="0AF0654A"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7</w:t>
            </w:r>
          </w:p>
        </w:tc>
        <w:tc>
          <w:tcPr>
            <w:tcW w:w="1300" w:type="dxa"/>
            <w:tcBorders>
              <w:top w:val="nil"/>
              <w:left w:val="nil"/>
              <w:bottom w:val="nil"/>
              <w:right w:val="nil"/>
            </w:tcBorders>
            <w:noWrap/>
            <w:vAlign w:val="center"/>
          </w:tcPr>
          <w:p w14:paraId="5DE9F694" w14:textId="436A8A45"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w:t>
            </w:r>
          </w:p>
        </w:tc>
        <w:tc>
          <w:tcPr>
            <w:tcW w:w="1036" w:type="dxa"/>
            <w:tcBorders>
              <w:top w:val="nil"/>
              <w:left w:val="nil"/>
              <w:bottom w:val="nil"/>
              <w:right w:val="nil"/>
            </w:tcBorders>
            <w:noWrap/>
            <w:vAlign w:val="center"/>
          </w:tcPr>
          <w:p w14:paraId="73A574BD" w14:textId="486D82B5"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21</w:t>
            </w:r>
          </w:p>
        </w:tc>
        <w:tc>
          <w:tcPr>
            <w:tcW w:w="1300" w:type="dxa"/>
            <w:tcBorders>
              <w:top w:val="nil"/>
              <w:left w:val="nil"/>
              <w:bottom w:val="nil"/>
              <w:right w:val="nil"/>
            </w:tcBorders>
            <w:noWrap/>
            <w:vAlign w:val="center"/>
          </w:tcPr>
          <w:p w14:paraId="2D7C62DC" w14:textId="1ED5E5E6"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5</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56</w:t>
            </w:r>
          </w:p>
        </w:tc>
        <w:tc>
          <w:tcPr>
            <w:tcW w:w="1300" w:type="dxa"/>
            <w:tcBorders>
              <w:top w:val="nil"/>
              <w:left w:val="nil"/>
              <w:bottom w:val="nil"/>
              <w:right w:val="nil"/>
            </w:tcBorders>
            <w:noWrap/>
            <w:vAlign w:val="center"/>
          </w:tcPr>
          <w:p w14:paraId="17E9507D" w14:textId="78DBF652"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15</w:t>
            </w:r>
          </w:p>
        </w:tc>
        <w:tc>
          <w:tcPr>
            <w:tcW w:w="1300" w:type="dxa"/>
            <w:tcBorders>
              <w:top w:val="nil"/>
              <w:left w:val="nil"/>
              <w:bottom w:val="nil"/>
              <w:right w:val="nil"/>
            </w:tcBorders>
            <w:noWrap/>
            <w:vAlign w:val="center"/>
          </w:tcPr>
          <w:p w14:paraId="6CC19895" w14:textId="0895E0E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26</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0</w:t>
            </w:r>
          </w:p>
        </w:tc>
        <w:tc>
          <w:tcPr>
            <w:tcW w:w="909" w:type="dxa"/>
            <w:tcBorders>
              <w:top w:val="nil"/>
              <w:left w:val="nil"/>
              <w:bottom w:val="nil"/>
              <w:right w:val="nil"/>
            </w:tcBorders>
            <w:noWrap/>
            <w:vAlign w:val="center"/>
          </w:tcPr>
          <w:p w14:paraId="5A078FC7" w14:textId="221B166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7%</w:t>
            </w:r>
          </w:p>
        </w:tc>
      </w:tr>
      <w:tr w:rsidR="00F36026" w:rsidRPr="00E21DDA" w14:paraId="6154903C" w14:textId="77777777" w:rsidTr="00BB3E07">
        <w:trPr>
          <w:trHeight w:val="300"/>
        </w:trPr>
        <w:tc>
          <w:tcPr>
            <w:tcW w:w="4457" w:type="dxa"/>
            <w:tcBorders>
              <w:top w:val="nil"/>
              <w:left w:val="nil"/>
              <w:bottom w:val="nil"/>
              <w:right w:val="nil"/>
            </w:tcBorders>
            <w:noWrap/>
            <w:vAlign w:val="bottom"/>
            <w:hideMark/>
          </w:tcPr>
          <w:p w14:paraId="45716374" w14:textId="77777777" w:rsidR="00F36026" w:rsidRPr="00682330" w:rsidRDefault="00F36026" w:rsidP="00F36026">
            <w:pPr>
              <w:spacing w:after="0" w:line="240" w:lineRule="auto"/>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 xml:space="preserve">Jurel (XV - II Región) </w:t>
            </w:r>
          </w:p>
        </w:tc>
        <w:tc>
          <w:tcPr>
            <w:tcW w:w="620" w:type="dxa"/>
            <w:tcBorders>
              <w:top w:val="nil"/>
              <w:left w:val="nil"/>
              <w:bottom w:val="nil"/>
              <w:right w:val="nil"/>
            </w:tcBorders>
            <w:noWrap/>
            <w:vAlign w:val="center"/>
            <w:hideMark/>
          </w:tcPr>
          <w:p w14:paraId="2A01347B" w14:textId="77777777"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eastAsia="Times New Roman" w:hAnsi="Calibri" w:cs="Calibri"/>
                <w:color w:val="000000"/>
                <w:highlight w:val="yellow"/>
                <w:lang w:val="es-ES" w:eastAsia="es-MX"/>
              </w:rPr>
              <w:t>2017</w:t>
            </w:r>
          </w:p>
        </w:tc>
        <w:tc>
          <w:tcPr>
            <w:tcW w:w="1460" w:type="dxa"/>
            <w:tcBorders>
              <w:top w:val="nil"/>
              <w:left w:val="nil"/>
              <w:bottom w:val="nil"/>
              <w:right w:val="nil"/>
            </w:tcBorders>
            <w:noWrap/>
            <w:vAlign w:val="center"/>
          </w:tcPr>
          <w:p w14:paraId="0B471646" w14:textId="47A79CD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9</w:t>
            </w:r>
          </w:p>
        </w:tc>
        <w:tc>
          <w:tcPr>
            <w:tcW w:w="1300" w:type="dxa"/>
            <w:tcBorders>
              <w:top w:val="nil"/>
              <w:left w:val="nil"/>
              <w:bottom w:val="nil"/>
              <w:right w:val="nil"/>
            </w:tcBorders>
            <w:noWrap/>
            <w:vAlign w:val="center"/>
          </w:tcPr>
          <w:p w14:paraId="412E28C3" w14:textId="04396BEF"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w:t>
            </w:r>
          </w:p>
        </w:tc>
        <w:tc>
          <w:tcPr>
            <w:tcW w:w="1036" w:type="dxa"/>
            <w:tcBorders>
              <w:top w:val="nil"/>
              <w:left w:val="nil"/>
              <w:bottom w:val="nil"/>
              <w:right w:val="nil"/>
            </w:tcBorders>
            <w:noWrap/>
            <w:vAlign w:val="center"/>
          </w:tcPr>
          <w:p w14:paraId="22DE968F" w14:textId="6F443152"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21</w:t>
            </w:r>
          </w:p>
        </w:tc>
        <w:tc>
          <w:tcPr>
            <w:tcW w:w="1300" w:type="dxa"/>
            <w:tcBorders>
              <w:top w:val="nil"/>
              <w:left w:val="nil"/>
              <w:bottom w:val="nil"/>
              <w:right w:val="nil"/>
            </w:tcBorders>
            <w:noWrap/>
            <w:vAlign w:val="center"/>
          </w:tcPr>
          <w:p w14:paraId="5042BDFF" w14:textId="75BC795D"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5</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55</w:t>
            </w:r>
          </w:p>
        </w:tc>
        <w:tc>
          <w:tcPr>
            <w:tcW w:w="1300" w:type="dxa"/>
            <w:tcBorders>
              <w:top w:val="nil"/>
              <w:left w:val="nil"/>
              <w:bottom w:val="nil"/>
              <w:right w:val="nil"/>
            </w:tcBorders>
            <w:noWrap/>
            <w:vAlign w:val="center"/>
          </w:tcPr>
          <w:p w14:paraId="2B7FB582" w14:textId="521020DC"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0</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19</w:t>
            </w:r>
          </w:p>
        </w:tc>
        <w:tc>
          <w:tcPr>
            <w:tcW w:w="1300" w:type="dxa"/>
            <w:tcBorders>
              <w:top w:val="nil"/>
              <w:left w:val="nil"/>
              <w:bottom w:val="nil"/>
              <w:right w:val="nil"/>
            </w:tcBorders>
            <w:noWrap/>
            <w:vAlign w:val="center"/>
          </w:tcPr>
          <w:p w14:paraId="5D62F5D8" w14:textId="7E1B37A3"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26</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0</w:t>
            </w:r>
          </w:p>
        </w:tc>
        <w:tc>
          <w:tcPr>
            <w:tcW w:w="909" w:type="dxa"/>
            <w:tcBorders>
              <w:top w:val="nil"/>
              <w:left w:val="nil"/>
              <w:bottom w:val="nil"/>
              <w:right w:val="nil"/>
            </w:tcBorders>
            <w:noWrap/>
            <w:vAlign w:val="center"/>
          </w:tcPr>
          <w:p w14:paraId="387E5375" w14:textId="2A697C35" w:rsidR="00F36026" w:rsidRPr="00682330" w:rsidRDefault="00F36026" w:rsidP="00F36026">
            <w:pPr>
              <w:spacing w:after="0" w:line="240" w:lineRule="auto"/>
              <w:jc w:val="center"/>
              <w:rPr>
                <w:rFonts w:ascii="Calibri" w:eastAsia="Times New Roman" w:hAnsi="Calibri" w:cs="Calibri"/>
                <w:color w:val="000000"/>
                <w:highlight w:val="yellow"/>
                <w:lang w:val="es-ES" w:eastAsia="es-MX"/>
              </w:rPr>
            </w:pPr>
            <w:r w:rsidRPr="00682330">
              <w:rPr>
                <w:rFonts w:ascii="Calibri" w:hAnsi="Calibri" w:cs="Calibri"/>
                <w:color w:val="000000"/>
                <w:highlight w:val="yellow"/>
                <w:lang w:val="es-ES"/>
              </w:rPr>
              <w:t>3</w:t>
            </w:r>
            <w:r w:rsidR="00C51E4C" w:rsidRPr="00682330">
              <w:rPr>
                <w:rFonts w:ascii="Calibri" w:hAnsi="Calibri" w:cs="Calibri"/>
                <w:color w:val="000000"/>
                <w:highlight w:val="yellow"/>
                <w:lang w:val="es-ES"/>
              </w:rPr>
              <w:t>,</w:t>
            </w:r>
            <w:r w:rsidRPr="00682330">
              <w:rPr>
                <w:rFonts w:ascii="Calibri" w:hAnsi="Calibri" w:cs="Calibri"/>
                <w:color w:val="000000"/>
                <w:highlight w:val="yellow"/>
                <w:lang w:val="es-ES"/>
              </w:rPr>
              <w:t>5%</w:t>
            </w:r>
          </w:p>
        </w:tc>
      </w:tr>
      <w:tr w:rsidR="00F36026" w:rsidRPr="00E21DDA" w14:paraId="11622480" w14:textId="77777777" w:rsidTr="00BB3E07">
        <w:trPr>
          <w:trHeight w:val="300"/>
        </w:trPr>
        <w:tc>
          <w:tcPr>
            <w:tcW w:w="4457" w:type="dxa"/>
            <w:tcBorders>
              <w:top w:val="nil"/>
              <w:left w:val="nil"/>
              <w:bottom w:val="nil"/>
              <w:right w:val="nil"/>
            </w:tcBorders>
            <w:noWrap/>
            <w:vAlign w:val="bottom"/>
            <w:hideMark/>
          </w:tcPr>
          <w:p w14:paraId="042E3ABF"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center"/>
            <w:hideMark/>
          </w:tcPr>
          <w:p w14:paraId="7C9068E8"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4B157CF9" w14:textId="18A31B8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p>
        </w:tc>
        <w:tc>
          <w:tcPr>
            <w:tcW w:w="1300" w:type="dxa"/>
            <w:tcBorders>
              <w:top w:val="nil"/>
              <w:left w:val="nil"/>
              <w:bottom w:val="nil"/>
              <w:right w:val="nil"/>
            </w:tcBorders>
            <w:noWrap/>
            <w:vAlign w:val="center"/>
          </w:tcPr>
          <w:p w14:paraId="12683D7E" w14:textId="4463E7B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036" w:type="dxa"/>
            <w:tcBorders>
              <w:top w:val="nil"/>
              <w:left w:val="nil"/>
              <w:bottom w:val="nil"/>
              <w:right w:val="nil"/>
            </w:tcBorders>
            <w:noWrap/>
            <w:vAlign w:val="center"/>
          </w:tcPr>
          <w:p w14:paraId="440BC6DE" w14:textId="378C177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74</w:t>
            </w:r>
          </w:p>
        </w:tc>
        <w:tc>
          <w:tcPr>
            <w:tcW w:w="1300" w:type="dxa"/>
            <w:tcBorders>
              <w:top w:val="nil"/>
              <w:left w:val="nil"/>
              <w:bottom w:val="nil"/>
              <w:right w:val="nil"/>
            </w:tcBorders>
            <w:noWrap/>
            <w:vAlign w:val="center"/>
          </w:tcPr>
          <w:p w14:paraId="12D9000D" w14:textId="644E52A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r w:rsidR="00C51E4C" w:rsidRPr="00E21DDA">
              <w:rPr>
                <w:rFonts w:ascii="Calibri" w:hAnsi="Calibri" w:cs="Calibri"/>
                <w:color w:val="000000"/>
                <w:lang w:val="es-ES"/>
              </w:rPr>
              <w:t>,</w:t>
            </w:r>
            <w:r w:rsidRPr="00E21DDA">
              <w:rPr>
                <w:rFonts w:ascii="Calibri" w:hAnsi="Calibri" w:cs="Calibri"/>
                <w:color w:val="000000"/>
                <w:lang w:val="es-ES"/>
              </w:rPr>
              <w:t>24</w:t>
            </w:r>
          </w:p>
        </w:tc>
        <w:tc>
          <w:tcPr>
            <w:tcW w:w="1300" w:type="dxa"/>
            <w:tcBorders>
              <w:top w:val="nil"/>
              <w:left w:val="nil"/>
              <w:bottom w:val="nil"/>
              <w:right w:val="nil"/>
            </w:tcBorders>
            <w:noWrap/>
            <w:vAlign w:val="center"/>
          </w:tcPr>
          <w:p w14:paraId="29E3BE8D" w14:textId="04321F5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02</w:t>
            </w:r>
          </w:p>
        </w:tc>
        <w:tc>
          <w:tcPr>
            <w:tcW w:w="1300" w:type="dxa"/>
            <w:tcBorders>
              <w:top w:val="nil"/>
              <w:left w:val="nil"/>
              <w:bottom w:val="nil"/>
              <w:right w:val="nil"/>
            </w:tcBorders>
            <w:noWrap/>
            <w:vAlign w:val="center"/>
          </w:tcPr>
          <w:p w14:paraId="2111FA2C" w14:textId="1DB5A92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909" w:type="dxa"/>
            <w:tcBorders>
              <w:top w:val="nil"/>
              <w:left w:val="nil"/>
              <w:bottom w:val="nil"/>
              <w:right w:val="nil"/>
            </w:tcBorders>
            <w:noWrap/>
            <w:vAlign w:val="center"/>
          </w:tcPr>
          <w:p w14:paraId="49B72062" w14:textId="2DA7C8D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3%</w:t>
            </w:r>
          </w:p>
        </w:tc>
      </w:tr>
      <w:tr w:rsidR="00F36026" w:rsidRPr="00E21DDA" w14:paraId="3C3D1747" w14:textId="77777777" w:rsidTr="00BB3E07">
        <w:trPr>
          <w:trHeight w:val="300"/>
        </w:trPr>
        <w:tc>
          <w:tcPr>
            <w:tcW w:w="4457" w:type="dxa"/>
            <w:tcBorders>
              <w:top w:val="nil"/>
              <w:left w:val="nil"/>
              <w:bottom w:val="nil"/>
              <w:right w:val="nil"/>
            </w:tcBorders>
            <w:noWrap/>
            <w:vAlign w:val="bottom"/>
            <w:hideMark/>
          </w:tcPr>
          <w:p w14:paraId="7D1EEE41"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center"/>
            <w:hideMark/>
          </w:tcPr>
          <w:p w14:paraId="26A736D1"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77EEA57F" w14:textId="0448313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p>
        </w:tc>
        <w:tc>
          <w:tcPr>
            <w:tcW w:w="1300" w:type="dxa"/>
            <w:tcBorders>
              <w:top w:val="nil"/>
              <w:left w:val="nil"/>
              <w:bottom w:val="nil"/>
              <w:right w:val="nil"/>
            </w:tcBorders>
            <w:noWrap/>
            <w:vAlign w:val="center"/>
          </w:tcPr>
          <w:p w14:paraId="194FF479" w14:textId="6094100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036" w:type="dxa"/>
            <w:tcBorders>
              <w:top w:val="nil"/>
              <w:left w:val="nil"/>
              <w:bottom w:val="nil"/>
              <w:right w:val="nil"/>
            </w:tcBorders>
            <w:noWrap/>
            <w:vAlign w:val="center"/>
          </w:tcPr>
          <w:p w14:paraId="2B6278D6" w14:textId="1669B96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83</w:t>
            </w:r>
          </w:p>
        </w:tc>
        <w:tc>
          <w:tcPr>
            <w:tcW w:w="1300" w:type="dxa"/>
            <w:tcBorders>
              <w:top w:val="nil"/>
              <w:left w:val="nil"/>
              <w:bottom w:val="nil"/>
              <w:right w:val="nil"/>
            </w:tcBorders>
            <w:noWrap/>
            <w:vAlign w:val="center"/>
          </w:tcPr>
          <w:p w14:paraId="7BC26A07" w14:textId="541283E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86</w:t>
            </w:r>
          </w:p>
        </w:tc>
        <w:tc>
          <w:tcPr>
            <w:tcW w:w="1300" w:type="dxa"/>
            <w:tcBorders>
              <w:top w:val="nil"/>
              <w:left w:val="nil"/>
              <w:bottom w:val="nil"/>
              <w:right w:val="nil"/>
            </w:tcBorders>
            <w:noWrap/>
            <w:vAlign w:val="center"/>
          </w:tcPr>
          <w:p w14:paraId="6C6A88E6" w14:textId="130CF5A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69</w:t>
            </w:r>
          </w:p>
        </w:tc>
        <w:tc>
          <w:tcPr>
            <w:tcW w:w="1300" w:type="dxa"/>
            <w:tcBorders>
              <w:top w:val="nil"/>
              <w:left w:val="nil"/>
              <w:bottom w:val="nil"/>
              <w:right w:val="nil"/>
            </w:tcBorders>
            <w:noWrap/>
            <w:vAlign w:val="center"/>
          </w:tcPr>
          <w:p w14:paraId="4E12D138" w14:textId="69DF367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909" w:type="dxa"/>
            <w:tcBorders>
              <w:top w:val="nil"/>
              <w:left w:val="nil"/>
              <w:bottom w:val="nil"/>
              <w:right w:val="nil"/>
            </w:tcBorders>
            <w:noWrap/>
            <w:vAlign w:val="center"/>
          </w:tcPr>
          <w:p w14:paraId="42F14050" w14:textId="6B54318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43</w:t>
            </w:r>
            <w:r w:rsidR="00C51E4C" w:rsidRPr="00E21DDA">
              <w:rPr>
                <w:rFonts w:ascii="Calibri" w:hAnsi="Calibri" w:cs="Calibri"/>
                <w:color w:val="000000"/>
                <w:lang w:val="es-ES"/>
              </w:rPr>
              <w:t>,</w:t>
            </w:r>
            <w:r w:rsidRPr="00E21DDA">
              <w:rPr>
                <w:rFonts w:ascii="Calibri" w:hAnsi="Calibri" w:cs="Calibri"/>
                <w:color w:val="000000"/>
                <w:lang w:val="es-ES"/>
              </w:rPr>
              <w:t>7%</w:t>
            </w:r>
          </w:p>
        </w:tc>
      </w:tr>
      <w:tr w:rsidR="00F36026" w:rsidRPr="00E21DDA" w14:paraId="033B6FE9" w14:textId="77777777" w:rsidTr="00BB3E07">
        <w:trPr>
          <w:trHeight w:val="300"/>
        </w:trPr>
        <w:tc>
          <w:tcPr>
            <w:tcW w:w="4457" w:type="dxa"/>
            <w:tcBorders>
              <w:top w:val="nil"/>
              <w:left w:val="nil"/>
              <w:bottom w:val="nil"/>
              <w:right w:val="nil"/>
            </w:tcBorders>
            <w:noWrap/>
            <w:vAlign w:val="bottom"/>
            <w:hideMark/>
          </w:tcPr>
          <w:p w14:paraId="0EB2CCF2"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20" w:type="dxa"/>
            <w:tcBorders>
              <w:top w:val="nil"/>
              <w:left w:val="nil"/>
              <w:bottom w:val="nil"/>
              <w:right w:val="nil"/>
            </w:tcBorders>
            <w:noWrap/>
            <w:vAlign w:val="center"/>
            <w:hideMark/>
          </w:tcPr>
          <w:p w14:paraId="7C6D24B2"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460" w:type="dxa"/>
            <w:tcBorders>
              <w:top w:val="nil"/>
              <w:left w:val="nil"/>
              <w:bottom w:val="nil"/>
              <w:right w:val="nil"/>
            </w:tcBorders>
            <w:noWrap/>
            <w:vAlign w:val="center"/>
          </w:tcPr>
          <w:p w14:paraId="0225B721" w14:textId="5F2E4A1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p>
        </w:tc>
        <w:tc>
          <w:tcPr>
            <w:tcW w:w="1300" w:type="dxa"/>
            <w:tcBorders>
              <w:top w:val="nil"/>
              <w:left w:val="nil"/>
              <w:bottom w:val="nil"/>
              <w:right w:val="nil"/>
            </w:tcBorders>
            <w:noWrap/>
            <w:vAlign w:val="center"/>
          </w:tcPr>
          <w:p w14:paraId="7BEF2734" w14:textId="0DDD630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20BFFB44" w14:textId="02E7666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83</w:t>
            </w:r>
          </w:p>
        </w:tc>
        <w:tc>
          <w:tcPr>
            <w:tcW w:w="1300" w:type="dxa"/>
            <w:tcBorders>
              <w:top w:val="nil"/>
              <w:left w:val="nil"/>
              <w:bottom w:val="nil"/>
              <w:right w:val="nil"/>
            </w:tcBorders>
            <w:noWrap/>
            <w:vAlign w:val="center"/>
          </w:tcPr>
          <w:p w14:paraId="0017368D" w14:textId="57A7876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81</w:t>
            </w:r>
          </w:p>
        </w:tc>
        <w:tc>
          <w:tcPr>
            <w:tcW w:w="1300" w:type="dxa"/>
            <w:tcBorders>
              <w:top w:val="nil"/>
              <w:left w:val="nil"/>
              <w:bottom w:val="nil"/>
              <w:right w:val="nil"/>
            </w:tcBorders>
            <w:noWrap/>
            <w:vAlign w:val="center"/>
          </w:tcPr>
          <w:p w14:paraId="15946058" w14:textId="07BC922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54</w:t>
            </w:r>
          </w:p>
        </w:tc>
        <w:tc>
          <w:tcPr>
            <w:tcW w:w="1300" w:type="dxa"/>
            <w:tcBorders>
              <w:top w:val="nil"/>
              <w:left w:val="nil"/>
              <w:bottom w:val="nil"/>
              <w:right w:val="nil"/>
            </w:tcBorders>
            <w:noWrap/>
            <w:vAlign w:val="center"/>
          </w:tcPr>
          <w:p w14:paraId="7840CE62" w14:textId="46460C4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r w:rsidR="00C51E4C" w:rsidRPr="00E21DDA">
              <w:rPr>
                <w:rFonts w:ascii="Calibri" w:hAnsi="Calibri" w:cs="Calibri"/>
                <w:color w:val="000000"/>
                <w:lang w:val="es-ES"/>
              </w:rPr>
              <w:t>,</w:t>
            </w:r>
            <w:r w:rsidRPr="00E21DDA">
              <w:rPr>
                <w:rFonts w:ascii="Calibri" w:hAnsi="Calibri" w:cs="Calibri"/>
                <w:color w:val="000000"/>
                <w:lang w:val="es-ES"/>
              </w:rPr>
              <w:t>8</w:t>
            </w:r>
          </w:p>
        </w:tc>
        <w:tc>
          <w:tcPr>
            <w:tcW w:w="909" w:type="dxa"/>
            <w:tcBorders>
              <w:top w:val="nil"/>
              <w:left w:val="nil"/>
              <w:bottom w:val="nil"/>
              <w:right w:val="nil"/>
            </w:tcBorders>
            <w:noWrap/>
            <w:vAlign w:val="center"/>
          </w:tcPr>
          <w:p w14:paraId="693A78DC" w14:textId="373C242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F36026" w:rsidRPr="00E21DDA" w14:paraId="46B3109B" w14:textId="77777777" w:rsidTr="00BB3E07">
        <w:trPr>
          <w:trHeight w:val="300"/>
        </w:trPr>
        <w:tc>
          <w:tcPr>
            <w:tcW w:w="4457" w:type="dxa"/>
            <w:tcBorders>
              <w:top w:val="nil"/>
              <w:left w:val="nil"/>
              <w:bottom w:val="nil"/>
              <w:right w:val="nil"/>
            </w:tcBorders>
            <w:noWrap/>
            <w:vAlign w:val="bottom"/>
            <w:hideMark/>
          </w:tcPr>
          <w:p w14:paraId="1A40E4E9"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center"/>
            <w:hideMark/>
          </w:tcPr>
          <w:p w14:paraId="469A7904"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2F216C0A" w14:textId="274B664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300" w:type="dxa"/>
            <w:tcBorders>
              <w:top w:val="nil"/>
              <w:left w:val="nil"/>
              <w:bottom w:val="nil"/>
              <w:right w:val="nil"/>
            </w:tcBorders>
            <w:noWrap/>
            <w:vAlign w:val="center"/>
          </w:tcPr>
          <w:p w14:paraId="303A9074" w14:textId="12A07E7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51C47D4B" w14:textId="3968AD7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07</w:t>
            </w:r>
          </w:p>
        </w:tc>
        <w:tc>
          <w:tcPr>
            <w:tcW w:w="1300" w:type="dxa"/>
            <w:tcBorders>
              <w:top w:val="nil"/>
              <w:left w:val="nil"/>
              <w:bottom w:val="nil"/>
              <w:right w:val="nil"/>
            </w:tcBorders>
            <w:noWrap/>
            <w:vAlign w:val="center"/>
          </w:tcPr>
          <w:p w14:paraId="7A078733" w14:textId="6708601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42</w:t>
            </w:r>
          </w:p>
        </w:tc>
        <w:tc>
          <w:tcPr>
            <w:tcW w:w="1300" w:type="dxa"/>
            <w:tcBorders>
              <w:top w:val="nil"/>
              <w:left w:val="nil"/>
              <w:bottom w:val="nil"/>
              <w:right w:val="nil"/>
            </w:tcBorders>
            <w:noWrap/>
            <w:vAlign w:val="center"/>
          </w:tcPr>
          <w:p w14:paraId="0DDAB162" w14:textId="0B5FFE0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13</w:t>
            </w:r>
          </w:p>
        </w:tc>
        <w:tc>
          <w:tcPr>
            <w:tcW w:w="1300" w:type="dxa"/>
            <w:tcBorders>
              <w:top w:val="nil"/>
              <w:left w:val="nil"/>
              <w:bottom w:val="nil"/>
              <w:right w:val="nil"/>
            </w:tcBorders>
            <w:noWrap/>
            <w:vAlign w:val="center"/>
          </w:tcPr>
          <w:p w14:paraId="19D3A7D6" w14:textId="3B0899E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909" w:type="dxa"/>
            <w:tcBorders>
              <w:top w:val="nil"/>
              <w:left w:val="nil"/>
              <w:bottom w:val="nil"/>
              <w:right w:val="nil"/>
            </w:tcBorders>
            <w:noWrap/>
            <w:vAlign w:val="center"/>
          </w:tcPr>
          <w:p w14:paraId="67DA8F29" w14:textId="62372F9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30</w:t>
            </w:r>
            <w:r w:rsidR="00C51E4C" w:rsidRPr="00E21DDA">
              <w:rPr>
                <w:rFonts w:ascii="Calibri" w:hAnsi="Calibri" w:cs="Calibri"/>
                <w:color w:val="000000"/>
                <w:lang w:val="es-ES"/>
              </w:rPr>
              <w:t>,</w:t>
            </w:r>
            <w:r w:rsidRPr="00E21DDA">
              <w:rPr>
                <w:rFonts w:ascii="Calibri" w:hAnsi="Calibri" w:cs="Calibri"/>
                <w:color w:val="000000"/>
                <w:lang w:val="es-ES"/>
              </w:rPr>
              <w:t>3%</w:t>
            </w:r>
          </w:p>
        </w:tc>
      </w:tr>
      <w:tr w:rsidR="00F36026" w:rsidRPr="00E21DDA" w14:paraId="39C1237A" w14:textId="77777777" w:rsidTr="00BB3E07">
        <w:trPr>
          <w:trHeight w:val="300"/>
        </w:trPr>
        <w:tc>
          <w:tcPr>
            <w:tcW w:w="4457" w:type="dxa"/>
            <w:tcBorders>
              <w:top w:val="nil"/>
              <w:left w:val="nil"/>
              <w:bottom w:val="nil"/>
              <w:right w:val="nil"/>
            </w:tcBorders>
            <w:noWrap/>
            <w:vAlign w:val="bottom"/>
            <w:hideMark/>
          </w:tcPr>
          <w:p w14:paraId="5E90D5AF"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center"/>
            <w:hideMark/>
          </w:tcPr>
          <w:p w14:paraId="7562906F"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614BE7CF" w14:textId="7BB9FFA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300" w:type="dxa"/>
            <w:tcBorders>
              <w:top w:val="nil"/>
              <w:left w:val="nil"/>
              <w:bottom w:val="nil"/>
              <w:right w:val="nil"/>
            </w:tcBorders>
            <w:noWrap/>
            <w:vAlign w:val="center"/>
          </w:tcPr>
          <w:p w14:paraId="3808E936" w14:textId="2991DB7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48E77D81" w14:textId="2E4C255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07</w:t>
            </w:r>
          </w:p>
        </w:tc>
        <w:tc>
          <w:tcPr>
            <w:tcW w:w="1300" w:type="dxa"/>
            <w:tcBorders>
              <w:top w:val="nil"/>
              <w:left w:val="nil"/>
              <w:bottom w:val="nil"/>
              <w:right w:val="nil"/>
            </w:tcBorders>
            <w:noWrap/>
            <w:vAlign w:val="center"/>
          </w:tcPr>
          <w:p w14:paraId="73C6A33D" w14:textId="7C64B0A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60</w:t>
            </w:r>
          </w:p>
        </w:tc>
        <w:tc>
          <w:tcPr>
            <w:tcW w:w="1300" w:type="dxa"/>
            <w:tcBorders>
              <w:top w:val="nil"/>
              <w:left w:val="nil"/>
              <w:bottom w:val="nil"/>
              <w:right w:val="nil"/>
            </w:tcBorders>
            <w:noWrap/>
            <w:vAlign w:val="center"/>
          </w:tcPr>
          <w:p w14:paraId="26715226" w14:textId="48208D8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00</w:t>
            </w:r>
          </w:p>
        </w:tc>
        <w:tc>
          <w:tcPr>
            <w:tcW w:w="1300" w:type="dxa"/>
            <w:tcBorders>
              <w:top w:val="nil"/>
              <w:left w:val="nil"/>
              <w:bottom w:val="nil"/>
              <w:right w:val="nil"/>
            </w:tcBorders>
            <w:noWrap/>
            <w:vAlign w:val="center"/>
          </w:tcPr>
          <w:p w14:paraId="6469405D" w14:textId="602B662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909" w:type="dxa"/>
            <w:tcBorders>
              <w:top w:val="nil"/>
              <w:left w:val="nil"/>
              <w:bottom w:val="nil"/>
              <w:right w:val="nil"/>
            </w:tcBorders>
            <w:noWrap/>
            <w:vAlign w:val="center"/>
          </w:tcPr>
          <w:p w14:paraId="34D71158" w14:textId="53A9715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4518A96E" w14:textId="77777777" w:rsidTr="00BB3E07">
        <w:trPr>
          <w:trHeight w:val="300"/>
        </w:trPr>
        <w:tc>
          <w:tcPr>
            <w:tcW w:w="4457" w:type="dxa"/>
            <w:tcBorders>
              <w:top w:val="nil"/>
              <w:left w:val="nil"/>
              <w:bottom w:val="nil"/>
              <w:right w:val="nil"/>
            </w:tcBorders>
            <w:noWrap/>
            <w:vAlign w:val="bottom"/>
            <w:hideMark/>
          </w:tcPr>
          <w:p w14:paraId="417AD63D"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20" w:type="dxa"/>
            <w:tcBorders>
              <w:top w:val="nil"/>
              <w:left w:val="nil"/>
              <w:bottom w:val="nil"/>
              <w:right w:val="nil"/>
            </w:tcBorders>
            <w:noWrap/>
            <w:vAlign w:val="center"/>
            <w:hideMark/>
          </w:tcPr>
          <w:p w14:paraId="2079B09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460" w:type="dxa"/>
            <w:tcBorders>
              <w:top w:val="nil"/>
              <w:left w:val="nil"/>
              <w:bottom w:val="nil"/>
              <w:right w:val="nil"/>
            </w:tcBorders>
            <w:noWrap/>
            <w:vAlign w:val="center"/>
          </w:tcPr>
          <w:p w14:paraId="77793154" w14:textId="19FBF82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p>
        </w:tc>
        <w:tc>
          <w:tcPr>
            <w:tcW w:w="1300" w:type="dxa"/>
            <w:tcBorders>
              <w:top w:val="nil"/>
              <w:left w:val="nil"/>
              <w:bottom w:val="nil"/>
              <w:right w:val="nil"/>
            </w:tcBorders>
            <w:noWrap/>
            <w:vAlign w:val="center"/>
          </w:tcPr>
          <w:p w14:paraId="7F66497D" w14:textId="726CD8F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121E48DC" w14:textId="0DBAE74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07</w:t>
            </w:r>
          </w:p>
        </w:tc>
        <w:tc>
          <w:tcPr>
            <w:tcW w:w="1300" w:type="dxa"/>
            <w:tcBorders>
              <w:top w:val="nil"/>
              <w:left w:val="nil"/>
              <w:bottom w:val="nil"/>
              <w:right w:val="nil"/>
            </w:tcBorders>
            <w:noWrap/>
            <w:vAlign w:val="center"/>
          </w:tcPr>
          <w:p w14:paraId="2EDDCA8F" w14:textId="650B273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53</w:t>
            </w:r>
          </w:p>
        </w:tc>
        <w:tc>
          <w:tcPr>
            <w:tcW w:w="1300" w:type="dxa"/>
            <w:tcBorders>
              <w:top w:val="nil"/>
              <w:left w:val="nil"/>
              <w:bottom w:val="nil"/>
              <w:right w:val="nil"/>
            </w:tcBorders>
            <w:noWrap/>
            <w:vAlign w:val="center"/>
          </w:tcPr>
          <w:p w14:paraId="0DB090FE" w14:textId="58B94DD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00</w:t>
            </w:r>
          </w:p>
        </w:tc>
        <w:tc>
          <w:tcPr>
            <w:tcW w:w="1300" w:type="dxa"/>
            <w:tcBorders>
              <w:top w:val="nil"/>
              <w:left w:val="nil"/>
              <w:bottom w:val="nil"/>
              <w:right w:val="nil"/>
            </w:tcBorders>
            <w:noWrap/>
            <w:vAlign w:val="center"/>
          </w:tcPr>
          <w:p w14:paraId="49B706DC" w14:textId="11EBDFF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909" w:type="dxa"/>
            <w:tcBorders>
              <w:top w:val="nil"/>
              <w:left w:val="nil"/>
              <w:bottom w:val="nil"/>
              <w:right w:val="nil"/>
            </w:tcBorders>
            <w:noWrap/>
            <w:vAlign w:val="center"/>
          </w:tcPr>
          <w:p w14:paraId="0D8F14AB" w14:textId="4ECAC31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62A6EB59" w14:textId="77777777" w:rsidTr="00BB3E07">
        <w:trPr>
          <w:trHeight w:val="300"/>
        </w:trPr>
        <w:tc>
          <w:tcPr>
            <w:tcW w:w="4457" w:type="dxa"/>
            <w:tcBorders>
              <w:top w:val="nil"/>
              <w:left w:val="nil"/>
              <w:bottom w:val="nil"/>
              <w:right w:val="nil"/>
            </w:tcBorders>
            <w:noWrap/>
            <w:vAlign w:val="bottom"/>
            <w:hideMark/>
          </w:tcPr>
          <w:p w14:paraId="5E28BB79"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620" w:type="dxa"/>
            <w:tcBorders>
              <w:top w:val="nil"/>
              <w:left w:val="nil"/>
              <w:bottom w:val="nil"/>
              <w:right w:val="nil"/>
            </w:tcBorders>
            <w:noWrap/>
            <w:vAlign w:val="center"/>
            <w:hideMark/>
          </w:tcPr>
          <w:p w14:paraId="5BACFAFB"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162549DA" w14:textId="09E41F9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p>
        </w:tc>
        <w:tc>
          <w:tcPr>
            <w:tcW w:w="1300" w:type="dxa"/>
            <w:tcBorders>
              <w:top w:val="nil"/>
              <w:left w:val="nil"/>
              <w:bottom w:val="nil"/>
              <w:right w:val="nil"/>
            </w:tcBorders>
            <w:noWrap/>
            <w:vAlign w:val="center"/>
          </w:tcPr>
          <w:p w14:paraId="2F8EDB6E" w14:textId="0F9BD73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1684DD63" w14:textId="40C6443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65</w:t>
            </w:r>
          </w:p>
        </w:tc>
        <w:tc>
          <w:tcPr>
            <w:tcW w:w="1300" w:type="dxa"/>
            <w:tcBorders>
              <w:top w:val="nil"/>
              <w:left w:val="nil"/>
              <w:bottom w:val="nil"/>
              <w:right w:val="nil"/>
            </w:tcBorders>
            <w:noWrap/>
            <w:vAlign w:val="center"/>
          </w:tcPr>
          <w:p w14:paraId="022DCAF4" w14:textId="2793014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32</w:t>
            </w:r>
            <w:r w:rsidR="00C51E4C" w:rsidRPr="00E21DDA">
              <w:rPr>
                <w:rFonts w:ascii="Calibri" w:hAnsi="Calibri" w:cs="Calibri"/>
                <w:color w:val="000000"/>
                <w:lang w:val="es-ES"/>
              </w:rPr>
              <w:t>,</w:t>
            </w:r>
            <w:r w:rsidRPr="00E21DDA">
              <w:rPr>
                <w:rFonts w:ascii="Calibri" w:hAnsi="Calibri" w:cs="Calibri"/>
                <w:color w:val="000000"/>
                <w:lang w:val="es-ES"/>
              </w:rPr>
              <w:t>54</w:t>
            </w:r>
          </w:p>
        </w:tc>
        <w:tc>
          <w:tcPr>
            <w:tcW w:w="1300" w:type="dxa"/>
            <w:tcBorders>
              <w:top w:val="nil"/>
              <w:left w:val="nil"/>
              <w:bottom w:val="nil"/>
              <w:right w:val="nil"/>
            </w:tcBorders>
            <w:noWrap/>
            <w:vAlign w:val="center"/>
          </w:tcPr>
          <w:p w14:paraId="31CF97A8" w14:textId="1EE4288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r w:rsidR="00C51E4C" w:rsidRPr="00E21DDA">
              <w:rPr>
                <w:rFonts w:ascii="Calibri" w:hAnsi="Calibri" w:cs="Calibri"/>
                <w:color w:val="000000"/>
                <w:lang w:val="es-ES"/>
              </w:rPr>
              <w:t>,</w:t>
            </w:r>
            <w:r w:rsidRPr="00E21DDA">
              <w:rPr>
                <w:rFonts w:ascii="Calibri" w:hAnsi="Calibri" w:cs="Calibri"/>
                <w:color w:val="000000"/>
                <w:lang w:val="es-ES"/>
              </w:rPr>
              <w:t>43</w:t>
            </w:r>
          </w:p>
        </w:tc>
        <w:tc>
          <w:tcPr>
            <w:tcW w:w="1300" w:type="dxa"/>
            <w:tcBorders>
              <w:top w:val="nil"/>
              <w:left w:val="nil"/>
              <w:bottom w:val="nil"/>
              <w:right w:val="nil"/>
            </w:tcBorders>
            <w:noWrap/>
            <w:vAlign w:val="center"/>
          </w:tcPr>
          <w:p w14:paraId="03F9D789" w14:textId="52F4235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19</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909" w:type="dxa"/>
            <w:tcBorders>
              <w:top w:val="nil"/>
              <w:left w:val="nil"/>
              <w:bottom w:val="nil"/>
              <w:right w:val="nil"/>
            </w:tcBorders>
            <w:noWrap/>
            <w:vAlign w:val="center"/>
          </w:tcPr>
          <w:p w14:paraId="22CE6289" w14:textId="473F5EC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w:t>
            </w:r>
            <w:r w:rsidR="00C51E4C" w:rsidRPr="00E21DDA">
              <w:rPr>
                <w:rFonts w:ascii="Calibri" w:hAnsi="Calibri" w:cs="Calibri"/>
                <w:color w:val="000000"/>
                <w:lang w:val="es-ES"/>
              </w:rPr>
              <w:t>,</w:t>
            </w:r>
            <w:r w:rsidRPr="00E21DDA">
              <w:rPr>
                <w:rFonts w:ascii="Calibri" w:hAnsi="Calibri" w:cs="Calibri"/>
                <w:color w:val="000000"/>
                <w:lang w:val="es-ES"/>
              </w:rPr>
              <w:t>7%</w:t>
            </w:r>
          </w:p>
        </w:tc>
      </w:tr>
      <w:tr w:rsidR="00F36026" w:rsidRPr="00E21DDA" w14:paraId="020F1F7E" w14:textId="77777777" w:rsidTr="00BB3E07">
        <w:trPr>
          <w:trHeight w:val="300"/>
        </w:trPr>
        <w:tc>
          <w:tcPr>
            <w:tcW w:w="4457" w:type="dxa"/>
            <w:tcBorders>
              <w:top w:val="nil"/>
              <w:left w:val="nil"/>
              <w:bottom w:val="nil"/>
              <w:right w:val="nil"/>
            </w:tcBorders>
            <w:noWrap/>
            <w:vAlign w:val="bottom"/>
            <w:hideMark/>
          </w:tcPr>
          <w:p w14:paraId="389F9D69"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620" w:type="dxa"/>
            <w:tcBorders>
              <w:top w:val="nil"/>
              <w:left w:val="nil"/>
              <w:bottom w:val="nil"/>
              <w:right w:val="nil"/>
            </w:tcBorders>
            <w:noWrap/>
            <w:vAlign w:val="center"/>
            <w:hideMark/>
          </w:tcPr>
          <w:p w14:paraId="5E66841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1DE609A6" w14:textId="0C67538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p>
        </w:tc>
        <w:tc>
          <w:tcPr>
            <w:tcW w:w="1300" w:type="dxa"/>
            <w:tcBorders>
              <w:top w:val="nil"/>
              <w:left w:val="nil"/>
              <w:bottom w:val="nil"/>
              <w:right w:val="nil"/>
            </w:tcBorders>
            <w:noWrap/>
            <w:vAlign w:val="center"/>
          </w:tcPr>
          <w:p w14:paraId="1D0CEDFD" w14:textId="72FBE38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1412BDBB" w14:textId="28A346A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65</w:t>
            </w:r>
          </w:p>
        </w:tc>
        <w:tc>
          <w:tcPr>
            <w:tcW w:w="1300" w:type="dxa"/>
            <w:tcBorders>
              <w:top w:val="nil"/>
              <w:left w:val="nil"/>
              <w:bottom w:val="nil"/>
              <w:right w:val="nil"/>
            </w:tcBorders>
            <w:noWrap/>
            <w:vAlign w:val="center"/>
          </w:tcPr>
          <w:p w14:paraId="2E0578F7" w14:textId="3B23C91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33</w:t>
            </w:r>
            <w:r w:rsidR="00C51E4C" w:rsidRPr="00E21DDA">
              <w:rPr>
                <w:rFonts w:ascii="Calibri" w:hAnsi="Calibri" w:cs="Calibri"/>
                <w:color w:val="000000"/>
                <w:lang w:val="es-ES"/>
              </w:rPr>
              <w:t>,</w:t>
            </w:r>
            <w:r w:rsidRPr="00E21DDA">
              <w:rPr>
                <w:rFonts w:ascii="Calibri" w:hAnsi="Calibri" w:cs="Calibri"/>
                <w:color w:val="000000"/>
                <w:lang w:val="es-ES"/>
              </w:rPr>
              <w:t>87</w:t>
            </w:r>
          </w:p>
        </w:tc>
        <w:tc>
          <w:tcPr>
            <w:tcW w:w="1300" w:type="dxa"/>
            <w:tcBorders>
              <w:top w:val="nil"/>
              <w:left w:val="nil"/>
              <w:bottom w:val="nil"/>
              <w:right w:val="nil"/>
            </w:tcBorders>
            <w:noWrap/>
            <w:vAlign w:val="center"/>
          </w:tcPr>
          <w:p w14:paraId="22FE60E4" w14:textId="096CD3F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77</w:t>
            </w:r>
          </w:p>
        </w:tc>
        <w:tc>
          <w:tcPr>
            <w:tcW w:w="1300" w:type="dxa"/>
            <w:tcBorders>
              <w:top w:val="nil"/>
              <w:left w:val="nil"/>
              <w:bottom w:val="nil"/>
              <w:right w:val="nil"/>
            </w:tcBorders>
            <w:noWrap/>
            <w:vAlign w:val="center"/>
          </w:tcPr>
          <w:p w14:paraId="13D7D768" w14:textId="7DE7A34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20</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909" w:type="dxa"/>
            <w:tcBorders>
              <w:top w:val="nil"/>
              <w:left w:val="nil"/>
              <w:bottom w:val="nil"/>
              <w:right w:val="nil"/>
            </w:tcBorders>
            <w:noWrap/>
            <w:vAlign w:val="center"/>
          </w:tcPr>
          <w:p w14:paraId="5A6F7CAF" w14:textId="5CB31AE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w:t>
            </w:r>
            <w:r w:rsidR="00C51E4C" w:rsidRPr="00E21DDA">
              <w:rPr>
                <w:rFonts w:ascii="Calibri" w:hAnsi="Calibri" w:cs="Calibri"/>
                <w:color w:val="000000"/>
                <w:lang w:val="es-ES"/>
              </w:rPr>
              <w:t>,</w:t>
            </w:r>
            <w:r w:rsidRPr="00E21DDA">
              <w:rPr>
                <w:rFonts w:ascii="Calibri" w:hAnsi="Calibri" w:cs="Calibri"/>
                <w:color w:val="000000"/>
                <w:lang w:val="es-ES"/>
              </w:rPr>
              <w:t>9%</w:t>
            </w:r>
          </w:p>
        </w:tc>
      </w:tr>
      <w:tr w:rsidR="00F36026" w:rsidRPr="00E21DDA" w14:paraId="2AB765E5" w14:textId="77777777" w:rsidTr="00BB3E07">
        <w:trPr>
          <w:trHeight w:val="300"/>
        </w:trPr>
        <w:tc>
          <w:tcPr>
            <w:tcW w:w="4457" w:type="dxa"/>
            <w:tcBorders>
              <w:top w:val="nil"/>
              <w:left w:val="nil"/>
              <w:bottom w:val="nil"/>
              <w:right w:val="nil"/>
            </w:tcBorders>
            <w:noWrap/>
            <w:vAlign w:val="bottom"/>
            <w:hideMark/>
          </w:tcPr>
          <w:p w14:paraId="1937D70E"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620" w:type="dxa"/>
            <w:tcBorders>
              <w:top w:val="nil"/>
              <w:left w:val="nil"/>
              <w:bottom w:val="nil"/>
              <w:right w:val="nil"/>
            </w:tcBorders>
            <w:noWrap/>
            <w:vAlign w:val="center"/>
            <w:hideMark/>
          </w:tcPr>
          <w:p w14:paraId="0E41E2FF"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460" w:type="dxa"/>
            <w:tcBorders>
              <w:top w:val="nil"/>
              <w:left w:val="nil"/>
              <w:bottom w:val="nil"/>
              <w:right w:val="nil"/>
            </w:tcBorders>
            <w:noWrap/>
            <w:vAlign w:val="center"/>
          </w:tcPr>
          <w:p w14:paraId="10AE0FE1" w14:textId="3996629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300" w:type="dxa"/>
            <w:tcBorders>
              <w:top w:val="nil"/>
              <w:left w:val="nil"/>
              <w:bottom w:val="nil"/>
              <w:right w:val="nil"/>
            </w:tcBorders>
            <w:noWrap/>
            <w:vAlign w:val="center"/>
          </w:tcPr>
          <w:p w14:paraId="00A3E9E8" w14:textId="5950BEF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2B51217B" w14:textId="6267447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85</w:t>
            </w:r>
          </w:p>
        </w:tc>
        <w:tc>
          <w:tcPr>
            <w:tcW w:w="1300" w:type="dxa"/>
            <w:tcBorders>
              <w:top w:val="nil"/>
              <w:left w:val="nil"/>
              <w:bottom w:val="nil"/>
              <w:right w:val="nil"/>
            </w:tcBorders>
            <w:noWrap/>
            <w:vAlign w:val="center"/>
          </w:tcPr>
          <w:p w14:paraId="627E2800" w14:textId="453A18D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r w:rsidR="00C51E4C" w:rsidRPr="00E21DDA">
              <w:rPr>
                <w:rFonts w:ascii="Calibri" w:hAnsi="Calibri" w:cs="Calibri"/>
                <w:color w:val="000000"/>
                <w:lang w:val="es-ES"/>
              </w:rPr>
              <w:t>,</w:t>
            </w:r>
            <w:r w:rsidRPr="00E21DDA">
              <w:rPr>
                <w:rFonts w:ascii="Calibri" w:hAnsi="Calibri" w:cs="Calibri"/>
                <w:color w:val="000000"/>
                <w:lang w:val="es-ES"/>
              </w:rPr>
              <w:t>98</w:t>
            </w:r>
          </w:p>
        </w:tc>
        <w:tc>
          <w:tcPr>
            <w:tcW w:w="1300" w:type="dxa"/>
            <w:tcBorders>
              <w:top w:val="nil"/>
              <w:left w:val="nil"/>
              <w:bottom w:val="nil"/>
              <w:right w:val="nil"/>
            </w:tcBorders>
            <w:noWrap/>
            <w:vAlign w:val="center"/>
          </w:tcPr>
          <w:p w14:paraId="1CD175CF" w14:textId="78F9F2F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00</w:t>
            </w:r>
          </w:p>
        </w:tc>
        <w:tc>
          <w:tcPr>
            <w:tcW w:w="1300" w:type="dxa"/>
            <w:tcBorders>
              <w:top w:val="nil"/>
              <w:left w:val="nil"/>
              <w:bottom w:val="nil"/>
              <w:right w:val="nil"/>
            </w:tcBorders>
            <w:noWrap/>
            <w:vAlign w:val="center"/>
          </w:tcPr>
          <w:p w14:paraId="2AA15447" w14:textId="7DD2F7A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909" w:type="dxa"/>
            <w:tcBorders>
              <w:top w:val="nil"/>
              <w:left w:val="nil"/>
              <w:bottom w:val="nil"/>
              <w:right w:val="nil"/>
            </w:tcBorders>
            <w:noWrap/>
            <w:vAlign w:val="center"/>
          </w:tcPr>
          <w:p w14:paraId="0A2AE59D" w14:textId="0936619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7BA8A91A" w14:textId="77777777" w:rsidTr="00BB3E07">
        <w:trPr>
          <w:trHeight w:val="300"/>
        </w:trPr>
        <w:tc>
          <w:tcPr>
            <w:tcW w:w="4457" w:type="dxa"/>
            <w:tcBorders>
              <w:top w:val="nil"/>
              <w:left w:val="nil"/>
              <w:bottom w:val="nil"/>
              <w:right w:val="nil"/>
            </w:tcBorders>
            <w:noWrap/>
            <w:vAlign w:val="bottom"/>
            <w:hideMark/>
          </w:tcPr>
          <w:p w14:paraId="58CCBBF6"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620" w:type="dxa"/>
            <w:tcBorders>
              <w:top w:val="nil"/>
              <w:left w:val="nil"/>
              <w:bottom w:val="nil"/>
              <w:right w:val="nil"/>
            </w:tcBorders>
            <w:noWrap/>
            <w:vAlign w:val="center"/>
            <w:hideMark/>
          </w:tcPr>
          <w:p w14:paraId="4153A7EE"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415E2DF4" w14:textId="594DFCE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300" w:type="dxa"/>
            <w:tcBorders>
              <w:top w:val="nil"/>
              <w:left w:val="nil"/>
              <w:bottom w:val="nil"/>
              <w:right w:val="nil"/>
            </w:tcBorders>
            <w:noWrap/>
            <w:vAlign w:val="center"/>
          </w:tcPr>
          <w:p w14:paraId="5515B0F9" w14:textId="1FED0DF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3C33174D" w14:textId="733AF82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65</w:t>
            </w:r>
          </w:p>
        </w:tc>
        <w:tc>
          <w:tcPr>
            <w:tcW w:w="1300" w:type="dxa"/>
            <w:tcBorders>
              <w:top w:val="nil"/>
              <w:left w:val="nil"/>
              <w:bottom w:val="nil"/>
              <w:right w:val="nil"/>
            </w:tcBorders>
            <w:noWrap/>
            <w:vAlign w:val="center"/>
          </w:tcPr>
          <w:p w14:paraId="0F11AC75" w14:textId="235A3D7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33</w:t>
            </w:r>
            <w:r w:rsidR="00C51E4C" w:rsidRPr="00E21DDA">
              <w:rPr>
                <w:rFonts w:ascii="Calibri" w:hAnsi="Calibri" w:cs="Calibri"/>
                <w:color w:val="000000"/>
                <w:lang w:val="es-ES"/>
              </w:rPr>
              <w:t>,</w:t>
            </w:r>
            <w:r w:rsidRPr="00E21DDA">
              <w:rPr>
                <w:rFonts w:ascii="Calibri" w:hAnsi="Calibri" w:cs="Calibri"/>
                <w:color w:val="000000"/>
                <w:lang w:val="es-ES"/>
              </w:rPr>
              <w:t>96</w:t>
            </w:r>
          </w:p>
        </w:tc>
        <w:tc>
          <w:tcPr>
            <w:tcW w:w="1300" w:type="dxa"/>
            <w:tcBorders>
              <w:top w:val="nil"/>
              <w:left w:val="nil"/>
              <w:bottom w:val="nil"/>
              <w:right w:val="nil"/>
            </w:tcBorders>
            <w:noWrap/>
            <w:vAlign w:val="center"/>
          </w:tcPr>
          <w:p w14:paraId="3411C2EC" w14:textId="4F9D2A5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02</w:t>
            </w:r>
          </w:p>
        </w:tc>
        <w:tc>
          <w:tcPr>
            <w:tcW w:w="1300" w:type="dxa"/>
            <w:tcBorders>
              <w:top w:val="nil"/>
              <w:left w:val="nil"/>
              <w:bottom w:val="nil"/>
              <w:right w:val="nil"/>
            </w:tcBorders>
            <w:noWrap/>
            <w:vAlign w:val="center"/>
          </w:tcPr>
          <w:p w14:paraId="286F96FA" w14:textId="5BDF0C5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20</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909" w:type="dxa"/>
            <w:tcBorders>
              <w:top w:val="nil"/>
              <w:left w:val="nil"/>
              <w:bottom w:val="nil"/>
              <w:right w:val="nil"/>
            </w:tcBorders>
            <w:noWrap/>
            <w:vAlign w:val="center"/>
          </w:tcPr>
          <w:p w14:paraId="5BFFB3FC" w14:textId="3D793E1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F36026" w:rsidRPr="00E21DDA" w14:paraId="0F06C089" w14:textId="77777777" w:rsidTr="00BB3E07">
        <w:trPr>
          <w:trHeight w:val="300"/>
        </w:trPr>
        <w:tc>
          <w:tcPr>
            <w:tcW w:w="4457" w:type="dxa"/>
            <w:tcBorders>
              <w:top w:val="nil"/>
              <w:left w:val="nil"/>
              <w:bottom w:val="nil"/>
              <w:right w:val="nil"/>
            </w:tcBorders>
            <w:noWrap/>
            <w:vAlign w:val="bottom"/>
            <w:hideMark/>
          </w:tcPr>
          <w:p w14:paraId="106C537E"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620" w:type="dxa"/>
            <w:tcBorders>
              <w:top w:val="nil"/>
              <w:left w:val="nil"/>
              <w:bottom w:val="nil"/>
              <w:right w:val="nil"/>
            </w:tcBorders>
            <w:noWrap/>
            <w:vAlign w:val="center"/>
            <w:hideMark/>
          </w:tcPr>
          <w:p w14:paraId="26CBC4CB"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7249662D" w14:textId="53B5EAF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300" w:type="dxa"/>
            <w:tcBorders>
              <w:top w:val="nil"/>
              <w:left w:val="nil"/>
              <w:bottom w:val="nil"/>
              <w:right w:val="nil"/>
            </w:tcBorders>
            <w:noWrap/>
            <w:vAlign w:val="center"/>
          </w:tcPr>
          <w:p w14:paraId="04E1C2AA" w14:textId="0504561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63F5A00A" w14:textId="07C9608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65</w:t>
            </w:r>
          </w:p>
        </w:tc>
        <w:tc>
          <w:tcPr>
            <w:tcW w:w="1300" w:type="dxa"/>
            <w:tcBorders>
              <w:top w:val="nil"/>
              <w:left w:val="nil"/>
              <w:bottom w:val="nil"/>
              <w:right w:val="nil"/>
            </w:tcBorders>
            <w:noWrap/>
            <w:vAlign w:val="center"/>
          </w:tcPr>
          <w:p w14:paraId="610986E2" w14:textId="3CA7D83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34</w:t>
            </w:r>
            <w:r w:rsidR="00C51E4C" w:rsidRPr="00E21DDA">
              <w:rPr>
                <w:rFonts w:ascii="Calibri" w:hAnsi="Calibri" w:cs="Calibri"/>
                <w:color w:val="000000"/>
                <w:lang w:val="es-ES"/>
              </w:rPr>
              <w:t>,</w:t>
            </w:r>
            <w:r w:rsidRPr="00E21DDA">
              <w:rPr>
                <w:rFonts w:ascii="Calibri" w:hAnsi="Calibri" w:cs="Calibri"/>
                <w:color w:val="000000"/>
                <w:lang w:val="es-ES"/>
              </w:rPr>
              <w:t>65</w:t>
            </w:r>
          </w:p>
        </w:tc>
        <w:tc>
          <w:tcPr>
            <w:tcW w:w="1300" w:type="dxa"/>
            <w:tcBorders>
              <w:top w:val="nil"/>
              <w:left w:val="nil"/>
              <w:bottom w:val="nil"/>
              <w:right w:val="nil"/>
            </w:tcBorders>
            <w:noWrap/>
            <w:vAlign w:val="center"/>
          </w:tcPr>
          <w:p w14:paraId="4588717B" w14:textId="342FC46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05</w:t>
            </w:r>
          </w:p>
        </w:tc>
        <w:tc>
          <w:tcPr>
            <w:tcW w:w="1300" w:type="dxa"/>
            <w:tcBorders>
              <w:top w:val="nil"/>
              <w:left w:val="nil"/>
              <w:bottom w:val="nil"/>
              <w:right w:val="nil"/>
            </w:tcBorders>
            <w:noWrap/>
            <w:vAlign w:val="center"/>
          </w:tcPr>
          <w:p w14:paraId="1E764C4F" w14:textId="018D020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909" w:type="dxa"/>
            <w:tcBorders>
              <w:top w:val="nil"/>
              <w:left w:val="nil"/>
              <w:bottom w:val="nil"/>
              <w:right w:val="nil"/>
            </w:tcBorders>
            <w:noWrap/>
            <w:vAlign w:val="center"/>
          </w:tcPr>
          <w:p w14:paraId="3B5A3742" w14:textId="5C0A50B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F36026" w:rsidRPr="00E21DDA" w14:paraId="4BA90B7F" w14:textId="77777777" w:rsidTr="00BB3E07">
        <w:trPr>
          <w:trHeight w:val="300"/>
        </w:trPr>
        <w:tc>
          <w:tcPr>
            <w:tcW w:w="4457" w:type="dxa"/>
            <w:tcBorders>
              <w:top w:val="nil"/>
              <w:left w:val="nil"/>
              <w:bottom w:val="nil"/>
              <w:right w:val="nil"/>
            </w:tcBorders>
            <w:noWrap/>
            <w:vAlign w:val="bottom"/>
            <w:hideMark/>
          </w:tcPr>
          <w:p w14:paraId="11150E48"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620" w:type="dxa"/>
            <w:tcBorders>
              <w:top w:val="nil"/>
              <w:left w:val="nil"/>
              <w:bottom w:val="nil"/>
              <w:right w:val="nil"/>
            </w:tcBorders>
            <w:noWrap/>
            <w:vAlign w:val="center"/>
            <w:hideMark/>
          </w:tcPr>
          <w:p w14:paraId="6FD190B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460" w:type="dxa"/>
            <w:tcBorders>
              <w:top w:val="nil"/>
              <w:left w:val="nil"/>
              <w:bottom w:val="nil"/>
              <w:right w:val="nil"/>
            </w:tcBorders>
            <w:noWrap/>
            <w:vAlign w:val="center"/>
          </w:tcPr>
          <w:p w14:paraId="55A96491" w14:textId="67F2D1B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300" w:type="dxa"/>
            <w:tcBorders>
              <w:top w:val="nil"/>
              <w:left w:val="nil"/>
              <w:bottom w:val="nil"/>
              <w:right w:val="nil"/>
            </w:tcBorders>
            <w:noWrap/>
            <w:vAlign w:val="center"/>
          </w:tcPr>
          <w:p w14:paraId="5E83EF68" w14:textId="6964989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068455BB" w14:textId="5D216C6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85</w:t>
            </w:r>
          </w:p>
        </w:tc>
        <w:tc>
          <w:tcPr>
            <w:tcW w:w="1300" w:type="dxa"/>
            <w:tcBorders>
              <w:top w:val="nil"/>
              <w:left w:val="nil"/>
              <w:bottom w:val="nil"/>
              <w:right w:val="nil"/>
            </w:tcBorders>
            <w:noWrap/>
            <w:vAlign w:val="center"/>
          </w:tcPr>
          <w:p w14:paraId="1DD99E75" w14:textId="7968E53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08</w:t>
            </w:r>
          </w:p>
        </w:tc>
        <w:tc>
          <w:tcPr>
            <w:tcW w:w="1300" w:type="dxa"/>
            <w:tcBorders>
              <w:top w:val="nil"/>
              <w:left w:val="nil"/>
              <w:bottom w:val="nil"/>
              <w:right w:val="nil"/>
            </w:tcBorders>
            <w:noWrap/>
            <w:vAlign w:val="center"/>
          </w:tcPr>
          <w:p w14:paraId="40A0B8D5" w14:textId="1FA14D6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00</w:t>
            </w:r>
          </w:p>
        </w:tc>
        <w:tc>
          <w:tcPr>
            <w:tcW w:w="1300" w:type="dxa"/>
            <w:tcBorders>
              <w:top w:val="nil"/>
              <w:left w:val="nil"/>
              <w:bottom w:val="nil"/>
              <w:right w:val="nil"/>
            </w:tcBorders>
            <w:noWrap/>
            <w:vAlign w:val="center"/>
          </w:tcPr>
          <w:p w14:paraId="70DFA469" w14:textId="59C1C9B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909" w:type="dxa"/>
            <w:tcBorders>
              <w:top w:val="nil"/>
              <w:left w:val="nil"/>
              <w:bottom w:val="nil"/>
              <w:right w:val="nil"/>
            </w:tcBorders>
            <w:noWrap/>
            <w:vAlign w:val="center"/>
          </w:tcPr>
          <w:p w14:paraId="4EB3329A" w14:textId="5F912D7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1804D246" w14:textId="77777777" w:rsidTr="00BB3E07">
        <w:trPr>
          <w:trHeight w:val="300"/>
        </w:trPr>
        <w:tc>
          <w:tcPr>
            <w:tcW w:w="4457" w:type="dxa"/>
            <w:tcBorders>
              <w:top w:val="nil"/>
              <w:left w:val="nil"/>
              <w:bottom w:val="nil"/>
              <w:right w:val="nil"/>
            </w:tcBorders>
            <w:noWrap/>
            <w:vAlign w:val="bottom"/>
            <w:hideMark/>
          </w:tcPr>
          <w:p w14:paraId="2F2AE0E7"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center"/>
            <w:hideMark/>
          </w:tcPr>
          <w:p w14:paraId="1B02C8A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54D75945" w14:textId="677F7C1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300" w:type="dxa"/>
            <w:tcBorders>
              <w:top w:val="nil"/>
              <w:left w:val="nil"/>
              <w:bottom w:val="nil"/>
              <w:right w:val="nil"/>
            </w:tcBorders>
            <w:noWrap/>
            <w:vAlign w:val="center"/>
          </w:tcPr>
          <w:p w14:paraId="6488A047" w14:textId="20C7F12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6879B96E" w14:textId="4C72F71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50</w:t>
            </w:r>
          </w:p>
        </w:tc>
        <w:tc>
          <w:tcPr>
            <w:tcW w:w="1300" w:type="dxa"/>
            <w:tcBorders>
              <w:top w:val="nil"/>
              <w:left w:val="nil"/>
              <w:bottom w:val="nil"/>
              <w:right w:val="nil"/>
            </w:tcBorders>
            <w:noWrap/>
            <w:vAlign w:val="center"/>
          </w:tcPr>
          <w:p w14:paraId="20CB918C" w14:textId="73F922E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51</w:t>
            </w:r>
          </w:p>
        </w:tc>
        <w:tc>
          <w:tcPr>
            <w:tcW w:w="1300" w:type="dxa"/>
            <w:tcBorders>
              <w:top w:val="nil"/>
              <w:left w:val="nil"/>
              <w:bottom w:val="nil"/>
              <w:right w:val="nil"/>
            </w:tcBorders>
            <w:noWrap/>
            <w:vAlign w:val="center"/>
          </w:tcPr>
          <w:p w14:paraId="3C9B6081" w14:textId="7AC0B19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01</w:t>
            </w:r>
          </w:p>
        </w:tc>
        <w:tc>
          <w:tcPr>
            <w:tcW w:w="1300" w:type="dxa"/>
            <w:tcBorders>
              <w:top w:val="nil"/>
              <w:left w:val="nil"/>
              <w:bottom w:val="nil"/>
              <w:right w:val="nil"/>
            </w:tcBorders>
            <w:noWrap/>
            <w:vAlign w:val="center"/>
          </w:tcPr>
          <w:p w14:paraId="2FD21AFE" w14:textId="00E2116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909" w:type="dxa"/>
            <w:tcBorders>
              <w:top w:val="nil"/>
              <w:left w:val="nil"/>
              <w:bottom w:val="nil"/>
              <w:right w:val="nil"/>
            </w:tcBorders>
            <w:noWrap/>
            <w:vAlign w:val="center"/>
          </w:tcPr>
          <w:p w14:paraId="2A624BDB" w14:textId="50A388A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3%</w:t>
            </w:r>
          </w:p>
        </w:tc>
      </w:tr>
      <w:tr w:rsidR="00F36026" w:rsidRPr="00E21DDA" w14:paraId="6E53C726" w14:textId="77777777" w:rsidTr="00BB3E07">
        <w:trPr>
          <w:trHeight w:val="300"/>
        </w:trPr>
        <w:tc>
          <w:tcPr>
            <w:tcW w:w="4457" w:type="dxa"/>
            <w:tcBorders>
              <w:top w:val="nil"/>
              <w:left w:val="nil"/>
              <w:bottom w:val="nil"/>
              <w:right w:val="nil"/>
            </w:tcBorders>
            <w:noWrap/>
            <w:vAlign w:val="bottom"/>
            <w:hideMark/>
          </w:tcPr>
          <w:p w14:paraId="0C03865F"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20" w:type="dxa"/>
            <w:tcBorders>
              <w:top w:val="nil"/>
              <w:left w:val="nil"/>
              <w:bottom w:val="nil"/>
              <w:right w:val="nil"/>
            </w:tcBorders>
            <w:noWrap/>
            <w:vAlign w:val="center"/>
            <w:hideMark/>
          </w:tcPr>
          <w:p w14:paraId="7E46B42A"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797A9E4C" w14:textId="2AD89AA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7017D14D" w14:textId="52B15E7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5CC57560" w14:textId="466A802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43</w:t>
            </w:r>
          </w:p>
        </w:tc>
        <w:tc>
          <w:tcPr>
            <w:tcW w:w="1300" w:type="dxa"/>
            <w:tcBorders>
              <w:top w:val="nil"/>
              <w:left w:val="nil"/>
              <w:bottom w:val="nil"/>
              <w:right w:val="nil"/>
            </w:tcBorders>
            <w:noWrap/>
            <w:vAlign w:val="center"/>
          </w:tcPr>
          <w:p w14:paraId="1E34CE33" w14:textId="1BED474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62</w:t>
            </w:r>
          </w:p>
        </w:tc>
        <w:tc>
          <w:tcPr>
            <w:tcW w:w="1300" w:type="dxa"/>
            <w:tcBorders>
              <w:top w:val="nil"/>
              <w:left w:val="nil"/>
              <w:bottom w:val="nil"/>
              <w:right w:val="nil"/>
            </w:tcBorders>
            <w:noWrap/>
            <w:vAlign w:val="center"/>
          </w:tcPr>
          <w:p w14:paraId="6AD74AB3" w14:textId="5BD4831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17</w:t>
            </w:r>
          </w:p>
        </w:tc>
        <w:tc>
          <w:tcPr>
            <w:tcW w:w="1300" w:type="dxa"/>
            <w:tcBorders>
              <w:top w:val="nil"/>
              <w:left w:val="nil"/>
              <w:bottom w:val="nil"/>
              <w:right w:val="nil"/>
            </w:tcBorders>
            <w:noWrap/>
            <w:vAlign w:val="center"/>
          </w:tcPr>
          <w:p w14:paraId="60599C80" w14:textId="1E09741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909" w:type="dxa"/>
            <w:tcBorders>
              <w:top w:val="nil"/>
              <w:left w:val="nil"/>
              <w:bottom w:val="nil"/>
              <w:right w:val="nil"/>
            </w:tcBorders>
            <w:noWrap/>
            <w:vAlign w:val="center"/>
          </w:tcPr>
          <w:p w14:paraId="68D5D4DB" w14:textId="56385459"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27</w:t>
            </w:r>
            <w:r w:rsidR="00C51E4C" w:rsidRPr="00E21DDA">
              <w:rPr>
                <w:rFonts w:ascii="Calibri" w:hAnsi="Calibri" w:cs="Calibri"/>
                <w:color w:val="000000"/>
                <w:lang w:val="es-ES"/>
              </w:rPr>
              <w:t>,</w:t>
            </w:r>
            <w:r w:rsidRPr="00E21DDA">
              <w:rPr>
                <w:rFonts w:ascii="Calibri" w:hAnsi="Calibri" w:cs="Calibri"/>
                <w:color w:val="000000"/>
                <w:lang w:val="es-ES"/>
              </w:rPr>
              <w:t>6%</w:t>
            </w:r>
          </w:p>
        </w:tc>
      </w:tr>
      <w:tr w:rsidR="00F36026" w:rsidRPr="00E21DDA" w14:paraId="3DF90A4A" w14:textId="77777777" w:rsidTr="00BB3E07">
        <w:trPr>
          <w:trHeight w:val="300"/>
        </w:trPr>
        <w:tc>
          <w:tcPr>
            <w:tcW w:w="4457" w:type="dxa"/>
            <w:tcBorders>
              <w:top w:val="nil"/>
              <w:left w:val="nil"/>
              <w:bottom w:val="nil"/>
              <w:right w:val="nil"/>
            </w:tcBorders>
            <w:noWrap/>
            <w:vAlign w:val="bottom"/>
            <w:hideMark/>
          </w:tcPr>
          <w:p w14:paraId="1F0BE4BC"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620" w:type="dxa"/>
            <w:tcBorders>
              <w:top w:val="nil"/>
              <w:left w:val="nil"/>
              <w:bottom w:val="nil"/>
              <w:right w:val="nil"/>
            </w:tcBorders>
            <w:noWrap/>
            <w:vAlign w:val="center"/>
            <w:hideMark/>
          </w:tcPr>
          <w:p w14:paraId="2652B160"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4D6B88BD" w14:textId="733587A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3169A4D6" w14:textId="67A33E2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3CE567FB" w14:textId="4EAF22B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61</w:t>
            </w:r>
          </w:p>
        </w:tc>
        <w:tc>
          <w:tcPr>
            <w:tcW w:w="1300" w:type="dxa"/>
            <w:tcBorders>
              <w:top w:val="nil"/>
              <w:left w:val="nil"/>
              <w:bottom w:val="nil"/>
              <w:right w:val="nil"/>
            </w:tcBorders>
            <w:noWrap/>
            <w:vAlign w:val="center"/>
          </w:tcPr>
          <w:p w14:paraId="47D2D18A" w14:textId="6C5723C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w:t>
            </w:r>
            <w:r w:rsidR="00C51E4C" w:rsidRPr="00E21DDA">
              <w:rPr>
                <w:rFonts w:ascii="Calibri" w:hAnsi="Calibri" w:cs="Calibri"/>
                <w:color w:val="000000"/>
                <w:lang w:val="es-ES"/>
              </w:rPr>
              <w:t>,</w:t>
            </w:r>
            <w:r w:rsidRPr="00E21DDA">
              <w:rPr>
                <w:rFonts w:ascii="Calibri" w:hAnsi="Calibri" w:cs="Calibri"/>
                <w:color w:val="000000"/>
                <w:lang w:val="es-ES"/>
              </w:rPr>
              <w:t>38</w:t>
            </w:r>
          </w:p>
        </w:tc>
        <w:tc>
          <w:tcPr>
            <w:tcW w:w="1300" w:type="dxa"/>
            <w:tcBorders>
              <w:top w:val="nil"/>
              <w:left w:val="nil"/>
              <w:bottom w:val="nil"/>
              <w:right w:val="nil"/>
            </w:tcBorders>
            <w:noWrap/>
            <w:vAlign w:val="center"/>
          </w:tcPr>
          <w:p w14:paraId="7DBD6E4D" w14:textId="5241D6C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33</w:t>
            </w:r>
          </w:p>
        </w:tc>
        <w:tc>
          <w:tcPr>
            <w:tcW w:w="1300" w:type="dxa"/>
            <w:tcBorders>
              <w:top w:val="nil"/>
              <w:left w:val="nil"/>
              <w:bottom w:val="nil"/>
              <w:right w:val="nil"/>
            </w:tcBorders>
            <w:noWrap/>
            <w:vAlign w:val="center"/>
          </w:tcPr>
          <w:p w14:paraId="673D71A3" w14:textId="04DB3561"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909" w:type="dxa"/>
            <w:tcBorders>
              <w:top w:val="nil"/>
              <w:left w:val="nil"/>
              <w:bottom w:val="nil"/>
              <w:right w:val="nil"/>
            </w:tcBorders>
            <w:noWrap/>
            <w:vAlign w:val="center"/>
          </w:tcPr>
          <w:p w14:paraId="3B3D692F" w14:textId="31EA735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F36026" w:rsidRPr="00E21DDA" w14:paraId="1436F700" w14:textId="77777777" w:rsidTr="00BB3E07">
        <w:trPr>
          <w:trHeight w:val="300"/>
        </w:trPr>
        <w:tc>
          <w:tcPr>
            <w:tcW w:w="4457" w:type="dxa"/>
            <w:tcBorders>
              <w:top w:val="nil"/>
              <w:left w:val="nil"/>
              <w:bottom w:val="nil"/>
              <w:right w:val="nil"/>
            </w:tcBorders>
            <w:noWrap/>
            <w:vAlign w:val="bottom"/>
            <w:hideMark/>
          </w:tcPr>
          <w:p w14:paraId="160C8709"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620" w:type="dxa"/>
            <w:tcBorders>
              <w:top w:val="nil"/>
              <w:left w:val="nil"/>
              <w:bottom w:val="nil"/>
              <w:right w:val="nil"/>
            </w:tcBorders>
            <w:noWrap/>
            <w:vAlign w:val="center"/>
            <w:hideMark/>
          </w:tcPr>
          <w:p w14:paraId="79A5290D"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460" w:type="dxa"/>
            <w:tcBorders>
              <w:top w:val="nil"/>
              <w:left w:val="nil"/>
              <w:bottom w:val="nil"/>
              <w:right w:val="nil"/>
            </w:tcBorders>
            <w:noWrap/>
            <w:vAlign w:val="center"/>
          </w:tcPr>
          <w:p w14:paraId="5024CE2F" w14:textId="41E6456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2F06C1A8" w14:textId="3A01386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p>
        </w:tc>
        <w:tc>
          <w:tcPr>
            <w:tcW w:w="1036" w:type="dxa"/>
            <w:tcBorders>
              <w:top w:val="nil"/>
              <w:left w:val="nil"/>
              <w:bottom w:val="nil"/>
              <w:right w:val="nil"/>
            </w:tcBorders>
            <w:noWrap/>
            <w:vAlign w:val="center"/>
          </w:tcPr>
          <w:p w14:paraId="3140290B" w14:textId="05DE973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62</w:t>
            </w:r>
          </w:p>
        </w:tc>
        <w:tc>
          <w:tcPr>
            <w:tcW w:w="1300" w:type="dxa"/>
            <w:tcBorders>
              <w:top w:val="nil"/>
              <w:left w:val="nil"/>
              <w:bottom w:val="nil"/>
              <w:right w:val="nil"/>
            </w:tcBorders>
            <w:noWrap/>
            <w:vAlign w:val="center"/>
          </w:tcPr>
          <w:p w14:paraId="05734AC4" w14:textId="1421B81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w:t>
            </w:r>
            <w:r w:rsidR="00C51E4C" w:rsidRPr="00E21DDA">
              <w:rPr>
                <w:rFonts w:ascii="Calibri" w:hAnsi="Calibri" w:cs="Calibri"/>
                <w:color w:val="000000"/>
                <w:lang w:val="es-ES"/>
              </w:rPr>
              <w:t>,</w:t>
            </w:r>
            <w:r w:rsidRPr="00E21DDA">
              <w:rPr>
                <w:rFonts w:ascii="Calibri" w:hAnsi="Calibri" w:cs="Calibri"/>
                <w:color w:val="000000"/>
                <w:lang w:val="es-ES"/>
              </w:rPr>
              <w:t>73</w:t>
            </w:r>
          </w:p>
        </w:tc>
        <w:tc>
          <w:tcPr>
            <w:tcW w:w="1300" w:type="dxa"/>
            <w:tcBorders>
              <w:top w:val="nil"/>
              <w:left w:val="nil"/>
              <w:bottom w:val="nil"/>
              <w:right w:val="nil"/>
            </w:tcBorders>
            <w:noWrap/>
            <w:vAlign w:val="center"/>
          </w:tcPr>
          <w:p w14:paraId="3307E46C" w14:textId="715B4FA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00</w:t>
            </w:r>
          </w:p>
        </w:tc>
        <w:tc>
          <w:tcPr>
            <w:tcW w:w="1300" w:type="dxa"/>
            <w:tcBorders>
              <w:top w:val="nil"/>
              <w:left w:val="nil"/>
              <w:bottom w:val="nil"/>
              <w:right w:val="nil"/>
            </w:tcBorders>
            <w:noWrap/>
            <w:vAlign w:val="center"/>
          </w:tcPr>
          <w:p w14:paraId="50D2C4F2" w14:textId="722C73B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909" w:type="dxa"/>
            <w:tcBorders>
              <w:top w:val="nil"/>
              <w:left w:val="nil"/>
              <w:bottom w:val="nil"/>
              <w:right w:val="nil"/>
            </w:tcBorders>
            <w:noWrap/>
            <w:vAlign w:val="center"/>
          </w:tcPr>
          <w:p w14:paraId="40DA5D38" w14:textId="35A9B77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2C9BC0CA" w14:textId="77777777" w:rsidTr="00BB3E07">
        <w:trPr>
          <w:trHeight w:val="300"/>
        </w:trPr>
        <w:tc>
          <w:tcPr>
            <w:tcW w:w="4457" w:type="dxa"/>
            <w:tcBorders>
              <w:top w:val="nil"/>
              <w:left w:val="nil"/>
              <w:bottom w:val="nil"/>
              <w:right w:val="nil"/>
            </w:tcBorders>
            <w:noWrap/>
            <w:vAlign w:val="bottom"/>
            <w:hideMark/>
          </w:tcPr>
          <w:p w14:paraId="1BAE83AF"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620" w:type="dxa"/>
            <w:tcBorders>
              <w:top w:val="nil"/>
              <w:left w:val="nil"/>
              <w:bottom w:val="nil"/>
              <w:right w:val="nil"/>
            </w:tcBorders>
            <w:noWrap/>
            <w:vAlign w:val="center"/>
            <w:hideMark/>
          </w:tcPr>
          <w:p w14:paraId="10FE8B65"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10366BB9" w14:textId="1AF1330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300" w:type="dxa"/>
            <w:tcBorders>
              <w:top w:val="nil"/>
              <w:left w:val="nil"/>
              <w:bottom w:val="nil"/>
              <w:right w:val="nil"/>
            </w:tcBorders>
            <w:noWrap/>
            <w:vAlign w:val="center"/>
          </w:tcPr>
          <w:p w14:paraId="12CF5D5E" w14:textId="323F615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383DABBA" w14:textId="4F30598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50</w:t>
            </w:r>
          </w:p>
        </w:tc>
        <w:tc>
          <w:tcPr>
            <w:tcW w:w="1300" w:type="dxa"/>
            <w:tcBorders>
              <w:top w:val="nil"/>
              <w:left w:val="nil"/>
              <w:bottom w:val="nil"/>
              <w:right w:val="nil"/>
            </w:tcBorders>
            <w:noWrap/>
            <w:vAlign w:val="center"/>
          </w:tcPr>
          <w:p w14:paraId="30F1CA79" w14:textId="349C7F1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w:t>
            </w:r>
            <w:r w:rsidR="00C51E4C" w:rsidRPr="00E21DDA">
              <w:rPr>
                <w:rFonts w:ascii="Calibri" w:hAnsi="Calibri" w:cs="Calibri"/>
                <w:color w:val="000000"/>
                <w:lang w:val="es-ES"/>
              </w:rPr>
              <w:t>,</w:t>
            </w:r>
            <w:r w:rsidRPr="00E21DDA">
              <w:rPr>
                <w:rFonts w:ascii="Calibri" w:hAnsi="Calibri" w:cs="Calibri"/>
                <w:color w:val="000000"/>
                <w:lang w:val="es-ES"/>
              </w:rPr>
              <w:t>36</w:t>
            </w:r>
          </w:p>
        </w:tc>
        <w:tc>
          <w:tcPr>
            <w:tcW w:w="1300" w:type="dxa"/>
            <w:tcBorders>
              <w:top w:val="nil"/>
              <w:left w:val="nil"/>
              <w:bottom w:val="nil"/>
              <w:right w:val="nil"/>
            </w:tcBorders>
            <w:noWrap/>
            <w:vAlign w:val="center"/>
          </w:tcPr>
          <w:p w14:paraId="46F15DDF" w14:textId="588509E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15</w:t>
            </w:r>
          </w:p>
        </w:tc>
        <w:tc>
          <w:tcPr>
            <w:tcW w:w="1300" w:type="dxa"/>
            <w:tcBorders>
              <w:top w:val="nil"/>
              <w:left w:val="nil"/>
              <w:bottom w:val="nil"/>
              <w:right w:val="nil"/>
            </w:tcBorders>
            <w:noWrap/>
            <w:vAlign w:val="center"/>
          </w:tcPr>
          <w:p w14:paraId="34AB0CA7" w14:textId="743706A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909" w:type="dxa"/>
            <w:tcBorders>
              <w:top w:val="nil"/>
              <w:left w:val="nil"/>
              <w:bottom w:val="nil"/>
              <w:right w:val="nil"/>
            </w:tcBorders>
            <w:noWrap/>
            <w:vAlign w:val="center"/>
          </w:tcPr>
          <w:p w14:paraId="211137F0" w14:textId="6DED0F1C"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F36026" w:rsidRPr="00E21DDA" w14:paraId="1422AA86" w14:textId="77777777" w:rsidTr="00BB3E07">
        <w:trPr>
          <w:trHeight w:val="300"/>
        </w:trPr>
        <w:tc>
          <w:tcPr>
            <w:tcW w:w="4457" w:type="dxa"/>
            <w:tcBorders>
              <w:top w:val="nil"/>
              <w:left w:val="nil"/>
              <w:bottom w:val="nil"/>
              <w:right w:val="nil"/>
            </w:tcBorders>
            <w:noWrap/>
            <w:vAlign w:val="bottom"/>
            <w:hideMark/>
          </w:tcPr>
          <w:p w14:paraId="6E3FCD9C"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620" w:type="dxa"/>
            <w:tcBorders>
              <w:top w:val="nil"/>
              <w:left w:val="nil"/>
              <w:bottom w:val="nil"/>
              <w:right w:val="nil"/>
            </w:tcBorders>
            <w:noWrap/>
            <w:vAlign w:val="center"/>
            <w:hideMark/>
          </w:tcPr>
          <w:p w14:paraId="20BFDDC6"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460" w:type="dxa"/>
            <w:tcBorders>
              <w:top w:val="nil"/>
              <w:left w:val="nil"/>
              <w:bottom w:val="nil"/>
              <w:right w:val="nil"/>
            </w:tcBorders>
            <w:noWrap/>
            <w:vAlign w:val="center"/>
          </w:tcPr>
          <w:p w14:paraId="7BABB165" w14:textId="20C17DF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p>
        </w:tc>
        <w:tc>
          <w:tcPr>
            <w:tcW w:w="1300" w:type="dxa"/>
            <w:tcBorders>
              <w:top w:val="nil"/>
              <w:left w:val="nil"/>
              <w:bottom w:val="nil"/>
              <w:right w:val="nil"/>
            </w:tcBorders>
            <w:noWrap/>
            <w:vAlign w:val="center"/>
          </w:tcPr>
          <w:p w14:paraId="04C15FF0" w14:textId="3A09A3D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098A3190" w14:textId="7E5C8F43"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50</w:t>
            </w:r>
          </w:p>
        </w:tc>
        <w:tc>
          <w:tcPr>
            <w:tcW w:w="1300" w:type="dxa"/>
            <w:tcBorders>
              <w:top w:val="nil"/>
              <w:left w:val="nil"/>
              <w:bottom w:val="nil"/>
              <w:right w:val="nil"/>
            </w:tcBorders>
            <w:noWrap/>
            <w:vAlign w:val="center"/>
          </w:tcPr>
          <w:p w14:paraId="159C1DB5" w14:textId="19D9FF1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w:t>
            </w:r>
            <w:r w:rsidR="00C51E4C" w:rsidRPr="00E21DDA">
              <w:rPr>
                <w:rFonts w:ascii="Calibri" w:hAnsi="Calibri" w:cs="Calibri"/>
                <w:color w:val="000000"/>
                <w:lang w:val="es-ES"/>
              </w:rPr>
              <w:t>,</w:t>
            </w:r>
            <w:r w:rsidRPr="00E21DDA">
              <w:rPr>
                <w:rFonts w:ascii="Calibri" w:hAnsi="Calibri" w:cs="Calibri"/>
                <w:color w:val="000000"/>
                <w:lang w:val="es-ES"/>
              </w:rPr>
              <w:t>25</w:t>
            </w:r>
          </w:p>
        </w:tc>
        <w:tc>
          <w:tcPr>
            <w:tcW w:w="1300" w:type="dxa"/>
            <w:tcBorders>
              <w:top w:val="nil"/>
              <w:left w:val="nil"/>
              <w:bottom w:val="nil"/>
              <w:right w:val="nil"/>
            </w:tcBorders>
            <w:noWrap/>
            <w:vAlign w:val="center"/>
          </w:tcPr>
          <w:p w14:paraId="212C6BAB" w14:textId="43DD3E60"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27</w:t>
            </w:r>
          </w:p>
        </w:tc>
        <w:tc>
          <w:tcPr>
            <w:tcW w:w="1300" w:type="dxa"/>
            <w:tcBorders>
              <w:top w:val="nil"/>
              <w:left w:val="nil"/>
              <w:bottom w:val="nil"/>
              <w:right w:val="nil"/>
            </w:tcBorders>
            <w:noWrap/>
            <w:vAlign w:val="center"/>
          </w:tcPr>
          <w:p w14:paraId="402B3A77" w14:textId="60009D3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w:t>
            </w:r>
            <w:r w:rsidR="00C51E4C" w:rsidRPr="00E21DDA">
              <w:rPr>
                <w:rFonts w:ascii="Calibri" w:hAnsi="Calibri" w:cs="Calibri"/>
                <w:color w:val="000000"/>
                <w:lang w:val="es-ES"/>
              </w:rPr>
              <w:t>,</w:t>
            </w:r>
            <w:r w:rsidRPr="00E21DDA">
              <w:rPr>
                <w:rFonts w:ascii="Calibri" w:hAnsi="Calibri" w:cs="Calibri"/>
                <w:color w:val="000000"/>
                <w:lang w:val="es-ES"/>
              </w:rPr>
              <w:t>8</w:t>
            </w:r>
          </w:p>
        </w:tc>
        <w:tc>
          <w:tcPr>
            <w:tcW w:w="909" w:type="dxa"/>
            <w:tcBorders>
              <w:top w:val="nil"/>
              <w:left w:val="nil"/>
              <w:bottom w:val="nil"/>
              <w:right w:val="nil"/>
            </w:tcBorders>
            <w:noWrap/>
            <w:vAlign w:val="center"/>
          </w:tcPr>
          <w:p w14:paraId="556EBBAC" w14:textId="6EEAC944"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F36026" w:rsidRPr="00E21DDA" w14:paraId="01BF97ED" w14:textId="77777777" w:rsidTr="00BB3E07">
        <w:trPr>
          <w:trHeight w:val="300"/>
        </w:trPr>
        <w:tc>
          <w:tcPr>
            <w:tcW w:w="4457" w:type="dxa"/>
            <w:tcBorders>
              <w:top w:val="nil"/>
              <w:left w:val="nil"/>
              <w:bottom w:val="nil"/>
              <w:right w:val="nil"/>
            </w:tcBorders>
            <w:noWrap/>
            <w:vAlign w:val="bottom"/>
            <w:hideMark/>
          </w:tcPr>
          <w:p w14:paraId="10F4A5E2"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620" w:type="dxa"/>
            <w:tcBorders>
              <w:top w:val="nil"/>
              <w:left w:val="nil"/>
              <w:bottom w:val="nil"/>
              <w:right w:val="nil"/>
            </w:tcBorders>
            <w:noWrap/>
            <w:vAlign w:val="center"/>
            <w:hideMark/>
          </w:tcPr>
          <w:p w14:paraId="148C825B"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460" w:type="dxa"/>
            <w:tcBorders>
              <w:top w:val="nil"/>
              <w:left w:val="nil"/>
              <w:bottom w:val="nil"/>
              <w:right w:val="nil"/>
            </w:tcBorders>
            <w:noWrap/>
            <w:vAlign w:val="center"/>
          </w:tcPr>
          <w:p w14:paraId="6D7199D3" w14:textId="6DF63D05"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3A271968" w14:textId="1A8FE06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09067809" w14:textId="42F26B1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50</w:t>
            </w:r>
          </w:p>
        </w:tc>
        <w:tc>
          <w:tcPr>
            <w:tcW w:w="1300" w:type="dxa"/>
            <w:tcBorders>
              <w:top w:val="nil"/>
              <w:left w:val="nil"/>
              <w:bottom w:val="nil"/>
              <w:right w:val="nil"/>
            </w:tcBorders>
            <w:noWrap/>
            <w:vAlign w:val="center"/>
          </w:tcPr>
          <w:p w14:paraId="5837AF29" w14:textId="1E79476B"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38</w:t>
            </w:r>
          </w:p>
        </w:tc>
        <w:tc>
          <w:tcPr>
            <w:tcW w:w="1300" w:type="dxa"/>
            <w:tcBorders>
              <w:top w:val="nil"/>
              <w:left w:val="nil"/>
              <w:bottom w:val="nil"/>
              <w:right w:val="nil"/>
            </w:tcBorders>
            <w:noWrap/>
            <w:vAlign w:val="center"/>
          </w:tcPr>
          <w:p w14:paraId="6B479314" w14:textId="2BB0E97E"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36</w:t>
            </w:r>
          </w:p>
        </w:tc>
        <w:tc>
          <w:tcPr>
            <w:tcW w:w="1300" w:type="dxa"/>
            <w:tcBorders>
              <w:top w:val="nil"/>
              <w:left w:val="nil"/>
              <w:bottom w:val="nil"/>
              <w:right w:val="nil"/>
            </w:tcBorders>
            <w:noWrap/>
            <w:vAlign w:val="center"/>
          </w:tcPr>
          <w:p w14:paraId="33E268A4" w14:textId="6981F96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909" w:type="dxa"/>
            <w:tcBorders>
              <w:top w:val="nil"/>
              <w:left w:val="nil"/>
              <w:bottom w:val="nil"/>
              <w:right w:val="nil"/>
            </w:tcBorders>
            <w:noWrap/>
            <w:vAlign w:val="center"/>
          </w:tcPr>
          <w:p w14:paraId="0FD53785" w14:textId="5D87835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14</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F36026" w:rsidRPr="00E21DDA" w14:paraId="636C0A1B" w14:textId="77777777" w:rsidTr="00BB3E07">
        <w:trPr>
          <w:trHeight w:val="300"/>
        </w:trPr>
        <w:tc>
          <w:tcPr>
            <w:tcW w:w="4457" w:type="dxa"/>
            <w:tcBorders>
              <w:top w:val="nil"/>
              <w:left w:val="nil"/>
              <w:bottom w:val="nil"/>
              <w:right w:val="nil"/>
            </w:tcBorders>
            <w:noWrap/>
            <w:vAlign w:val="bottom"/>
            <w:hideMark/>
          </w:tcPr>
          <w:p w14:paraId="2E3411D3" w14:textId="77777777" w:rsidR="00F36026" w:rsidRPr="00E21DDA" w:rsidRDefault="00F36026" w:rsidP="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620" w:type="dxa"/>
            <w:tcBorders>
              <w:top w:val="nil"/>
              <w:left w:val="nil"/>
              <w:bottom w:val="nil"/>
              <w:right w:val="nil"/>
            </w:tcBorders>
            <w:noWrap/>
            <w:vAlign w:val="center"/>
            <w:hideMark/>
          </w:tcPr>
          <w:p w14:paraId="1E9CA45F" w14:textId="77777777"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460" w:type="dxa"/>
            <w:tcBorders>
              <w:top w:val="nil"/>
              <w:left w:val="nil"/>
              <w:bottom w:val="nil"/>
              <w:right w:val="nil"/>
            </w:tcBorders>
            <w:noWrap/>
            <w:vAlign w:val="center"/>
          </w:tcPr>
          <w:p w14:paraId="7A5A9D63" w14:textId="727B87F8"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300" w:type="dxa"/>
            <w:tcBorders>
              <w:top w:val="nil"/>
              <w:left w:val="nil"/>
              <w:bottom w:val="nil"/>
              <w:right w:val="nil"/>
            </w:tcBorders>
            <w:noWrap/>
            <w:vAlign w:val="center"/>
          </w:tcPr>
          <w:p w14:paraId="0154C6BF" w14:textId="081C27AA"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p>
        </w:tc>
        <w:tc>
          <w:tcPr>
            <w:tcW w:w="1036" w:type="dxa"/>
            <w:tcBorders>
              <w:top w:val="nil"/>
              <w:left w:val="nil"/>
              <w:bottom w:val="nil"/>
              <w:right w:val="nil"/>
            </w:tcBorders>
            <w:noWrap/>
            <w:vAlign w:val="center"/>
          </w:tcPr>
          <w:p w14:paraId="2C593088" w14:textId="2AC0930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50</w:t>
            </w:r>
          </w:p>
        </w:tc>
        <w:tc>
          <w:tcPr>
            <w:tcW w:w="1300" w:type="dxa"/>
            <w:tcBorders>
              <w:top w:val="nil"/>
              <w:left w:val="nil"/>
              <w:bottom w:val="nil"/>
              <w:right w:val="nil"/>
            </w:tcBorders>
            <w:noWrap/>
            <w:vAlign w:val="center"/>
          </w:tcPr>
          <w:p w14:paraId="74A78C26" w14:textId="634CA7BD"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w:t>
            </w:r>
            <w:r w:rsidR="00C51E4C" w:rsidRPr="00E21DDA">
              <w:rPr>
                <w:rFonts w:ascii="Calibri" w:hAnsi="Calibri" w:cs="Calibri"/>
                <w:color w:val="000000"/>
                <w:lang w:val="es-ES"/>
              </w:rPr>
              <w:t>,</w:t>
            </w:r>
            <w:r w:rsidRPr="00E21DDA">
              <w:rPr>
                <w:rFonts w:ascii="Calibri" w:hAnsi="Calibri" w:cs="Calibri"/>
                <w:color w:val="000000"/>
                <w:lang w:val="es-ES"/>
              </w:rPr>
              <w:t>90</w:t>
            </w:r>
          </w:p>
        </w:tc>
        <w:tc>
          <w:tcPr>
            <w:tcW w:w="1300" w:type="dxa"/>
            <w:tcBorders>
              <w:top w:val="nil"/>
              <w:left w:val="nil"/>
              <w:bottom w:val="nil"/>
              <w:right w:val="nil"/>
            </w:tcBorders>
            <w:noWrap/>
            <w:vAlign w:val="center"/>
          </w:tcPr>
          <w:p w14:paraId="5AB882BB" w14:textId="3F02A50F"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64</w:t>
            </w:r>
          </w:p>
        </w:tc>
        <w:tc>
          <w:tcPr>
            <w:tcW w:w="1300" w:type="dxa"/>
            <w:tcBorders>
              <w:top w:val="nil"/>
              <w:left w:val="nil"/>
              <w:bottom w:val="nil"/>
              <w:right w:val="nil"/>
            </w:tcBorders>
            <w:noWrap/>
            <w:vAlign w:val="center"/>
          </w:tcPr>
          <w:p w14:paraId="737C17F9" w14:textId="32FE03C6"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909" w:type="dxa"/>
            <w:tcBorders>
              <w:top w:val="nil"/>
              <w:left w:val="nil"/>
              <w:bottom w:val="nil"/>
              <w:right w:val="nil"/>
            </w:tcBorders>
            <w:noWrap/>
            <w:vAlign w:val="center"/>
          </w:tcPr>
          <w:p w14:paraId="7AB095B4" w14:textId="17A32782" w:rsidR="00F36026" w:rsidRPr="00E21DDA" w:rsidRDefault="00F36026" w:rsidP="00F36026">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40</w:t>
            </w:r>
            <w:r w:rsidR="00C51E4C" w:rsidRPr="00E21DDA">
              <w:rPr>
                <w:rFonts w:ascii="Calibri" w:hAnsi="Calibri" w:cs="Calibri"/>
                <w:color w:val="000000"/>
                <w:lang w:val="es-ES"/>
              </w:rPr>
              <w:t>,</w:t>
            </w:r>
            <w:r w:rsidRPr="00E21DDA">
              <w:rPr>
                <w:rFonts w:ascii="Calibri" w:hAnsi="Calibri" w:cs="Calibri"/>
                <w:color w:val="000000"/>
                <w:lang w:val="es-ES"/>
              </w:rPr>
              <w:t>9%</w:t>
            </w:r>
          </w:p>
        </w:tc>
      </w:tr>
      <w:tr w:rsidR="00F36026" w:rsidRPr="00E21DDA" w14:paraId="2DD7818C" w14:textId="77777777" w:rsidTr="00BB3E07">
        <w:trPr>
          <w:trHeight w:val="300"/>
        </w:trPr>
        <w:tc>
          <w:tcPr>
            <w:tcW w:w="4457" w:type="dxa"/>
            <w:tcBorders>
              <w:top w:val="nil"/>
              <w:left w:val="nil"/>
              <w:bottom w:val="nil"/>
              <w:right w:val="nil"/>
            </w:tcBorders>
            <w:noWrap/>
            <w:vAlign w:val="bottom"/>
            <w:hideMark/>
          </w:tcPr>
          <w:p w14:paraId="42CCA76B" w14:textId="77777777" w:rsidR="00F36026" w:rsidRPr="007B514D" w:rsidRDefault="00F36026" w:rsidP="00F36026">
            <w:pPr>
              <w:spacing w:after="0" w:line="240" w:lineRule="auto"/>
              <w:rPr>
                <w:rFonts w:ascii="Calibri" w:eastAsia="Times New Roman" w:hAnsi="Calibri" w:cs="Calibri"/>
                <w:color w:val="000000"/>
                <w:highlight w:val="yellow"/>
                <w:lang w:val="es-ES" w:eastAsia="es-MX"/>
              </w:rPr>
            </w:pPr>
            <w:r w:rsidRPr="007B514D">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bottom w:val="nil"/>
              <w:right w:val="nil"/>
            </w:tcBorders>
            <w:noWrap/>
            <w:vAlign w:val="center"/>
            <w:hideMark/>
          </w:tcPr>
          <w:p w14:paraId="403F8625" w14:textId="77777777"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eastAsia="Times New Roman" w:hAnsi="Calibri" w:cs="Calibri"/>
                <w:color w:val="000000"/>
                <w:highlight w:val="yellow"/>
                <w:lang w:val="es-ES" w:eastAsia="es-MX"/>
              </w:rPr>
              <w:t>2019</w:t>
            </w:r>
          </w:p>
        </w:tc>
        <w:tc>
          <w:tcPr>
            <w:tcW w:w="1460" w:type="dxa"/>
            <w:tcBorders>
              <w:top w:val="nil"/>
              <w:left w:val="nil"/>
              <w:bottom w:val="nil"/>
              <w:right w:val="nil"/>
            </w:tcBorders>
            <w:noWrap/>
            <w:vAlign w:val="center"/>
          </w:tcPr>
          <w:p w14:paraId="6009FDD9" w14:textId="6A03A376"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13</w:t>
            </w:r>
          </w:p>
        </w:tc>
        <w:tc>
          <w:tcPr>
            <w:tcW w:w="1300" w:type="dxa"/>
            <w:tcBorders>
              <w:top w:val="nil"/>
              <w:left w:val="nil"/>
              <w:bottom w:val="nil"/>
              <w:right w:val="nil"/>
            </w:tcBorders>
            <w:noWrap/>
            <w:vAlign w:val="center"/>
          </w:tcPr>
          <w:p w14:paraId="7A5C67D0" w14:textId="28A2D0CB"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1</w:t>
            </w:r>
          </w:p>
        </w:tc>
        <w:tc>
          <w:tcPr>
            <w:tcW w:w="1036" w:type="dxa"/>
            <w:tcBorders>
              <w:top w:val="nil"/>
              <w:left w:val="nil"/>
              <w:bottom w:val="nil"/>
              <w:right w:val="nil"/>
            </w:tcBorders>
            <w:noWrap/>
            <w:vAlign w:val="center"/>
          </w:tcPr>
          <w:p w14:paraId="46078BAD" w14:textId="5BA1DCC1"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07</w:t>
            </w:r>
          </w:p>
        </w:tc>
        <w:tc>
          <w:tcPr>
            <w:tcW w:w="1300" w:type="dxa"/>
            <w:tcBorders>
              <w:top w:val="nil"/>
              <w:left w:val="nil"/>
              <w:bottom w:val="nil"/>
              <w:right w:val="nil"/>
            </w:tcBorders>
            <w:noWrap/>
            <w:vAlign w:val="center"/>
          </w:tcPr>
          <w:p w14:paraId="2A864217" w14:textId="45EC2379"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2</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72</w:t>
            </w:r>
          </w:p>
        </w:tc>
        <w:tc>
          <w:tcPr>
            <w:tcW w:w="1300" w:type="dxa"/>
            <w:tcBorders>
              <w:top w:val="nil"/>
              <w:left w:val="nil"/>
              <w:bottom w:val="nil"/>
              <w:right w:val="nil"/>
            </w:tcBorders>
            <w:noWrap/>
            <w:vAlign w:val="center"/>
          </w:tcPr>
          <w:p w14:paraId="7BA248D0" w14:textId="657A69F9"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00</w:t>
            </w:r>
          </w:p>
        </w:tc>
        <w:tc>
          <w:tcPr>
            <w:tcW w:w="1300" w:type="dxa"/>
            <w:tcBorders>
              <w:top w:val="nil"/>
              <w:left w:val="nil"/>
              <w:bottom w:val="nil"/>
              <w:right w:val="nil"/>
            </w:tcBorders>
            <w:noWrap/>
            <w:vAlign w:val="center"/>
          </w:tcPr>
          <w:p w14:paraId="1BD05950" w14:textId="5484CD61"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40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5</w:t>
            </w:r>
          </w:p>
        </w:tc>
        <w:tc>
          <w:tcPr>
            <w:tcW w:w="909" w:type="dxa"/>
            <w:tcBorders>
              <w:top w:val="nil"/>
              <w:left w:val="nil"/>
              <w:bottom w:val="nil"/>
              <w:right w:val="nil"/>
            </w:tcBorders>
            <w:noWrap/>
            <w:vAlign w:val="center"/>
          </w:tcPr>
          <w:p w14:paraId="22FF0E62" w14:textId="63075242"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w:t>
            </w:r>
          </w:p>
        </w:tc>
      </w:tr>
      <w:tr w:rsidR="00F36026" w:rsidRPr="00E21DDA" w14:paraId="2F7C39BC" w14:textId="77777777" w:rsidTr="00BB3E07">
        <w:trPr>
          <w:trHeight w:val="300"/>
        </w:trPr>
        <w:tc>
          <w:tcPr>
            <w:tcW w:w="4457" w:type="dxa"/>
            <w:tcBorders>
              <w:top w:val="nil"/>
              <w:left w:val="nil"/>
              <w:right w:val="nil"/>
            </w:tcBorders>
            <w:noWrap/>
            <w:vAlign w:val="bottom"/>
            <w:hideMark/>
          </w:tcPr>
          <w:p w14:paraId="3F919753" w14:textId="77777777" w:rsidR="00F36026" w:rsidRPr="007B514D" w:rsidRDefault="00F36026" w:rsidP="00F36026">
            <w:pPr>
              <w:spacing w:after="0" w:line="240" w:lineRule="auto"/>
              <w:rPr>
                <w:rFonts w:ascii="Calibri" w:eastAsia="Times New Roman" w:hAnsi="Calibri" w:cs="Calibri"/>
                <w:color w:val="000000"/>
                <w:highlight w:val="yellow"/>
                <w:lang w:val="es-ES" w:eastAsia="es-MX"/>
              </w:rPr>
            </w:pPr>
            <w:r w:rsidRPr="007B514D">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right w:val="nil"/>
            </w:tcBorders>
            <w:noWrap/>
            <w:vAlign w:val="center"/>
            <w:hideMark/>
          </w:tcPr>
          <w:p w14:paraId="4F671F39" w14:textId="77777777"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eastAsia="Times New Roman" w:hAnsi="Calibri" w:cs="Calibri"/>
                <w:color w:val="000000"/>
                <w:highlight w:val="yellow"/>
                <w:lang w:val="es-ES" w:eastAsia="es-MX"/>
              </w:rPr>
              <w:t>2020</w:t>
            </w:r>
          </w:p>
        </w:tc>
        <w:tc>
          <w:tcPr>
            <w:tcW w:w="1460" w:type="dxa"/>
            <w:tcBorders>
              <w:top w:val="nil"/>
              <w:left w:val="nil"/>
              <w:right w:val="nil"/>
            </w:tcBorders>
            <w:noWrap/>
            <w:vAlign w:val="center"/>
          </w:tcPr>
          <w:p w14:paraId="42259FE7" w14:textId="52FEF449"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13</w:t>
            </w:r>
          </w:p>
        </w:tc>
        <w:tc>
          <w:tcPr>
            <w:tcW w:w="1300" w:type="dxa"/>
            <w:tcBorders>
              <w:top w:val="nil"/>
              <w:left w:val="nil"/>
              <w:right w:val="nil"/>
            </w:tcBorders>
            <w:noWrap/>
            <w:vAlign w:val="center"/>
          </w:tcPr>
          <w:p w14:paraId="387444B9" w14:textId="19EE8477"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1</w:t>
            </w:r>
          </w:p>
        </w:tc>
        <w:tc>
          <w:tcPr>
            <w:tcW w:w="1036" w:type="dxa"/>
            <w:tcBorders>
              <w:top w:val="nil"/>
              <w:left w:val="nil"/>
              <w:right w:val="nil"/>
            </w:tcBorders>
            <w:noWrap/>
            <w:vAlign w:val="center"/>
          </w:tcPr>
          <w:p w14:paraId="5F7D44F2" w14:textId="2BDF8AE8"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07</w:t>
            </w:r>
          </w:p>
        </w:tc>
        <w:tc>
          <w:tcPr>
            <w:tcW w:w="1300" w:type="dxa"/>
            <w:tcBorders>
              <w:top w:val="nil"/>
              <w:left w:val="nil"/>
              <w:right w:val="nil"/>
            </w:tcBorders>
            <w:noWrap/>
            <w:vAlign w:val="center"/>
          </w:tcPr>
          <w:p w14:paraId="63CAECA7" w14:textId="7A6BA2A4"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2</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66</w:t>
            </w:r>
          </w:p>
        </w:tc>
        <w:tc>
          <w:tcPr>
            <w:tcW w:w="1300" w:type="dxa"/>
            <w:tcBorders>
              <w:top w:val="nil"/>
              <w:left w:val="nil"/>
              <w:right w:val="nil"/>
            </w:tcBorders>
            <w:noWrap/>
            <w:vAlign w:val="center"/>
          </w:tcPr>
          <w:p w14:paraId="7AE59C5B" w14:textId="00744FC0"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08</w:t>
            </w:r>
          </w:p>
        </w:tc>
        <w:tc>
          <w:tcPr>
            <w:tcW w:w="1300" w:type="dxa"/>
            <w:tcBorders>
              <w:top w:val="nil"/>
              <w:left w:val="nil"/>
              <w:right w:val="nil"/>
            </w:tcBorders>
            <w:noWrap/>
            <w:vAlign w:val="center"/>
          </w:tcPr>
          <w:p w14:paraId="55AC3928" w14:textId="4AD8A938"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39</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6</w:t>
            </w:r>
          </w:p>
        </w:tc>
        <w:tc>
          <w:tcPr>
            <w:tcW w:w="909" w:type="dxa"/>
            <w:tcBorders>
              <w:top w:val="nil"/>
              <w:left w:val="nil"/>
              <w:right w:val="nil"/>
            </w:tcBorders>
            <w:noWrap/>
            <w:vAlign w:val="center"/>
          </w:tcPr>
          <w:p w14:paraId="4B19952A" w14:textId="68D1446B"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2</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9%</w:t>
            </w:r>
          </w:p>
        </w:tc>
      </w:tr>
      <w:tr w:rsidR="00F36026" w:rsidRPr="00E21DDA" w14:paraId="06E56815" w14:textId="77777777" w:rsidTr="00BB3E07">
        <w:trPr>
          <w:trHeight w:val="300"/>
        </w:trPr>
        <w:tc>
          <w:tcPr>
            <w:tcW w:w="4457" w:type="dxa"/>
            <w:tcBorders>
              <w:top w:val="nil"/>
              <w:left w:val="nil"/>
              <w:bottom w:val="single" w:sz="4" w:space="0" w:color="auto"/>
              <w:right w:val="nil"/>
            </w:tcBorders>
            <w:noWrap/>
            <w:vAlign w:val="bottom"/>
            <w:hideMark/>
          </w:tcPr>
          <w:p w14:paraId="4BBFB418" w14:textId="77777777" w:rsidR="00F36026" w:rsidRPr="007B514D" w:rsidRDefault="00F36026" w:rsidP="00F36026">
            <w:pPr>
              <w:spacing w:after="0" w:line="240" w:lineRule="auto"/>
              <w:rPr>
                <w:rFonts w:ascii="Calibri" w:eastAsia="Times New Roman" w:hAnsi="Calibri" w:cs="Calibri"/>
                <w:color w:val="000000"/>
                <w:highlight w:val="yellow"/>
                <w:lang w:val="es-ES" w:eastAsia="es-MX"/>
              </w:rPr>
            </w:pPr>
            <w:r w:rsidRPr="007B514D">
              <w:rPr>
                <w:rFonts w:ascii="Calibri" w:eastAsia="Times New Roman" w:hAnsi="Calibri" w:cs="Calibri"/>
                <w:color w:val="000000"/>
                <w:highlight w:val="yellow"/>
                <w:lang w:val="es-ES" w:eastAsia="es-MX"/>
              </w:rPr>
              <w:t xml:space="preserve">Anchoveta Centro Sur (V - X Región) </w:t>
            </w:r>
          </w:p>
        </w:tc>
        <w:tc>
          <w:tcPr>
            <w:tcW w:w="620" w:type="dxa"/>
            <w:tcBorders>
              <w:top w:val="nil"/>
              <w:left w:val="nil"/>
              <w:bottom w:val="single" w:sz="4" w:space="0" w:color="auto"/>
              <w:right w:val="nil"/>
            </w:tcBorders>
            <w:noWrap/>
            <w:vAlign w:val="center"/>
            <w:hideMark/>
          </w:tcPr>
          <w:p w14:paraId="146CCB8C" w14:textId="77777777"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eastAsia="Times New Roman" w:hAnsi="Calibri" w:cs="Calibri"/>
                <w:color w:val="000000"/>
                <w:highlight w:val="yellow"/>
                <w:lang w:val="es-ES" w:eastAsia="es-MX"/>
              </w:rPr>
              <w:t>2021</w:t>
            </w:r>
          </w:p>
        </w:tc>
        <w:tc>
          <w:tcPr>
            <w:tcW w:w="1460" w:type="dxa"/>
            <w:tcBorders>
              <w:top w:val="nil"/>
              <w:left w:val="nil"/>
              <w:bottom w:val="single" w:sz="4" w:space="0" w:color="auto"/>
              <w:right w:val="nil"/>
            </w:tcBorders>
            <w:noWrap/>
            <w:vAlign w:val="center"/>
          </w:tcPr>
          <w:p w14:paraId="2CC970A2" w14:textId="56C266D6"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18</w:t>
            </w:r>
          </w:p>
        </w:tc>
        <w:tc>
          <w:tcPr>
            <w:tcW w:w="1300" w:type="dxa"/>
            <w:tcBorders>
              <w:top w:val="nil"/>
              <w:left w:val="nil"/>
              <w:bottom w:val="single" w:sz="4" w:space="0" w:color="auto"/>
              <w:right w:val="nil"/>
            </w:tcBorders>
            <w:noWrap/>
            <w:vAlign w:val="center"/>
          </w:tcPr>
          <w:p w14:paraId="46F2C839" w14:textId="7AEFF336"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3</w:t>
            </w:r>
          </w:p>
        </w:tc>
        <w:tc>
          <w:tcPr>
            <w:tcW w:w="1036" w:type="dxa"/>
            <w:tcBorders>
              <w:top w:val="nil"/>
              <w:left w:val="nil"/>
              <w:bottom w:val="single" w:sz="4" w:space="0" w:color="auto"/>
              <w:right w:val="nil"/>
            </w:tcBorders>
            <w:noWrap/>
            <w:vAlign w:val="center"/>
          </w:tcPr>
          <w:p w14:paraId="6AF81696" w14:textId="4888F533"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07</w:t>
            </w:r>
          </w:p>
        </w:tc>
        <w:tc>
          <w:tcPr>
            <w:tcW w:w="1300" w:type="dxa"/>
            <w:tcBorders>
              <w:top w:val="nil"/>
              <w:left w:val="nil"/>
              <w:bottom w:val="single" w:sz="4" w:space="0" w:color="auto"/>
              <w:right w:val="nil"/>
            </w:tcBorders>
            <w:noWrap/>
            <w:vAlign w:val="center"/>
          </w:tcPr>
          <w:p w14:paraId="4A875734" w14:textId="57315040"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2</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89</w:t>
            </w:r>
          </w:p>
        </w:tc>
        <w:tc>
          <w:tcPr>
            <w:tcW w:w="1300" w:type="dxa"/>
            <w:tcBorders>
              <w:top w:val="nil"/>
              <w:left w:val="nil"/>
              <w:bottom w:val="single" w:sz="4" w:space="0" w:color="auto"/>
              <w:right w:val="nil"/>
            </w:tcBorders>
            <w:noWrap/>
            <w:vAlign w:val="center"/>
          </w:tcPr>
          <w:p w14:paraId="45293025" w14:textId="57A4FFEB"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05</w:t>
            </w:r>
          </w:p>
        </w:tc>
        <w:tc>
          <w:tcPr>
            <w:tcW w:w="1300" w:type="dxa"/>
            <w:tcBorders>
              <w:top w:val="nil"/>
              <w:left w:val="nil"/>
              <w:bottom w:val="single" w:sz="4" w:space="0" w:color="auto"/>
              <w:right w:val="nil"/>
            </w:tcBorders>
            <w:noWrap/>
            <w:vAlign w:val="center"/>
          </w:tcPr>
          <w:p w14:paraId="5828D581" w14:textId="02AEECF6"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40</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5</w:t>
            </w:r>
          </w:p>
        </w:tc>
        <w:tc>
          <w:tcPr>
            <w:tcW w:w="909" w:type="dxa"/>
            <w:tcBorders>
              <w:top w:val="nil"/>
              <w:left w:val="nil"/>
              <w:bottom w:val="single" w:sz="4" w:space="0" w:color="auto"/>
              <w:right w:val="nil"/>
            </w:tcBorders>
            <w:noWrap/>
            <w:vAlign w:val="center"/>
          </w:tcPr>
          <w:p w14:paraId="31939C71" w14:textId="2BE5435A" w:rsidR="00F36026" w:rsidRPr="007B514D" w:rsidRDefault="00F36026" w:rsidP="00F36026">
            <w:pPr>
              <w:spacing w:after="0" w:line="240" w:lineRule="auto"/>
              <w:jc w:val="center"/>
              <w:rPr>
                <w:rFonts w:ascii="Calibri" w:eastAsia="Times New Roman" w:hAnsi="Calibri" w:cs="Calibri"/>
                <w:color w:val="000000"/>
                <w:highlight w:val="yellow"/>
                <w:lang w:val="es-ES" w:eastAsia="es-MX"/>
              </w:rPr>
            </w:pPr>
            <w:r w:rsidRPr="007B514D">
              <w:rPr>
                <w:rFonts w:ascii="Calibri" w:hAnsi="Calibri" w:cs="Calibri"/>
                <w:color w:val="000000"/>
                <w:highlight w:val="yellow"/>
                <w:lang w:val="es-ES"/>
              </w:rPr>
              <w:t>1</w:t>
            </w:r>
            <w:r w:rsidR="00C51E4C" w:rsidRPr="007B514D">
              <w:rPr>
                <w:rFonts w:ascii="Calibri" w:hAnsi="Calibri" w:cs="Calibri"/>
                <w:color w:val="000000"/>
                <w:highlight w:val="yellow"/>
                <w:lang w:val="es-ES"/>
              </w:rPr>
              <w:t>,</w:t>
            </w:r>
            <w:r w:rsidRPr="007B514D">
              <w:rPr>
                <w:rFonts w:ascii="Calibri" w:hAnsi="Calibri" w:cs="Calibri"/>
                <w:color w:val="000000"/>
                <w:highlight w:val="yellow"/>
                <w:lang w:val="es-ES"/>
              </w:rPr>
              <w:t>7%</w:t>
            </w:r>
          </w:p>
        </w:tc>
      </w:tr>
    </w:tbl>
    <w:p w14:paraId="2F535D1B" w14:textId="77777777" w:rsidR="00F36026" w:rsidRPr="00E21DDA" w:rsidRDefault="00F36026" w:rsidP="00F36026">
      <w:pPr>
        <w:spacing w:line="276" w:lineRule="auto"/>
        <w:jc w:val="both"/>
        <w:rPr>
          <w:sz w:val="18"/>
          <w:szCs w:val="18"/>
          <w:lang w:val="es-ES"/>
        </w:rPr>
      </w:pPr>
      <w:r w:rsidRPr="00E21DDA">
        <w:rPr>
          <w:sz w:val="18"/>
          <w:szCs w:val="18"/>
          <w:lang w:val="es-ES"/>
        </w:rPr>
        <w:t>Fuente: Elaboración propia a partir de información oficial de SUBPESCA.</w:t>
      </w:r>
    </w:p>
    <w:p w14:paraId="0C56AB3D" w14:textId="37D95BB3" w:rsidR="00F36026" w:rsidRPr="00E21DDA" w:rsidRDefault="00F36026">
      <w:pPr>
        <w:rPr>
          <w:lang w:val="es-ES"/>
        </w:rPr>
      </w:pPr>
      <w:r w:rsidRPr="00E21DDA">
        <w:rPr>
          <w:lang w:val="es-ES"/>
        </w:rPr>
        <w:br w:type="page"/>
      </w:r>
    </w:p>
    <w:p w14:paraId="5EDA567A" w14:textId="77777777" w:rsidR="00F36026" w:rsidRPr="00E21DDA" w:rsidRDefault="00F36026" w:rsidP="00A03A52">
      <w:pPr>
        <w:jc w:val="both"/>
        <w:rPr>
          <w:lang w:val="es-ES"/>
        </w:rPr>
        <w:sectPr w:rsidR="00F36026" w:rsidRPr="00E21DDA" w:rsidSect="00F36026">
          <w:headerReference w:type="default" r:id="rId19"/>
          <w:pgSz w:w="15840" w:h="12240" w:orient="landscape"/>
          <w:pgMar w:top="1077" w:right="1440" w:bottom="1077" w:left="1440" w:header="709" w:footer="709" w:gutter="0"/>
          <w:cols w:space="708"/>
          <w:docGrid w:linePitch="360"/>
        </w:sectPr>
      </w:pPr>
    </w:p>
    <w:p w14:paraId="0AD6D877" w14:textId="4A94C48D" w:rsidR="00D50364" w:rsidRPr="00CF2385" w:rsidRDefault="00BB3E07" w:rsidP="00CF2385">
      <w:pPr>
        <w:jc w:val="center"/>
        <w:rPr>
          <w:b/>
          <w:bCs/>
          <w:lang w:val="es-ES"/>
        </w:rPr>
      </w:pPr>
      <w:r w:rsidRPr="00E21DDA">
        <w:rPr>
          <w:b/>
          <w:bCs/>
          <w:lang w:val="es-ES"/>
        </w:rPr>
        <w:lastRenderedPageBreak/>
        <w:t xml:space="preserve">Tabla 14. Recaudación Potencial de Subastas LTP – </w:t>
      </w:r>
      <w:r w:rsidR="00CF2385" w:rsidRPr="00E21DDA">
        <w:rPr>
          <w:b/>
          <w:bCs/>
          <w:lang w:val="es-ES"/>
        </w:rPr>
        <w:t>B.</w:t>
      </w:r>
      <w:r w:rsidRPr="00E21DDA">
        <w:rPr>
          <w:b/>
          <w:bCs/>
          <w:lang w:val="es-ES"/>
        </w:rPr>
        <w:t xml:space="preserve"> Años 2015 - 2021</w:t>
      </w:r>
    </w:p>
    <w:tbl>
      <w:tblPr>
        <w:tblW w:w="10368" w:type="dxa"/>
        <w:tblCellMar>
          <w:left w:w="70" w:type="dxa"/>
          <w:right w:w="70" w:type="dxa"/>
        </w:tblCellMar>
        <w:tblLook w:val="04A0" w:firstRow="1" w:lastRow="0" w:firstColumn="1" w:lastColumn="0" w:noHBand="0" w:noVBand="1"/>
      </w:tblPr>
      <w:tblGrid>
        <w:gridCol w:w="4095"/>
        <w:gridCol w:w="695"/>
        <w:gridCol w:w="1814"/>
        <w:gridCol w:w="1814"/>
        <w:gridCol w:w="1950"/>
      </w:tblGrid>
      <w:tr w:rsidR="00D50364" w:rsidRPr="00E21DDA" w14:paraId="49ABF38D" w14:textId="77777777" w:rsidTr="00BB3E07">
        <w:trPr>
          <w:trHeight w:val="640"/>
        </w:trPr>
        <w:tc>
          <w:tcPr>
            <w:tcW w:w="4095" w:type="dxa"/>
            <w:tcBorders>
              <w:top w:val="single" w:sz="4" w:space="0" w:color="auto"/>
              <w:left w:val="nil"/>
              <w:bottom w:val="single" w:sz="4" w:space="0" w:color="auto"/>
              <w:right w:val="nil"/>
            </w:tcBorders>
            <w:noWrap/>
            <w:vAlign w:val="center"/>
            <w:hideMark/>
          </w:tcPr>
          <w:p w14:paraId="193AA4D5" w14:textId="45D7B52B" w:rsidR="00D50364" w:rsidRPr="00E21DDA" w:rsidRDefault="00D50364">
            <w:pPr>
              <w:spacing w:after="0" w:line="240" w:lineRule="auto"/>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Unidad de Pesquería</w:t>
            </w:r>
          </w:p>
        </w:tc>
        <w:tc>
          <w:tcPr>
            <w:tcW w:w="695" w:type="dxa"/>
            <w:tcBorders>
              <w:top w:val="single" w:sz="4" w:space="0" w:color="auto"/>
              <w:left w:val="nil"/>
              <w:bottom w:val="single" w:sz="4" w:space="0" w:color="auto"/>
              <w:right w:val="nil"/>
            </w:tcBorders>
            <w:noWrap/>
            <w:vAlign w:val="center"/>
            <w:hideMark/>
          </w:tcPr>
          <w:p w14:paraId="79D24343" w14:textId="77777777" w:rsidR="00D50364" w:rsidRPr="00E21DDA" w:rsidRDefault="00D50364" w:rsidP="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Año</w:t>
            </w:r>
          </w:p>
        </w:tc>
        <w:tc>
          <w:tcPr>
            <w:tcW w:w="1814" w:type="dxa"/>
            <w:tcBorders>
              <w:top w:val="single" w:sz="4" w:space="0" w:color="auto"/>
              <w:left w:val="nil"/>
              <w:bottom w:val="single" w:sz="4" w:space="0" w:color="auto"/>
              <w:right w:val="nil"/>
            </w:tcBorders>
            <w:vAlign w:val="center"/>
          </w:tcPr>
          <w:p w14:paraId="658202E6" w14:textId="6C651F36" w:rsidR="00D50364" w:rsidRPr="00E21DDA" w:rsidRDefault="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Recaudación EMT</w:t>
            </w:r>
          </w:p>
          <w:p w14:paraId="126B50E9" w14:textId="324B5BDE" w:rsidR="00D50364" w:rsidRPr="00E21DDA" w:rsidRDefault="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(MM$)</w:t>
            </w:r>
          </w:p>
        </w:tc>
        <w:tc>
          <w:tcPr>
            <w:tcW w:w="1814" w:type="dxa"/>
            <w:tcBorders>
              <w:top w:val="single" w:sz="4" w:space="0" w:color="auto"/>
              <w:left w:val="nil"/>
              <w:bottom w:val="single" w:sz="4" w:space="0" w:color="auto"/>
              <w:right w:val="nil"/>
            </w:tcBorders>
            <w:vAlign w:val="center"/>
          </w:tcPr>
          <w:p w14:paraId="690EDEBE" w14:textId="2D719DF7" w:rsidR="00D50364" w:rsidRPr="00E21DDA" w:rsidRDefault="00D50364" w:rsidP="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Recaudación TO</w:t>
            </w:r>
          </w:p>
          <w:p w14:paraId="3A0BBFF4" w14:textId="7A83FC28" w:rsidR="00D50364" w:rsidRPr="00E21DDA" w:rsidRDefault="00D50364" w:rsidP="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(MM$)</w:t>
            </w:r>
          </w:p>
        </w:tc>
        <w:tc>
          <w:tcPr>
            <w:tcW w:w="1950" w:type="dxa"/>
            <w:tcBorders>
              <w:top w:val="single" w:sz="4" w:space="0" w:color="auto"/>
              <w:left w:val="nil"/>
              <w:bottom w:val="single" w:sz="4" w:space="0" w:color="auto"/>
              <w:right w:val="nil"/>
            </w:tcBorders>
            <w:vAlign w:val="center"/>
          </w:tcPr>
          <w:p w14:paraId="6A1C043E" w14:textId="46634866" w:rsidR="00D50364" w:rsidRPr="00E21DDA" w:rsidRDefault="00D50364" w:rsidP="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Recaudación Total</w:t>
            </w:r>
          </w:p>
          <w:p w14:paraId="12249832" w14:textId="4FDBA387" w:rsidR="00D50364" w:rsidRPr="00E21DDA" w:rsidRDefault="00D50364" w:rsidP="00D50364">
            <w:pPr>
              <w:spacing w:after="0" w:line="240" w:lineRule="auto"/>
              <w:jc w:val="center"/>
              <w:rPr>
                <w:rFonts w:ascii="Calibri" w:eastAsia="Times New Roman" w:hAnsi="Calibri" w:cs="Calibri"/>
                <w:b/>
                <w:bCs/>
                <w:color w:val="000000"/>
                <w:lang w:val="es-ES" w:eastAsia="es-MX"/>
              </w:rPr>
            </w:pPr>
            <w:r w:rsidRPr="00E21DDA">
              <w:rPr>
                <w:rFonts w:ascii="Calibri" w:eastAsia="Times New Roman" w:hAnsi="Calibri" w:cs="Calibri"/>
                <w:b/>
                <w:bCs/>
                <w:color w:val="000000"/>
                <w:lang w:val="es-ES" w:eastAsia="es-MX"/>
              </w:rPr>
              <w:t>(MM$)</w:t>
            </w:r>
          </w:p>
        </w:tc>
      </w:tr>
      <w:tr w:rsidR="00D50364" w:rsidRPr="00E21DDA" w14:paraId="40397AFC" w14:textId="77777777" w:rsidTr="00BB3E07">
        <w:trPr>
          <w:trHeight w:val="300"/>
        </w:trPr>
        <w:tc>
          <w:tcPr>
            <w:tcW w:w="4095" w:type="dxa"/>
            <w:tcBorders>
              <w:top w:val="single" w:sz="4" w:space="0" w:color="auto"/>
              <w:left w:val="nil"/>
              <w:bottom w:val="nil"/>
              <w:right w:val="nil"/>
            </w:tcBorders>
            <w:noWrap/>
            <w:vAlign w:val="bottom"/>
            <w:hideMark/>
          </w:tcPr>
          <w:p w14:paraId="1BD708B3"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695" w:type="dxa"/>
            <w:tcBorders>
              <w:top w:val="single" w:sz="4" w:space="0" w:color="auto"/>
              <w:left w:val="nil"/>
              <w:bottom w:val="nil"/>
              <w:right w:val="nil"/>
            </w:tcBorders>
            <w:noWrap/>
            <w:vAlign w:val="center"/>
            <w:hideMark/>
          </w:tcPr>
          <w:p w14:paraId="23758954"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814" w:type="dxa"/>
            <w:tcBorders>
              <w:top w:val="single" w:sz="4" w:space="0" w:color="auto"/>
              <w:left w:val="nil"/>
              <w:bottom w:val="nil"/>
              <w:right w:val="nil"/>
            </w:tcBorders>
            <w:noWrap/>
            <w:vAlign w:val="bottom"/>
          </w:tcPr>
          <w:p w14:paraId="6F222E3C" w14:textId="21F22575"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814" w:type="dxa"/>
            <w:tcBorders>
              <w:top w:val="single" w:sz="4" w:space="0" w:color="auto"/>
              <w:left w:val="nil"/>
              <w:bottom w:val="nil"/>
              <w:right w:val="nil"/>
            </w:tcBorders>
            <w:noWrap/>
            <w:vAlign w:val="bottom"/>
          </w:tcPr>
          <w:p w14:paraId="0D54A205" w14:textId="79518B8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950" w:type="dxa"/>
            <w:tcBorders>
              <w:top w:val="single" w:sz="4" w:space="0" w:color="auto"/>
              <w:left w:val="nil"/>
              <w:bottom w:val="nil"/>
              <w:right w:val="nil"/>
            </w:tcBorders>
            <w:noWrap/>
            <w:vAlign w:val="bottom"/>
          </w:tcPr>
          <w:p w14:paraId="02D854CA" w14:textId="6397237D"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29</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465C8C2B" w14:textId="77777777" w:rsidTr="00BB3E07">
        <w:trPr>
          <w:trHeight w:val="300"/>
        </w:trPr>
        <w:tc>
          <w:tcPr>
            <w:tcW w:w="4095" w:type="dxa"/>
            <w:tcBorders>
              <w:top w:val="nil"/>
              <w:left w:val="nil"/>
              <w:bottom w:val="nil"/>
              <w:right w:val="nil"/>
            </w:tcBorders>
            <w:noWrap/>
            <w:vAlign w:val="bottom"/>
            <w:hideMark/>
          </w:tcPr>
          <w:p w14:paraId="782FF8D3"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695" w:type="dxa"/>
            <w:tcBorders>
              <w:top w:val="nil"/>
              <w:left w:val="nil"/>
              <w:bottom w:val="nil"/>
              <w:right w:val="nil"/>
            </w:tcBorders>
            <w:noWrap/>
            <w:vAlign w:val="center"/>
            <w:hideMark/>
          </w:tcPr>
          <w:p w14:paraId="6369C158"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814" w:type="dxa"/>
            <w:tcBorders>
              <w:top w:val="nil"/>
              <w:left w:val="nil"/>
              <w:bottom w:val="nil"/>
              <w:right w:val="nil"/>
            </w:tcBorders>
            <w:noWrap/>
            <w:vAlign w:val="bottom"/>
          </w:tcPr>
          <w:p w14:paraId="6B2B2F33" w14:textId="09B61ED9"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72BE9662" w14:textId="26A0726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950" w:type="dxa"/>
            <w:tcBorders>
              <w:top w:val="nil"/>
              <w:left w:val="nil"/>
              <w:bottom w:val="nil"/>
              <w:right w:val="nil"/>
            </w:tcBorders>
            <w:noWrap/>
            <w:vAlign w:val="bottom"/>
          </w:tcPr>
          <w:p w14:paraId="149C2C4F" w14:textId="5CACD4D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D50364" w:rsidRPr="00E21DDA" w14:paraId="3FBDBF26" w14:textId="77777777" w:rsidTr="00BB3E07">
        <w:trPr>
          <w:trHeight w:val="300"/>
        </w:trPr>
        <w:tc>
          <w:tcPr>
            <w:tcW w:w="4095" w:type="dxa"/>
            <w:tcBorders>
              <w:top w:val="nil"/>
              <w:left w:val="nil"/>
              <w:bottom w:val="nil"/>
              <w:right w:val="nil"/>
            </w:tcBorders>
            <w:noWrap/>
            <w:vAlign w:val="bottom"/>
            <w:hideMark/>
          </w:tcPr>
          <w:p w14:paraId="677A33AC"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695" w:type="dxa"/>
            <w:tcBorders>
              <w:top w:val="nil"/>
              <w:left w:val="nil"/>
              <w:bottom w:val="nil"/>
              <w:right w:val="nil"/>
            </w:tcBorders>
            <w:noWrap/>
            <w:vAlign w:val="center"/>
            <w:hideMark/>
          </w:tcPr>
          <w:p w14:paraId="561D3675"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814" w:type="dxa"/>
            <w:tcBorders>
              <w:top w:val="nil"/>
              <w:left w:val="nil"/>
              <w:bottom w:val="nil"/>
              <w:right w:val="nil"/>
            </w:tcBorders>
            <w:noWrap/>
            <w:vAlign w:val="bottom"/>
          </w:tcPr>
          <w:p w14:paraId="39BF12B3" w14:textId="4D0ECDE9"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59</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814" w:type="dxa"/>
            <w:tcBorders>
              <w:top w:val="nil"/>
              <w:left w:val="nil"/>
              <w:bottom w:val="nil"/>
              <w:right w:val="nil"/>
            </w:tcBorders>
            <w:noWrap/>
            <w:vAlign w:val="bottom"/>
          </w:tcPr>
          <w:p w14:paraId="723D41F4" w14:textId="76C56A78"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64</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1950" w:type="dxa"/>
            <w:tcBorders>
              <w:top w:val="nil"/>
              <w:left w:val="nil"/>
              <w:bottom w:val="nil"/>
              <w:right w:val="nil"/>
            </w:tcBorders>
            <w:noWrap/>
            <w:vAlign w:val="bottom"/>
          </w:tcPr>
          <w:p w14:paraId="3318212E" w14:textId="253B897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124</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D50364" w:rsidRPr="00E21DDA" w14:paraId="712E40A1" w14:textId="77777777" w:rsidTr="00BB3E07">
        <w:trPr>
          <w:trHeight w:val="300"/>
        </w:trPr>
        <w:tc>
          <w:tcPr>
            <w:tcW w:w="4095" w:type="dxa"/>
            <w:tcBorders>
              <w:top w:val="nil"/>
              <w:left w:val="nil"/>
              <w:bottom w:val="nil"/>
              <w:right w:val="nil"/>
            </w:tcBorders>
            <w:noWrap/>
            <w:vAlign w:val="bottom"/>
            <w:hideMark/>
          </w:tcPr>
          <w:p w14:paraId="6D5ADBAF"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95" w:type="dxa"/>
            <w:tcBorders>
              <w:top w:val="nil"/>
              <w:left w:val="nil"/>
              <w:bottom w:val="nil"/>
              <w:right w:val="nil"/>
            </w:tcBorders>
            <w:noWrap/>
            <w:vAlign w:val="center"/>
            <w:hideMark/>
          </w:tcPr>
          <w:p w14:paraId="51AAC255"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814" w:type="dxa"/>
            <w:tcBorders>
              <w:top w:val="nil"/>
              <w:left w:val="nil"/>
              <w:bottom w:val="nil"/>
              <w:right w:val="nil"/>
            </w:tcBorders>
            <w:noWrap/>
            <w:vAlign w:val="bottom"/>
          </w:tcPr>
          <w:p w14:paraId="1EEE172A" w14:textId="147B9FC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329</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814" w:type="dxa"/>
            <w:tcBorders>
              <w:top w:val="nil"/>
              <w:left w:val="nil"/>
              <w:bottom w:val="nil"/>
              <w:right w:val="nil"/>
            </w:tcBorders>
            <w:noWrap/>
            <w:vAlign w:val="bottom"/>
          </w:tcPr>
          <w:p w14:paraId="2EFB6965" w14:textId="1D0ABDA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782</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1950" w:type="dxa"/>
            <w:tcBorders>
              <w:top w:val="nil"/>
              <w:left w:val="nil"/>
              <w:bottom w:val="nil"/>
              <w:right w:val="nil"/>
            </w:tcBorders>
            <w:noWrap/>
            <w:vAlign w:val="bottom"/>
          </w:tcPr>
          <w:p w14:paraId="7E0717F0" w14:textId="1BF6028A"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112</w:t>
            </w:r>
            <w:r w:rsidR="00C51E4C" w:rsidRPr="00E21DDA">
              <w:rPr>
                <w:rFonts w:ascii="Calibri" w:hAnsi="Calibri" w:cs="Calibri"/>
                <w:color w:val="000000"/>
                <w:lang w:val="es-ES"/>
              </w:rPr>
              <w:t>,</w:t>
            </w:r>
            <w:r w:rsidRPr="00E21DDA">
              <w:rPr>
                <w:rFonts w:ascii="Calibri" w:hAnsi="Calibri" w:cs="Calibri"/>
                <w:color w:val="000000"/>
                <w:lang w:val="es-ES"/>
              </w:rPr>
              <w:t>7</w:t>
            </w:r>
          </w:p>
        </w:tc>
      </w:tr>
      <w:tr w:rsidR="00D50364" w:rsidRPr="00E21DDA" w14:paraId="7F75CC95" w14:textId="77777777" w:rsidTr="00BB3E07">
        <w:trPr>
          <w:trHeight w:val="300"/>
        </w:trPr>
        <w:tc>
          <w:tcPr>
            <w:tcW w:w="4095" w:type="dxa"/>
            <w:tcBorders>
              <w:top w:val="nil"/>
              <w:left w:val="nil"/>
              <w:bottom w:val="nil"/>
              <w:right w:val="nil"/>
            </w:tcBorders>
            <w:noWrap/>
            <w:vAlign w:val="bottom"/>
            <w:hideMark/>
          </w:tcPr>
          <w:p w14:paraId="167256CE"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695" w:type="dxa"/>
            <w:tcBorders>
              <w:top w:val="nil"/>
              <w:left w:val="nil"/>
              <w:bottom w:val="nil"/>
              <w:right w:val="nil"/>
            </w:tcBorders>
            <w:noWrap/>
            <w:vAlign w:val="center"/>
            <w:hideMark/>
          </w:tcPr>
          <w:p w14:paraId="3B78C91F"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814" w:type="dxa"/>
            <w:tcBorders>
              <w:top w:val="nil"/>
              <w:left w:val="nil"/>
              <w:bottom w:val="nil"/>
              <w:right w:val="nil"/>
            </w:tcBorders>
            <w:noWrap/>
            <w:vAlign w:val="bottom"/>
          </w:tcPr>
          <w:p w14:paraId="23C86B27" w14:textId="7830CE6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814" w:type="dxa"/>
            <w:tcBorders>
              <w:top w:val="nil"/>
              <w:left w:val="nil"/>
              <w:bottom w:val="nil"/>
              <w:right w:val="nil"/>
            </w:tcBorders>
            <w:noWrap/>
            <w:vAlign w:val="bottom"/>
          </w:tcPr>
          <w:p w14:paraId="5AC3762E" w14:textId="610577D9"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950" w:type="dxa"/>
            <w:tcBorders>
              <w:top w:val="nil"/>
              <w:left w:val="nil"/>
              <w:bottom w:val="nil"/>
              <w:right w:val="nil"/>
            </w:tcBorders>
            <w:noWrap/>
            <w:vAlign w:val="bottom"/>
          </w:tcPr>
          <w:p w14:paraId="1799B9B3" w14:textId="38812D3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04F9CD95" w14:textId="77777777" w:rsidTr="00BB3E07">
        <w:trPr>
          <w:trHeight w:val="300"/>
        </w:trPr>
        <w:tc>
          <w:tcPr>
            <w:tcW w:w="4095" w:type="dxa"/>
            <w:tcBorders>
              <w:top w:val="nil"/>
              <w:left w:val="nil"/>
              <w:bottom w:val="nil"/>
              <w:right w:val="nil"/>
            </w:tcBorders>
            <w:noWrap/>
            <w:vAlign w:val="bottom"/>
            <w:hideMark/>
          </w:tcPr>
          <w:p w14:paraId="6536780C"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95" w:type="dxa"/>
            <w:tcBorders>
              <w:top w:val="nil"/>
              <w:left w:val="nil"/>
              <w:bottom w:val="nil"/>
              <w:right w:val="nil"/>
            </w:tcBorders>
            <w:noWrap/>
            <w:vAlign w:val="center"/>
            <w:hideMark/>
          </w:tcPr>
          <w:p w14:paraId="75A85161"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814" w:type="dxa"/>
            <w:tcBorders>
              <w:top w:val="nil"/>
              <w:left w:val="nil"/>
              <w:bottom w:val="nil"/>
              <w:right w:val="nil"/>
            </w:tcBorders>
            <w:noWrap/>
            <w:vAlign w:val="bottom"/>
          </w:tcPr>
          <w:p w14:paraId="5546DB17" w14:textId="5EC2FE0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814" w:type="dxa"/>
            <w:tcBorders>
              <w:top w:val="nil"/>
              <w:left w:val="nil"/>
              <w:bottom w:val="nil"/>
              <w:right w:val="nil"/>
            </w:tcBorders>
            <w:noWrap/>
            <w:vAlign w:val="bottom"/>
          </w:tcPr>
          <w:p w14:paraId="1A4FEE14" w14:textId="74AE1721"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950" w:type="dxa"/>
            <w:tcBorders>
              <w:top w:val="nil"/>
              <w:left w:val="nil"/>
              <w:bottom w:val="nil"/>
              <w:right w:val="nil"/>
            </w:tcBorders>
            <w:noWrap/>
            <w:vAlign w:val="bottom"/>
          </w:tcPr>
          <w:p w14:paraId="076D3E40" w14:textId="62DA947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D50364" w:rsidRPr="00E21DDA" w14:paraId="0A9CBE05" w14:textId="77777777" w:rsidTr="00BB3E07">
        <w:trPr>
          <w:trHeight w:val="300"/>
        </w:trPr>
        <w:tc>
          <w:tcPr>
            <w:tcW w:w="4095" w:type="dxa"/>
            <w:tcBorders>
              <w:top w:val="nil"/>
              <w:left w:val="nil"/>
              <w:bottom w:val="nil"/>
              <w:right w:val="nil"/>
            </w:tcBorders>
            <w:noWrap/>
            <w:vAlign w:val="bottom"/>
            <w:hideMark/>
          </w:tcPr>
          <w:p w14:paraId="7E5086AC"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95" w:type="dxa"/>
            <w:tcBorders>
              <w:top w:val="nil"/>
              <w:left w:val="nil"/>
              <w:bottom w:val="nil"/>
              <w:right w:val="nil"/>
            </w:tcBorders>
            <w:noWrap/>
            <w:vAlign w:val="center"/>
            <w:hideMark/>
          </w:tcPr>
          <w:p w14:paraId="724B6181"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814" w:type="dxa"/>
            <w:tcBorders>
              <w:top w:val="nil"/>
              <w:left w:val="nil"/>
              <w:bottom w:val="nil"/>
              <w:right w:val="nil"/>
            </w:tcBorders>
            <w:noWrap/>
            <w:vAlign w:val="bottom"/>
          </w:tcPr>
          <w:p w14:paraId="50E876CA" w14:textId="6FB7812D"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01221700" w14:textId="50463CC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17</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950" w:type="dxa"/>
            <w:tcBorders>
              <w:top w:val="nil"/>
              <w:left w:val="nil"/>
              <w:bottom w:val="nil"/>
              <w:right w:val="nil"/>
            </w:tcBorders>
            <w:noWrap/>
            <w:vAlign w:val="bottom"/>
          </w:tcPr>
          <w:p w14:paraId="13D918E5" w14:textId="10923F3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29</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29B02E1E" w14:textId="77777777" w:rsidTr="00BB3E07">
        <w:trPr>
          <w:trHeight w:val="300"/>
        </w:trPr>
        <w:tc>
          <w:tcPr>
            <w:tcW w:w="4095" w:type="dxa"/>
            <w:tcBorders>
              <w:top w:val="nil"/>
              <w:left w:val="nil"/>
              <w:bottom w:val="nil"/>
              <w:right w:val="nil"/>
            </w:tcBorders>
            <w:noWrap/>
            <w:vAlign w:val="bottom"/>
            <w:hideMark/>
          </w:tcPr>
          <w:p w14:paraId="3A3286F8"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695" w:type="dxa"/>
            <w:tcBorders>
              <w:top w:val="nil"/>
              <w:left w:val="nil"/>
              <w:bottom w:val="nil"/>
              <w:right w:val="nil"/>
            </w:tcBorders>
            <w:noWrap/>
            <w:vAlign w:val="center"/>
            <w:hideMark/>
          </w:tcPr>
          <w:p w14:paraId="3F709C51"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5E29A4D8" w14:textId="200C1E5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7EA5CF00" w14:textId="740A7AF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950" w:type="dxa"/>
            <w:tcBorders>
              <w:top w:val="nil"/>
              <w:left w:val="nil"/>
              <w:bottom w:val="nil"/>
              <w:right w:val="nil"/>
            </w:tcBorders>
            <w:noWrap/>
            <w:vAlign w:val="bottom"/>
          </w:tcPr>
          <w:p w14:paraId="3A033FB7" w14:textId="36308656"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D50364" w:rsidRPr="00E21DDA" w14:paraId="7463C6A3" w14:textId="77777777" w:rsidTr="00BB3E07">
        <w:trPr>
          <w:trHeight w:val="300"/>
        </w:trPr>
        <w:tc>
          <w:tcPr>
            <w:tcW w:w="4095" w:type="dxa"/>
            <w:tcBorders>
              <w:top w:val="nil"/>
              <w:left w:val="nil"/>
              <w:bottom w:val="nil"/>
              <w:right w:val="nil"/>
            </w:tcBorders>
            <w:noWrap/>
            <w:vAlign w:val="bottom"/>
            <w:hideMark/>
          </w:tcPr>
          <w:p w14:paraId="66E5F82F"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(III-IV Región) </w:t>
            </w:r>
          </w:p>
        </w:tc>
        <w:tc>
          <w:tcPr>
            <w:tcW w:w="695" w:type="dxa"/>
            <w:tcBorders>
              <w:top w:val="nil"/>
              <w:left w:val="nil"/>
              <w:bottom w:val="nil"/>
              <w:right w:val="nil"/>
            </w:tcBorders>
            <w:noWrap/>
            <w:vAlign w:val="center"/>
            <w:hideMark/>
          </w:tcPr>
          <w:p w14:paraId="1F6F0143"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814" w:type="dxa"/>
            <w:tcBorders>
              <w:top w:val="nil"/>
              <w:left w:val="nil"/>
              <w:bottom w:val="nil"/>
              <w:right w:val="nil"/>
            </w:tcBorders>
            <w:noWrap/>
            <w:vAlign w:val="bottom"/>
          </w:tcPr>
          <w:p w14:paraId="0090272F" w14:textId="1E3139C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158</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814" w:type="dxa"/>
            <w:tcBorders>
              <w:top w:val="nil"/>
              <w:left w:val="nil"/>
              <w:bottom w:val="nil"/>
              <w:right w:val="nil"/>
            </w:tcBorders>
            <w:noWrap/>
            <w:vAlign w:val="bottom"/>
          </w:tcPr>
          <w:p w14:paraId="353BE043" w14:textId="7833256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174</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950" w:type="dxa"/>
            <w:tcBorders>
              <w:top w:val="nil"/>
              <w:left w:val="nil"/>
              <w:bottom w:val="nil"/>
              <w:right w:val="nil"/>
            </w:tcBorders>
            <w:noWrap/>
            <w:vAlign w:val="bottom"/>
          </w:tcPr>
          <w:p w14:paraId="551727EE" w14:textId="6A71C53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332</w:t>
            </w:r>
            <w:r w:rsidR="00C51E4C" w:rsidRPr="00E21DDA">
              <w:rPr>
                <w:rFonts w:ascii="Calibri" w:hAnsi="Calibri" w:cs="Calibri"/>
                <w:color w:val="000000"/>
                <w:lang w:val="es-ES"/>
              </w:rPr>
              <w:t>,</w:t>
            </w:r>
            <w:r w:rsidRPr="00E21DDA">
              <w:rPr>
                <w:rFonts w:ascii="Calibri" w:hAnsi="Calibri" w:cs="Calibri"/>
                <w:color w:val="000000"/>
                <w:lang w:val="es-ES"/>
              </w:rPr>
              <w:t>4</w:t>
            </w:r>
          </w:p>
        </w:tc>
      </w:tr>
      <w:tr w:rsidR="00D50364" w:rsidRPr="00E21DDA" w14:paraId="5EF1A855" w14:textId="77777777" w:rsidTr="00BB3E07">
        <w:trPr>
          <w:trHeight w:val="300"/>
        </w:trPr>
        <w:tc>
          <w:tcPr>
            <w:tcW w:w="4095" w:type="dxa"/>
            <w:tcBorders>
              <w:top w:val="nil"/>
              <w:left w:val="nil"/>
              <w:bottom w:val="nil"/>
              <w:right w:val="nil"/>
            </w:tcBorders>
            <w:noWrap/>
            <w:vAlign w:val="bottom"/>
            <w:hideMark/>
          </w:tcPr>
          <w:p w14:paraId="32C85666"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(V - IX Región) </w:t>
            </w:r>
          </w:p>
        </w:tc>
        <w:tc>
          <w:tcPr>
            <w:tcW w:w="695" w:type="dxa"/>
            <w:tcBorders>
              <w:top w:val="nil"/>
              <w:left w:val="nil"/>
              <w:bottom w:val="nil"/>
              <w:right w:val="nil"/>
            </w:tcBorders>
            <w:noWrap/>
            <w:vAlign w:val="center"/>
            <w:hideMark/>
          </w:tcPr>
          <w:p w14:paraId="4AA75235"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814" w:type="dxa"/>
            <w:tcBorders>
              <w:top w:val="nil"/>
              <w:left w:val="nil"/>
              <w:bottom w:val="nil"/>
              <w:right w:val="nil"/>
            </w:tcBorders>
            <w:noWrap/>
            <w:vAlign w:val="bottom"/>
          </w:tcPr>
          <w:p w14:paraId="10099C37" w14:textId="009EAF8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820</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814" w:type="dxa"/>
            <w:tcBorders>
              <w:top w:val="nil"/>
              <w:left w:val="nil"/>
              <w:bottom w:val="nil"/>
              <w:right w:val="nil"/>
            </w:tcBorders>
            <w:noWrap/>
            <w:vAlign w:val="bottom"/>
          </w:tcPr>
          <w:p w14:paraId="5BBA9F1A" w14:textId="3A1443B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563</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950" w:type="dxa"/>
            <w:tcBorders>
              <w:top w:val="nil"/>
              <w:left w:val="nil"/>
              <w:bottom w:val="nil"/>
              <w:right w:val="nil"/>
            </w:tcBorders>
            <w:noWrap/>
            <w:vAlign w:val="bottom"/>
          </w:tcPr>
          <w:p w14:paraId="2176A055" w14:textId="7D227F9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w:t>
            </w:r>
            <w:r w:rsidR="00C51E4C" w:rsidRPr="00E21DDA">
              <w:rPr>
                <w:rFonts w:ascii="Calibri" w:hAnsi="Calibri" w:cs="Calibri"/>
                <w:color w:val="000000"/>
                <w:lang w:val="es-ES"/>
              </w:rPr>
              <w:t>.</w:t>
            </w:r>
            <w:r w:rsidRPr="00E21DDA">
              <w:rPr>
                <w:rFonts w:ascii="Calibri" w:hAnsi="Calibri" w:cs="Calibri"/>
                <w:color w:val="000000"/>
                <w:lang w:val="es-ES"/>
              </w:rPr>
              <w:t>383</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D50364" w:rsidRPr="00E21DDA" w14:paraId="173792C4" w14:textId="77777777" w:rsidTr="00BB3E07">
        <w:trPr>
          <w:trHeight w:val="300"/>
        </w:trPr>
        <w:tc>
          <w:tcPr>
            <w:tcW w:w="4095" w:type="dxa"/>
            <w:tcBorders>
              <w:top w:val="nil"/>
              <w:left w:val="nil"/>
              <w:bottom w:val="nil"/>
              <w:right w:val="nil"/>
            </w:tcBorders>
            <w:noWrap/>
            <w:vAlign w:val="bottom"/>
            <w:hideMark/>
          </w:tcPr>
          <w:p w14:paraId="77D39B58"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(XIV - X Región) </w:t>
            </w:r>
          </w:p>
        </w:tc>
        <w:tc>
          <w:tcPr>
            <w:tcW w:w="695" w:type="dxa"/>
            <w:tcBorders>
              <w:top w:val="nil"/>
              <w:left w:val="nil"/>
              <w:bottom w:val="nil"/>
              <w:right w:val="nil"/>
            </w:tcBorders>
            <w:noWrap/>
            <w:vAlign w:val="center"/>
            <w:hideMark/>
          </w:tcPr>
          <w:p w14:paraId="0BFB7057"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814" w:type="dxa"/>
            <w:tcBorders>
              <w:top w:val="nil"/>
              <w:left w:val="nil"/>
              <w:bottom w:val="nil"/>
              <w:right w:val="nil"/>
            </w:tcBorders>
            <w:noWrap/>
            <w:vAlign w:val="bottom"/>
          </w:tcPr>
          <w:p w14:paraId="48116656" w14:textId="6BD644BA"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533</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814" w:type="dxa"/>
            <w:tcBorders>
              <w:top w:val="nil"/>
              <w:left w:val="nil"/>
              <w:bottom w:val="nil"/>
              <w:right w:val="nil"/>
            </w:tcBorders>
            <w:noWrap/>
            <w:vAlign w:val="bottom"/>
          </w:tcPr>
          <w:p w14:paraId="5E8FDBF0" w14:textId="1DDB2F4D"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512</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950" w:type="dxa"/>
            <w:tcBorders>
              <w:top w:val="nil"/>
              <w:left w:val="nil"/>
              <w:bottom w:val="nil"/>
              <w:right w:val="nil"/>
            </w:tcBorders>
            <w:noWrap/>
            <w:vAlign w:val="bottom"/>
          </w:tcPr>
          <w:p w14:paraId="4FF57934" w14:textId="5F6293B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045</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48C638A5" w14:textId="77777777" w:rsidTr="00BB3E07">
        <w:trPr>
          <w:trHeight w:val="300"/>
        </w:trPr>
        <w:tc>
          <w:tcPr>
            <w:tcW w:w="4095" w:type="dxa"/>
            <w:tcBorders>
              <w:top w:val="nil"/>
              <w:left w:val="nil"/>
              <w:bottom w:val="nil"/>
              <w:right w:val="nil"/>
            </w:tcBorders>
            <w:noWrap/>
            <w:vAlign w:val="bottom"/>
            <w:hideMark/>
          </w:tcPr>
          <w:p w14:paraId="4A0618A2"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(XV - II Región) </w:t>
            </w:r>
          </w:p>
        </w:tc>
        <w:tc>
          <w:tcPr>
            <w:tcW w:w="695" w:type="dxa"/>
            <w:tcBorders>
              <w:top w:val="nil"/>
              <w:left w:val="nil"/>
              <w:bottom w:val="nil"/>
              <w:right w:val="nil"/>
            </w:tcBorders>
            <w:noWrap/>
            <w:vAlign w:val="center"/>
            <w:hideMark/>
          </w:tcPr>
          <w:p w14:paraId="66EBD7DD"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814" w:type="dxa"/>
            <w:tcBorders>
              <w:top w:val="nil"/>
              <w:left w:val="nil"/>
              <w:bottom w:val="nil"/>
              <w:right w:val="nil"/>
            </w:tcBorders>
            <w:noWrap/>
            <w:vAlign w:val="bottom"/>
          </w:tcPr>
          <w:p w14:paraId="00C53166" w14:textId="5A21BDB3"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797</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814" w:type="dxa"/>
            <w:tcBorders>
              <w:top w:val="nil"/>
              <w:left w:val="nil"/>
              <w:bottom w:val="nil"/>
              <w:right w:val="nil"/>
            </w:tcBorders>
            <w:noWrap/>
            <w:vAlign w:val="bottom"/>
          </w:tcPr>
          <w:p w14:paraId="2804D00D" w14:textId="0BC9FB76"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811</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950" w:type="dxa"/>
            <w:tcBorders>
              <w:top w:val="nil"/>
              <w:left w:val="nil"/>
              <w:bottom w:val="nil"/>
              <w:right w:val="nil"/>
            </w:tcBorders>
            <w:noWrap/>
            <w:vAlign w:val="bottom"/>
          </w:tcPr>
          <w:p w14:paraId="5BAE4CD4" w14:textId="2ED35975"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608</w:t>
            </w:r>
            <w:r w:rsidR="00C51E4C" w:rsidRPr="00E21DDA">
              <w:rPr>
                <w:rFonts w:ascii="Calibri" w:hAnsi="Calibri" w:cs="Calibri"/>
                <w:color w:val="000000"/>
                <w:lang w:val="es-ES"/>
              </w:rPr>
              <w:t>,</w:t>
            </w:r>
            <w:r w:rsidRPr="00E21DDA">
              <w:rPr>
                <w:rFonts w:ascii="Calibri" w:hAnsi="Calibri" w:cs="Calibri"/>
                <w:color w:val="000000"/>
                <w:lang w:val="es-ES"/>
              </w:rPr>
              <w:t>7</w:t>
            </w:r>
          </w:p>
        </w:tc>
      </w:tr>
      <w:tr w:rsidR="00D50364" w:rsidRPr="00E21DDA" w14:paraId="1EFCC1D4" w14:textId="77777777" w:rsidTr="00BB3E07">
        <w:trPr>
          <w:trHeight w:val="300"/>
        </w:trPr>
        <w:tc>
          <w:tcPr>
            <w:tcW w:w="4095" w:type="dxa"/>
            <w:tcBorders>
              <w:top w:val="nil"/>
              <w:left w:val="nil"/>
              <w:bottom w:val="nil"/>
              <w:right w:val="nil"/>
            </w:tcBorders>
            <w:noWrap/>
            <w:vAlign w:val="bottom"/>
            <w:hideMark/>
          </w:tcPr>
          <w:p w14:paraId="7777E901"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95" w:type="dxa"/>
            <w:tcBorders>
              <w:top w:val="nil"/>
              <w:left w:val="nil"/>
              <w:bottom w:val="nil"/>
              <w:right w:val="nil"/>
            </w:tcBorders>
            <w:noWrap/>
            <w:vAlign w:val="center"/>
            <w:hideMark/>
          </w:tcPr>
          <w:p w14:paraId="4E32CE1D"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0E1A0707" w14:textId="5C011E85"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104</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178C5EE1" w14:textId="4949DCD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134</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950" w:type="dxa"/>
            <w:tcBorders>
              <w:top w:val="nil"/>
              <w:left w:val="nil"/>
              <w:bottom w:val="nil"/>
              <w:right w:val="nil"/>
            </w:tcBorders>
            <w:noWrap/>
            <w:vAlign w:val="bottom"/>
          </w:tcPr>
          <w:p w14:paraId="7F208E37" w14:textId="4288234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238</w:t>
            </w:r>
            <w:r w:rsidR="00C51E4C" w:rsidRPr="00E21DDA">
              <w:rPr>
                <w:rFonts w:ascii="Calibri" w:hAnsi="Calibri" w:cs="Calibri"/>
                <w:color w:val="000000"/>
                <w:lang w:val="es-ES"/>
              </w:rPr>
              <w:t>,</w:t>
            </w:r>
            <w:r w:rsidRPr="00E21DDA">
              <w:rPr>
                <w:rFonts w:ascii="Calibri" w:hAnsi="Calibri" w:cs="Calibri"/>
                <w:color w:val="000000"/>
                <w:lang w:val="es-ES"/>
              </w:rPr>
              <w:t>6</w:t>
            </w:r>
          </w:p>
        </w:tc>
      </w:tr>
      <w:tr w:rsidR="00D50364" w:rsidRPr="00E21DDA" w14:paraId="154590CF" w14:textId="77777777" w:rsidTr="00BB3E07">
        <w:trPr>
          <w:trHeight w:val="300"/>
        </w:trPr>
        <w:tc>
          <w:tcPr>
            <w:tcW w:w="4095" w:type="dxa"/>
            <w:tcBorders>
              <w:top w:val="nil"/>
              <w:left w:val="nil"/>
              <w:bottom w:val="nil"/>
              <w:right w:val="nil"/>
            </w:tcBorders>
            <w:noWrap/>
            <w:vAlign w:val="bottom"/>
            <w:hideMark/>
          </w:tcPr>
          <w:p w14:paraId="61A4A094"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95" w:type="dxa"/>
            <w:tcBorders>
              <w:top w:val="nil"/>
              <w:left w:val="nil"/>
              <w:bottom w:val="nil"/>
              <w:right w:val="nil"/>
            </w:tcBorders>
            <w:noWrap/>
            <w:vAlign w:val="center"/>
            <w:hideMark/>
          </w:tcPr>
          <w:p w14:paraId="03B1414F"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42232A9F" w14:textId="3B323219"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105</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814" w:type="dxa"/>
            <w:tcBorders>
              <w:top w:val="nil"/>
              <w:left w:val="nil"/>
              <w:bottom w:val="nil"/>
              <w:right w:val="nil"/>
            </w:tcBorders>
            <w:noWrap/>
            <w:vAlign w:val="bottom"/>
          </w:tcPr>
          <w:p w14:paraId="5A26F512" w14:textId="3D06B5D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143</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950" w:type="dxa"/>
            <w:tcBorders>
              <w:top w:val="nil"/>
              <w:left w:val="nil"/>
              <w:bottom w:val="nil"/>
              <w:right w:val="nil"/>
            </w:tcBorders>
            <w:noWrap/>
            <w:vAlign w:val="bottom"/>
          </w:tcPr>
          <w:p w14:paraId="23948F2E" w14:textId="78F756B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248</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D50364" w:rsidRPr="00E21DDA" w14:paraId="4DFF5568" w14:textId="77777777" w:rsidTr="00BB3E07">
        <w:trPr>
          <w:trHeight w:val="300"/>
        </w:trPr>
        <w:tc>
          <w:tcPr>
            <w:tcW w:w="4095" w:type="dxa"/>
            <w:tcBorders>
              <w:top w:val="nil"/>
              <w:left w:val="nil"/>
              <w:bottom w:val="nil"/>
              <w:right w:val="nil"/>
            </w:tcBorders>
            <w:noWrap/>
            <w:vAlign w:val="bottom"/>
            <w:hideMark/>
          </w:tcPr>
          <w:p w14:paraId="28D11869"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695" w:type="dxa"/>
            <w:tcBorders>
              <w:top w:val="nil"/>
              <w:left w:val="nil"/>
              <w:bottom w:val="nil"/>
              <w:right w:val="nil"/>
            </w:tcBorders>
            <w:noWrap/>
            <w:vAlign w:val="center"/>
            <w:hideMark/>
          </w:tcPr>
          <w:p w14:paraId="78A24B5C"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bottom w:val="nil"/>
              <w:right w:val="nil"/>
            </w:tcBorders>
            <w:noWrap/>
            <w:vAlign w:val="bottom"/>
          </w:tcPr>
          <w:p w14:paraId="0531F2C0" w14:textId="5C9CA28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46</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814" w:type="dxa"/>
            <w:tcBorders>
              <w:top w:val="nil"/>
              <w:left w:val="nil"/>
              <w:bottom w:val="nil"/>
              <w:right w:val="nil"/>
            </w:tcBorders>
            <w:noWrap/>
            <w:vAlign w:val="bottom"/>
          </w:tcPr>
          <w:p w14:paraId="683A59A2" w14:textId="32A4900A"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164</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950" w:type="dxa"/>
            <w:tcBorders>
              <w:top w:val="nil"/>
              <w:left w:val="nil"/>
              <w:bottom w:val="nil"/>
              <w:right w:val="nil"/>
            </w:tcBorders>
            <w:noWrap/>
            <w:vAlign w:val="bottom"/>
          </w:tcPr>
          <w:p w14:paraId="218D8A4C" w14:textId="4069D94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211</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D50364" w:rsidRPr="00E21DDA" w14:paraId="153335C8" w14:textId="77777777" w:rsidTr="00BB3E07">
        <w:trPr>
          <w:trHeight w:val="300"/>
        </w:trPr>
        <w:tc>
          <w:tcPr>
            <w:tcW w:w="4095" w:type="dxa"/>
            <w:tcBorders>
              <w:top w:val="nil"/>
              <w:left w:val="nil"/>
              <w:bottom w:val="nil"/>
              <w:right w:val="nil"/>
            </w:tcBorders>
            <w:noWrap/>
            <w:vAlign w:val="bottom"/>
            <w:hideMark/>
          </w:tcPr>
          <w:p w14:paraId="577C61C7"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95" w:type="dxa"/>
            <w:tcBorders>
              <w:top w:val="nil"/>
              <w:left w:val="nil"/>
              <w:bottom w:val="nil"/>
              <w:right w:val="nil"/>
            </w:tcBorders>
            <w:noWrap/>
            <w:vAlign w:val="center"/>
            <w:hideMark/>
          </w:tcPr>
          <w:p w14:paraId="59BFF7D1"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3492F5AD" w14:textId="0DA02D2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484</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814" w:type="dxa"/>
            <w:tcBorders>
              <w:top w:val="nil"/>
              <w:left w:val="nil"/>
              <w:bottom w:val="nil"/>
              <w:right w:val="nil"/>
            </w:tcBorders>
            <w:noWrap/>
            <w:vAlign w:val="bottom"/>
          </w:tcPr>
          <w:p w14:paraId="04E7C525" w14:textId="1A96B82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258</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950" w:type="dxa"/>
            <w:tcBorders>
              <w:top w:val="nil"/>
              <w:left w:val="nil"/>
              <w:bottom w:val="nil"/>
              <w:right w:val="nil"/>
            </w:tcBorders>
            <w:noWrap/>
            <w:vAlign w:val="bottom"/>
          </w:tcPr>
          <w:p w14:paraId="4A82C102" w14:textId="0F5EFEA8"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742</w:t>
            </w:r>
            <w:r w:rsidR="00C51E4C" w:rsidRPr="00E21DDA">
              <w:rPr>
                <w:rFonts w:ascii="Calibri" w:hAnsi="Calibri" w:cs="Calibri"/>
                <w:color w:val="000000"/>
                <w:lang w:val="es-ES"/>
              </w:rPr>
              <w:t>,</w:t>
            </w:r>
            <w:r w:rsidRPr="00E21DDA">
              <w:rPr>
                <w:rFonts w:ascii="Calibri" w:hAnsi="Calibri" w:cs="Calibri"/>
                <w:color w:val="000000"/>
                <w:lang w:val="es-ES"/>
              </w:rPr>
              <w:t>6</w:t>
            </w:r>
          </w:p>
        </w:tc>
      </w:tr>
      <w:tr w:rsidR="00D50364" w:rsidRPr="00E21DDA" w14:paraId="142554FD" w14:textId="77777777" w:rsidTr="00BB3E07">
        <w:trPr>
          <w:trHeight w:val="300"/>
        </w:trPr>
        <w:tc>
          <w:tcPr>
            <w:tcW w:w="4095" w:type="dxa"/>
            <w:tcBorders>
              <w:top w:val="nil"/>
              <w:left w:val="nil"/>
              <w:bottom w:val="nil"/>
              <w:right w:val="nil"/>
            </w:tcBorders>
            <w:noWrap/>
            <w:vAlign w:val="bottom"/>
            <w:hideMark/>
          </w:tcPr>
          <w:p w14:paraId="68A2FB24"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95" w:type="dxa"/>
            <w:tcBorders>
              <w:top w:val="nil"/>
              <w:left w:val="nil"/>
              <w:bottom w:val="nil"/>
              <w:right w:val="nil"/>
            </w:tcBorders>
            <w:noWrap/>
            <w:vAlign w:val="center"/>
            <w:hideMark/>
          </w:tcPr>
          <w:p w14:paraId="4F898AD7"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6AA0301F" w14:textId="4D468F0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387</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814" w:type="dxa"/>
            <w:tcBorders>
              <w:top w:val="nil"/>
              <w:left w:val="nil"/>
              <w:bottom w:val="nil"/>
              <w:right w:val="nil"/>
            </w:tcBorders>
            <w:noWrap/>
            <w:vAlign w:val="bottom"/>
          </w:tcPr>
          <w:p w14:paraId="1E63032F" w14:textId="4CA25EC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391</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950" w:type="dxa"/>
            <w:tcBorders>
              <w:top w:val="nil"/>
              <w:left w:val="nil"/>
              <w:bottom w:val="nil"/>
              <w:right w:val="nil"/>
            </w:tcBorders>
            <w:noWrap/>
            <w:vAlign w:val="bottom"/>
          </w:tcPr>
          <w:p w14:paraId="577DE775" w14:textId="140F1EC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778</w:t>
            </w:r>
            <w:r w:rsidR="00C51E4C" w:rsidRPr="00E21DDA">
              <w:rPr>
                <w:rFonts w:ascii="Calibri" w:hAnsi="Calibri" w:cs="Calibri"/>
                <w:color w:val="000000"/>
                <w:lang w:val="es-ES"/>
              </w:rPr>
              <w:t>,</w:t>
            </w:r>
            <w:r w:rsidRPr="00E21DDA">
              <w:rPr>
                <w:rFonts w:ascii="Calibri" w:hAnsi="Calibri" w:cs="Calibri"/>
                <w:color w:val="000000"/>
                <w:lang w:val="es-ES"/>
              </w:rPr>
              <w:t>7</w:t>
            </w:r>
          </w:p>
        </w:tc>
      </w:tr>
      <w:tr w:rsidR="00D50364" w:rsidRPr="00E21DDA" w14:paraId="4E97F5CC" w14:textId="77777777" w:rsidTr="00BB3E07">
        <w:trPr>
          <w:trHeight w:val="300"/>
        </w:trPr>
        <w:tc>
          <w:tcPr>
            <w:tcW w:w="4095" w:type="dxa"/>
            <w:tcBorders>
              <w:top w:val="nil"/>
              <w:left w:val="nil"/>
              <w:bottom w:val="nil"/>
              <w:right w:val="nil"/>
            </w:tcBorders>
            <w:noWrap/>
            <w:vAlign w:val="bottom"/>
            <w:hideMark/>
          </w:tcPr>
          <w:p w14:paraId="773A2D72"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695" w:type="dxa"/>
            <w:tcBorders>
              <w:top w:val="nil"/>
              <w:left w:val="nil"/>
              <w:bottom w:val="nil"/>
              <w:right w:val="nil"/>
            </w:tcBorders>
            <w:noWrap/>
            <w:vAlign w:val="center"/>
            <w:hideMark/>
          </w:tcPr>
          <w:p w14:paraId="0DEE6FD2"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bottom w:val="nil"/>
              <w:right w:val="nil"/>
            </w:tcBorders>
            <w:noWrap/>
            <w:vAlign w:val="bottom"/>
          </w:tcPr>
          <w:p w14:paraId="0F447314" w14:textId="700398F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374</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814" w:type="dxa"/>
            <w:tcBorders>
              <w:top w:val="nil"/>
              <w:left w:val="nil"/>
              <w:bottom w:val="nil"/>
              <w:right w:val="nil"/>
            </w:tcBorders>
            <w:noWrap/>
            <w:vAlign w:val="bottom"/>
          </w:tcPr>
          <w:p w14:paraId="4FFF8B0D" w14:textId="120DCDF8"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250</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950" w:type="dxa"/>
            <w:tcBorders>
              <w:top w:val="nil"/>
              <w:left w:val="nil"/>
              <w:bottom w:val="nil"/>
              <w:right w:val="nil"/>
            </w:tcBorders>
            <w:noWrap/>
            <w:vAlign w:val="bottom"/>
          </w:tcPr>
          <w:p w14:paraId="198641D3" w14:textId="338A8D38"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625</w:t>
            </w:r>
            <w:r w:rsidR="00C51E4C" w:rsidRPr="00E21DDA">
              <w:rPr>
                <w:rFonts w:ascii="Calibri" w:hAnsi="Calibri" w:cs="Calibri"/>
                <w:color w:val="000000"/>
                <w:lang w:val="es-ES"/>
              </w:rPr>
              <w:t>,</w:t>
            </w:r>
            <w:r w:rsidRPr="00E21DDA">
              <w:rPr>
                <w:rFonts w:ascii="Calibri" w:hAnsi="Calibri" w:cs="Calibri"/>
                <w:color w:val="000000"/>
                <w:lang w:val="es-ES"/>
              </w:rPr>
              <w:t>0</w:t>
            </w:r>
          </w:p>
        </w:tc>
      </w:tr>
      <w:tr w:rsidR="00D50364" w:rsidRPr="00E21DDA" w14:paraId="1D500038" w14:textId="77777777" w:rsidTr="00BB3E07">
        <w:trPr>
          <w:trHeight w:val="300"/>
        </w:trPr>
        <w:tc>
          <w:tcPr>
            <w:tcW w:w="4095" w:type="dxa"/>
            <w:tcBorders>
              <w:top w:val="nil"/>
              <w:left w:val="nil"/>
              <w:bottom w:val="nil"/>
              <w:right w:val="nil"/>
            </w:tcBorders>
            <w:noWrap/>
            <w:vAlign w:val="bottom"/>
            <w:hideMark/>
          </w:tcPr>
          <w:p w14:paraId="36BD6B27"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95" w:type="dxa"/>
            <w:tcBorders>
              <w:top w:val="nil"/>
              <w:left w:val="nil"/>
              <w:bottom w:val="nil"/>
              <w:right w:val="nil"/>
            </w:tcBorders>
            <w:noWrap/>
            <w:vAlign w:val="center"/>
            <w:hideMark/>
          </w:tcPr>
          <w:p w14:paraId="1BC47B0E"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5BB1914A" w14:textId="0E6271E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13</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1814" w:type="dxa"/>
            <w:tcBorders>
              <w:top w:val="nil"/>
              <w:left w:val="nil"/>
              <w:bottom w:val="nil"/>
              <w:right w:val="nil"/>
            </w:tcBorders>
            <w:noWrap/>
            <w:vAlign w:val="bottom"/>
          </w:tcPr>
          <w:p w14:paraId="461FAF7B" w14:textId="722B60A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21</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950" w:type="dxa"/>
            <w:tcBorders>
              <w:top w:val="nil"/>
              <w:left w:val="nil"/>
              <w:bottom w:val="nil"/>
              <w:right w:val="nil"/>
            </w:tcBorders>
            <w:noWrap/>
            <w:vAlign w:val="bottom"/>
          </w:tcPr>
          <w:p w14:paraId="489BD53A" w14:textId="52B7724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34</w:t>
            </w:r>
            <w:r w:rsidR="00C51E4C" w:rsidRPr="00E21DDA">
              <w:rPr>
                <w:rFonts w:ascii="Calibri" w:hAnsi="Calibri" w:cs="Calibri"/>
                <w:color w:val="000000"/>
                <w:lang w:val="es-ES"/>
              </w:rPr>
              <w:t>,</w:t>
            </w:r>
            <w:r w:rsidRPr="00E21DDA">
              <w:rPr>
                <w:rFonts w:ascii="Calibri" w:hAnsi="Calibri" w:cs="Calibri"/>
                <w:color w:val="000000"/>
                <w:lang w:val="es-ES"/>
              </w:rPr>
              <w:t>9</w:t>
            </w:r>
          </w:p>
        </w:tc>
      </w:tr>
      <w:tr w:rsidR="00D50364" w:rsidRPr="00E21DDA" w14:paraId="7F52CBDB" w14:textId="77777777" w:rsidTr="00BB3E07">
        <w:trPr>
          <w:trHeight w:val="300"/>
        </w:trPr>
        <w:tc>
          <w:tcPr>
            <w:tcW w:w="4095" w:type="dxa"/>
            <w:tcBorders>
              <w:top w:val="nil"/>
              <w:left w:val="nil"/>
              <w:bottom w:val="nil"/>
              <w:right w:val="nil"/>
            </w:tcBorders>
            <w:noWrap/>
            <w:vAlign w:val="bottom"/>
            <w:hideMark/>
          </w:tcPr>
          <w:p w14:paraId="21251845"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95" w:type="dxa"/>
            <w:tcBorders>
              <w:top w:val="nil"/>
              <w:left w:val="nil"/>
              <w:bottom w:val="nil"/>
              <w:right w:val="nil"/>
            </w:tcBorders>
            <w:noWrap/>
            <w:vAlign w:val="center"/>
            <w:hideMark/>
          </w:tcPr>
          <w:p w14:paraId="2720E430"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33DEC61A" w14:textId="38CD94E5"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35</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1814" w:type="dxa"/>
            <w:tcBorders>
              <w:top w:val="nil"/>
              <w:left w:val="nil"/>
              <w:bottom w:val="nil"/>
              <w:right w:val="nil"/>
            </w:tcBorders>
            <w:noWrap/>
            <w:vAlign w:val="bottom"/>
          </w:tcPr>
          <w:p w14:paraId="0462A3EC" w14:textId="47037A4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950" w:type="dxa"/>
            <w:tcBorders>
              <w:top w:val="nil"/>
              <w:left w:val="nil"/>
              <w:bottom w:val="nil"/>
              <w:right w:val="nil"/>
            </w:tcBorders>
            <w:noWrap/>
            <w:vAlign w:val="bottom"/>
          </w:tcPr>
          <w:p w14:paraId="57374B5B" w14:textId="606E927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47</w:t>
            </w:r>
            <w:r w:rsidR="00C51E4C" w:rsidRPr="00E21DDA">
              <w:rPr>
                <w:rFonts w:ascii="Calibri" w:hAnsi="Calibri" w:cs="Calibri"/>
                <w:color w:val="000000"/>
                <w:lang w:val="es-ES"/>
              </w:rPr>
              <w:t>,</w:t>
            </w:r>
            <w:r w:rsidRPr="00E21DDA">
              <w:rPr>
                <w:rFonts w:ascii="Calibri" w:hAnsi="Calibri" w:cs="Calibri"/>
                <w:color w:val="000000"/>
                <w:lang w:val="es-ES"/>
              </w:rPr>
              <w:t>3</w:t>
            </w:r>
          </w:p>
        </w:tc>
      </w:tr>
      <w:tr w:rsidR="00D50364" w:rsidRPr="00E21DDA" w14:paraId="28F4F9FA" w14:textId="77777777" w:rsidTr="00BB3E07">
        <w:trPr>
          <w:trHeight w:val="300"/>
        </w:trPr>
        <w:tc>
          <w:tcPr>
            <w:tcW w:w="4095" w:type="dxa"/>
            <w:tcBorders>
              <w:top w:val="nil"/>
              <w:left w:val="nil"/>
              <w:bottom w:val="nil"/>
              <w:right w:val="nil"/>
            </w:tcBorders>
            <w:noWrap/>
            <w:vAlign w:val="bottom"/>
            <w:hideMark/>
          </w:tcPr>
          <w:p w14:paraId="26637CAF"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Norte</w:t>
            </w:r>
          </w:p>
        </w:tc>
        <w:tc>
          <w:tcPr>
            <w:tcW w:w="695" w:type="dxa"/>
            <w:tcBorders>
              <w:top w:val="nil"/>
              <w:left w:val="nil"/>
              <w:bottom w:val="nil"/>
              <w:right w:val="nil"/>
            </w:tcBorders>
            <w:noWrap/>
            <w:vAlign w:val="center"/>
            <w:hideMark/>
          </w:tcPr>
          <w:p w14:paraId="51B2FD3F"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bottom w:val="nil"/>
              <w:right w:val="nil"/>
            </w:tcBorders>
            <w:noWrap/>
            <w:vAlign w:val="bottom"/>
          </w:tcPr>
          <w:p w14:paraId="5AAA3227" w14:textId="7B03823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814" w:type="dxa"/>
            <w:tcBorders>
              <w:top w:val="nil"/>
              <w:left w:val="nil"/>
              <w:bottom w:val="nil"/>
              <w:right w:val="nil"/>
            </w:tcBorders>
            <w:noWrap/>
            <w:vAlign w:val="bottom"/>
          </w:tcPr>
          <w:p w14:paraId="4E52DAF5" w14:textId="6C4361F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950" w:type="dxa"/>
            <w:tcBorders>
              <w:top w:val="nil"/>
              <w:left w:val="nil"/>
              <w:bottom w:val="nil"/>
              <w:right w:val="nil"/>
            </w:tcBorders>
            <w:noWrap/>
            <w:vAlign w:val="bottom"/>
          </w:tcPr>
          <w:p w14:paraId="5BA6CC35" w14:textId="727DB265"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w:t>
            </w:r>
            <w:r w:rsidR="00C51E4C" w:rsidRPr="00E21DDA">
              <w:rPr>
                <w:rFonts w:ascii="Calibri" w:hAnsi="Calibri" w:cs="Calibri"/>
                <w:color w:val="000000"/>
                <w:lang w:val="es-ES"/>
              </w:rPr>
              <w:t>,</w:t>
            </w:r>
            <w:r w:rsidRPr="00E21DDA">
              <w:rPr>
                <w:rFonts w:ascii="Calibri" w:hAnsi="Calibri" w:cs="Calibri"/>
                <w:color w:val="000000"/>
                <w:lang w:val="es-ES"/>
              </w:rPr>
              <w:t>6</w:t>
            </w:r>
          </w:p>
        </w:tc>
      </w:tr>
      <w:tr w:rsidR="00D50364" w:rsidRPr="00E21DDA" w14:paraId="7F664082" w14:textId="77777777" w:rsidTr="00BB3E07">
        <w:trPr>
          <w:trHeight w:val="300"/>
        </w:trPr>
        <w:tc>
          <w:tcPr>
            <w:tcW w:w="4095" w:type="dxa"/>
            <w:tcBorders>
              <w:top w:val="nil"/>
              <w:left w:val="nil"/>
              <w:bottom w:val="nil"/>
              <w:right w:val="nil"/>
            </w:tcBorders>
            <w:noWrap/>
            <w:vAlign w:val="bottom"/>
            <w:hideMark/>
          </w:tcPr>
          <w:p w14:paraId="5926B4CD"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95" w:type="dxa"/>
            <w:tcBorders>
              <w:top w:val="nil"/>
              <w:left w:val="nil"/>
              <w:bottom w:val="nil"/>
              <w:right w:val="nil"/>
            </w:tcBorders>
            <w:noWrap/>
            <w:vAlign w:val="center"/>
            <w:hideMark/>
          </w:tcPr>
          <w:p w14:paraId="3CF2F32A"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4F67722A" w14:textId="1C49F016"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814" w:type="dxa"/>
            <w:tcBorders>
              <w:top w:val="nil"/>
              <w:left w:val="nil"/>
              <w:bottom w:val="nil"/>
              <w:right w:val="nil"/>
            </w:tcBorders>
            <w:noWrap/>
            <w:vAlign w:val="bottom"/>
          </w:tcPr>
          <w:p w14:paraId="4E93A247" w14:textId="2BF780EA"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950" w:type="dxa"/>
            <w:tcBorders>
              <w:top w:val="nil"/>
              <w:left w:val="nil"/>
              <w:bottom w:val="nil"/>
              <w:right w:val="nil"/>
            </w:tcBorders>
            <w:noWrap/>
            <w:vAlign w:val="bottom"/>
          </w:tcPr>
          <w:p w14:paraId="10C562A6" w14:textId="546A57E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3</w:t>
            </w:r>
          </w:p>
        </w:tc>
      </w:tr>
      <w:tr w:rsidR="00D50364" w:rsidRPr="00E21DDA" w14:paraId="7D2E8742" w14:textId="77777777" w:rsidTr="00BB3E07">
        <w:trPr>
          <w:trHeight w:val="300"/>
        </w:trPr>
        <w:tc>
          <w:tcPr>
            <w:tcW w:w="4095" w:type="dxa"/>
            <w:tcBorders>
              <w:top w:val="nil"/>
              <w:left w:val="nil"/>
              <w:bottom w:val="nil"/>
              <w:right w:val="nil"/>
            </w:tcBorders>
            <w:noWrap/>
            <w:vAlign w:val="bottom"/>
            <w:hideMark/>
          </w:tcPr>
          <w:p w14:paraId="10C5C300"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95" w:type="dxa"/>
            <w:tcBorders>
              <w:top w:val="nil"/>
              <w:left w:val="nil"/>
              <w:bottom w:val="nil"/>
              <w:right w:val="nil"/>
            </w:tcBorders>
            <w:noWrap/>
            <w:vAlign w:val="center"/>
            <w:hideMark/>
          </w:tcPr>
          <w:p w14:paraId="0DD68F93"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7B4EB332" w14:textId="6290B89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814" w:type="dxa"/>
            <w:tcBorders>
              <w:top w:val="nil"/>
              <w:left w:val="nil"/>
              <w:bottom w:val="nil"/>
              <w:right w:val="nil"/>
            </w:tcBorders>
            <w:noWrap/>
            <w:vAlign w:val="bottom"/>
          </w:tcPr>
          <w:p w14:paraId="153D793B" w14:textId="1BC7B9A3"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22</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950" w:type="dxa"/>
            <w:tcBorders>
              <w:top w:val="nil"/>
              <w:left w:val="nil"/>
              <w:bottom w:val="nil"/>
              <w:right w:val="nil"/>
            </w:tcBorders>
            <w:noWrap/>
            <w:vAlign w:val="bottom"/>
          </w:tcPr>
          <w:p w14:paraId="72608DD8" w14:textId="469DC3E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26</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5C2A1D87" w14:textId="77777777" w:rsidTr="00BB3E07">
        <w:trPr>
          <w:trHeight w:val="300"/>
        </w:trPr>
        <w:tc>
          <w:tcPr>
            <w:tcW w:w="4095" w:type="dxa"/>
            <w:tcBorders>
              <w:top w:val="nil"/>
              <w:left w:val="nil"/>
              <w:bottom w:val="nil"/>
              <w:right w:val="nil"/>
            </w:tcBorders>
            <w:noWrap/>
            <w:vAlign w:val="bottom"/>
            <w:hideMark/>
          </w:tcPr>
          <w:p w14:paraId="7D07EF7A"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Congrio Dorado Sur</w:t>
            </w:r>
          </w:p>
        </w:tc>
        <w:tc>
          <w:tcPr>
            <w:tcW w:w="695" w:type="dxa"/>
            <w:tcBorders>
              <w:top w:val="nil"/>
              <w:left w:val="nil"/>
              <w:bottom w:val="nil"/>
              <w:right w:val="nil"/>
            </w:tcBorders>
            <w:noWrap/>
            <w:vAlign w:val="center"/>
            <w:hideMark/>
          </w:tcPr>
          <w:p w14:paraId="347B08F1"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bottom w:val="nil"/>
              <w:right w:val="nil"/>
            </w:tcBorders>
            <w:noWrap/>
            <w:vAlign w:val="bottom"/>
          </w:tcPr>
          <w:p w14:paraId="6F12D57F" w14:textId="6068411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814" w:type="dxa"/>
            <w:tcBorders>
              <w:top w:val="nil"/>
              <w:left w:val="nil"/>
              <w:bottom w:val="nil"/>
              <w:right w:val="nil"/>
            </w:tcBorders>
            <w:noWrap/>
            <w:vAlign w:val="bottom"/>
          </w:tcPr>
          <w:p w14:paraId="40956212" w14:textId="1EF8DF9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950" w:type="dxa"/>
            <w:tcBorders>
              <w:top w:val="nil"/>
              <w:left w:val="nil"/>
              <w:bottom w:val="nil"/>
              <w:right w:val="nil"/>
            </w:tcBorders>
            <w:noWrap/>
            <w:vAlign w:val="bottom"/>
          </w:tcPr>
          <w:p w14:paraId="3DE02CF9" w14:textId="5340EE6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w:t>
            </w:r>
            <w:r w:rsidR="00C51E4C" w:rsidRPr="00E21DDA">
              <w:rPr>
                <w:rFonts w:ascii="Calibri" w:hAnsi="Calibri" w:cs="Calibri"/>
                <w:color w:val="000000"/>
                <w:lang w:val="es-ES"/>
              </w:rPr>
              <w:t>,</w:t>
            </w:r>
            <w:r w:rsidRPr="00E21DDA">
              <w:rPr>
                <w:rFonts w:ascii="Calibri" w:hAnsi="Calibri" w:cs="Calibri"/>
                <w:color w:val="000000"/>
                <w:lang w:val="es-ES"/>
              </w:rPr>
              <w:t>1</w:t>
            </w:r>
          </w:p>
        </w:tc>
      </w:tr>
      <w:tr w:rsidR="00D50364" w:rsidRPr="00E21DDA" w14:paraId="0E551D7D" w14:textId="77777777" w:rsidTr="00BB3E07">
        <w:trPr>
          <w:trHeight w:val="300"/>
        </w:trPr>
        <w:tc>
          <w:tcPr>
            <w:tcW w:w="4095" w:type="dxa"/>
            <w:tcBorders>
              <w:top w:val="nil"/>
              <w:left w:val="nil"/>
              <w:bottom w:val="nil"/>
              <w:right w:val="nil"/>
            </w:tcBorders>
            <w:noWrap/>
            <w:vAlign w:val="bottom"/>
            <w:hideMark/>
          </w:tcPr>
          <w:p w14:paraId="56BBB269"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95" w:type="dxa"/>
            <w:tcBorders>
              <w:top w:val="nil"/>
              <w:left w:val="nil"/>
              <w:bottom w:val="nil"/>
              <w:right w:val="nil"/>
            </w:tcBorders>
            <w:noWrap/>
            <w:vAlign w:val="center"/>
            <w:hideMark/>
          </w:tcPr>
          <w:p w14:paraId="79B85556"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2FAEB35D" w14:textId="767C759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5C23B8A5" w14:textId="759DAF9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950" w:type="dxa"/>
            <w:tcBorders>
              <w:top w:val="nil"/>
              <w:left w:val="nil"/>
              <w:bottom w:val="nil"/>
              <w:right w:val="nil"/>
            </w:tcBorders>
            <w:noWrap/>
            <w:vAlign w:val="bottom"/>
          </w:tcPr>
          <w:p w14:paraId="616F852E" w14:textId="13E260E5"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w:t>
            </w:r>
            <w:r w:rsidR="00C51E4C" w:rsidRPr="00E21DDA">
              <w:rPr>
                <w:rFonts w:ascii="Calibri" w:hAnsi="Calibri" w:cs="Calibri"/>
                <w:color w:val="000000"/>
                <w:lang w:val="es-ES"/>
              </w:rPr>
              <w:t>,</w:t>
            </w:r>
            <w:r w:rsidRPr="00E21DDA">
              <w:rPr>
                <w:rFonts w:ascii="Calibri" w:hAnsi="Calibri" w:cs="Calibri"/>
                <w:color w:val="000000"/>
                <w:lang w:val="es-ES"/>
              </w:rPr>
              <w:t>4</w:t>
            </w:r>
          </w:p>
        </w:tc>
      </w:tr>
      <w:tr w:rsidR="00D50364" w:rsidRPr="00E21DDA" w14:paraId="0F6509F3" w14:textId="77777777" w:rsidTr="00BB3E07">
        <w:trPr>
          <w:trHeight w:val="300"/>
        </w:trPr>
        <w:tc>
          <w:tcPr>
            <w:tcW w:w="4095" w:type="dxa"/>
            <w:tcBorders>
              <w:top w:val="nil"/>
              <w:left w:val="nil"/>
              <w:bottom w:val="nil"/>
              <w:right w:val="nil"/>
            </w:tcBorders>
            <w:noWrap/>
            <w:vAlign w:val="bottom"/>
            <w:hideMark/>
          </w:tcPr>
          <w:p w14:paraId="72590DD6"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695" w:type="dxa"/>
            <w:tcBorders>
              <w:top w:val="nil"/>
              <w:left w:val="nil"/>
              <w:bottom w:val="nil"/>
              <w:right w:val="nil"/>
            </w:tcBorders>
            <w:noWrap/>
            <w:vAlign w:val="center"/>
            <w:hideMark/>
          </w:tcPr>
          <w:p w14:paraId="5D74CB3E"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64A5F724" w14:textId="52147571"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0</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4E071650" w14:textId="3810424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950" w:type="dxa"/>
            <w:tcBorders>
              <w:top w:val="nil"/>
              <w:left w:val="nil"/>
              <w:bottom w:val="nil"/>
              <w:right w:val="nil"/>
            </w:tcBorders>
            <w:noWrap/>
            <w:vAlign w:val="bottom"/>
          </w:tcPr>
          <w:p w14:paraId="00EFED08" w14:textId="309CEBD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45FA01AC" w14:textId="77777777" w:rsidTr="00BB3E07">
        <w:trPr>
          <w:trHeight w:val="300"/>
        </w:trPr>
        <w:tc>
          <w:tcPr>
            <w:tcW w:w="4095" w:type="dxa"/>
            <w:tcBorders>
              <w:top w:val="nil"/>
              <w:left w:val="nil"/>
              <w:bottom w:val="nil"/>
              <w:right w:val="nil"/>
            </w:tcBorders>
            <w:noWrap/>
            <w:vAlign w:val="bottom"/>
            <w:hideMark/>
          </w:tcPr>
          <w:p w14:paraId="323B720A"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95" w:type="dxa"/>
            <w:tcBorders>
              <w:top w:val="nil"/>
              <w:left w:val="nil"/>
              <w:bottom w:val="nil"/>
              <w:right w:val="nil"/>
            </w:tcBorders>
            <w:noWrap/>
            <w:vAlign w:val="center"/>
            <w:hideMark/>
          </w:tcPr>
          <w:p w14:paraId="2D92C8E8"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73323140" w14:textId="00183BA6"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23</w:t>
            </w:r>
            <w:r w:rsidR="00C51E4C" w:rsidRPr="00E21DDA">
              <w:rPr>
                <w:rFonts w:ascii="Calibri" w:hAnsi="Calibri" w:cs="Calibri"/>
                <w:color w:val="000000"/>
                <w:lang w:val="es-ES"/>
              </w:rPr>
              <w:t>,</w:t>
            </w:r>
            <w:r w:rsidRPr="00E21DDA">
              <w:rPr>
                <w:rFonts w:ascii="Calibri" w:hAnsi="Calibri" w:cs="Calibri"/>
                <w:color w:val="000000"/>
                <w:lang w:val="es-ES"/>
              </w:rPr>
              <w:t>4</w:t>
            </w:r>
          </w:p>
        </w:tc>
        <w:tc>
          <w:tcPr>
            <w:tcW w:w="1814" w:type="dxa"/>
            <w:tcBorders>
              <w:top w:val="nil"/>
              <w:left w:val="nil"/>
              <w:bottom w:val="nil"/>
              <w:right w:val="nil"/>
            </w:tcBorders>
            <w:noWrap/>
            <w:vAlign w:val="bottom"/>
          </w:tcPr>
          <w:p w14:paraId="679858F3" w14:textId="06978B93"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53</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950" w:type="dxa"/>
            <w:tcBorders>
              <w:top w:val="nil"/>
              <w:left w:val="nil"/>
              <w:bottom w:val="nil"/>
              <w:right w:val="nil"/>
            </w:tcBorders>
            <w:noWrap/>
            <w:vAlign w:val="bottom"/>
          </w:tcPr>
          <w:p w14:paraId="5A994BB3" w14:textId="6414269D"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76</w:t>
            </w:r>
            <w:r w:rsidR="00C51E4C" w:rsidRPr="00E21DDA">
              <w:rPr>
                <w:rFonts w:ascii="Calibri" w:hAnsi="Calibri" w:cs="Calibri"/>
                <w:color w:val="000000"/>
                <w:lang w:val="es-ES"/>
              </w:rPr>
              <w:t>,</w:t>
            </w:r>
            <w:r w:rsidRPr="00E21DDA">
              <w:rPr>
                <w:rFonts w:ascii="Calibri" w:hAnsi="Calibri" w:cs="Calibri"/>
                <w:color w:val="000000"/>
                <w:lang w:val="es-ES"/>
              </w:rPr>
              <w:t>8</w:t>
            </w:r>
          </w:p>
        </w:tc>
      </w:tr>
      <w:tr w:rsidR="00D50364" w:rsidRPr="00E21DDA" w14:paraId="5A1247C3" w14:textId="77777777" w:rsidTr="00BB3E07">
        <w:trPr>
          <w:trHeight w:val="300"/>
        </w:trPr>
        <w:tc>
          <w:tcPr>
            <w:tcW w:w="4095" w:type="dxa"/>
            <w:tcBorders>
              <w:top w:val="nil"/>
              <w:left w:val="nil"/>
              <w:bottom w:val="nil"/>
              <w:right w:val="nil"/>
            </w:tcBorders>
            <w:noWrap/>
            <w:vAlign w:val="bottom"/>
            <w:hideMark/>
          </w:tcPr>
          <w:p w14:paraId="231EEFB0"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95" w:type="dxa"/>
            <w:tcBorders>
              <w:top w:val="nil"/>
              <w:left w:val="nil"/>
              <w:bottom w:val="nil"/>
              <w:right w:val="nil"/>
            </w:tcBorders>
            <w:noWrap/>
            <w:vAlign w:val="center"/>
            <w:hideMark/>
          </w:tcPr>
          <w:p w14:paraId="74DE025C"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814" w:type="dxa"/>
            <w:tcBorders>
              <w:top w:val="nil"/>
              <w:left w:val="nil"/>
              <w:bottom w:val="nil"/>
              <w:right w:val="nil"/>
            </w:tcBorders>
            <w:noWrap/>
            <w:vAlign w:val="bottom"/>
          </w:tcPr>
          <w:p w14:paraId="040D71F2" w14:textId="2CD28A0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29</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814" w:type="dxa"/>
            <w:tcBorders>
              <w:top w:val="nil"/>
              <w:left w:val="nil"/>
              <w:bottom w:val="nil"/>
              <w:right w:val="nil"/>
            </w:tcBorders>
            <w:noWrap/>
            <w:vAlign w:val="bottom"/>
          </w:tcPr>
          <w:p w14:paraId="12D90165" w14:textId="30893D3D"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35</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950" w:type="dxa"/>
            <w:tcBorders>
              <w:top w:val="nil"/>
              <w:left w:val="nil"/>
              <w:bottom w:val="nil"/>
              <w:right w:val="nil"/>
            </w:tcBorders>
            <w:noWrap/>
            <w:vAlign w:val="bottom"/>
          </w:tcPr>
          <w:p w14:paraId="2A17472D" w14:textId="2534CBEF"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64</w:t>
            </w:r>
            <w:r w:rsidR="00C51E4C" w:rsidRPr="00E21DDA">
              <w:rPr>
                <w:rFonts w:ascii="Calibri" w:hAnsi="Calibri" w:cs="Calibri"/>
                <w:color w:val="000000"/>
                <w:lang w:val="es-ES"/>
              </w:rPr>
              <w:t>,</w:t>
            </w:r>
            <w:r w:rsidRPr="00E21DDA">
              <w:rPr>
                <w:rFonts w:ascii="Calibri" w:hAnsi="Calibri" w:cs="Calibri"/>
                <w:color w:val="000000"/>
                <w:lang w:val="es-ES"/>
              </w:rPr>
              <w:t>6</w:t>
            </w:r>
          </w:p>
        </w:tc>
      </w:tr>
      <w:tr w:rsidR="00D50364" w:rsidRPr="00E21DDA" w14:paraId="387AFF67" w14:textId="77777777" w:rsidTr="00BB3E07">
        <w:trPr>
          <w:trHeight w:val="300"/>
        </w:trPr>
        <w:tc>
          <w:tcPr>
            <w:tcW w:w="4095" w:type="dxa"/>
            <w:tcBorders>
              <w:top w:val="nil"/>
              <w:left w:val="nil"/>
              <w:bottom w:val="nil"/>
              <w:right w:val="nil"/>
            </w:tcBorders>
            <w:noWrap/>
            <w:vAlign w:val="bottom"/>
            <w:hideMark/>
          </w:tcPr>
          <w:p w14:paraId="0A57E972"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95" w:type="dxa"/>
            <w:tcBorders>
              <w:top w:val="nil"/>
              <w:left w:val="nil"/>
              <w:bottom w:val="nil"/>
              <w:right w:val="nil"/>
            </w:tcBorders>
            <w:noWrap/>
            <w:vAlign w:val="center"/>
            <w:hideMark/>
          </w:tcPr>
          <w:p w14:paraId="69A37994"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3F7C0153" w14:textId="587406A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49</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814" w:type="dxa"/>
            <w:tcBorders>
              <w:top w:val="nil"/>
              <w:left w:val="nil"/>
              <w:bottom w:val="nil"/>
              <w:right w:val="nil"/>
            </w:tcBorders>
            <w:noWrap/>
            <w:vAlign w:val="bottom"/>
          </w:tcPr>
          <w:p w14:paraId="134BAFD6" w14:textId="4C19F8C9"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107</w:t>
            </w:r>
            <w:r w:rsidR="00C51E4C" w:rsidRPr="00E21DDA">
              <w:rPr>
                <w:rFonts w:ascii="Calibri" w:hAnsi="Calibri" w:cs="Calibri"/>
                <w:color w:val="000000"/>
                <w:lang w:val="es-ES"/>
              </w:rPr>
              <w:t>,</w:t>
            </w:r>
            <w:r w:rsidRPr="00E21DDA">
              <w:rPr>
                <w:rFonts w:ascii="Calibri" w:hAnsi="Calibri" w:cs="Calibri"/>
                <w:color w:val="000000"/>
                <w:lang w:val="es-ES"/>
              </w:rPr>
              <w:t>2</w:t>
            </w:r>
          </w:p>
        </w:tc>
        <w:tc>
          <w:tcPr>
            <w:tcW w:w="1950" w:type="dxa"/>
            <w:tcBorders>
              <w:top w:val="nil"/>
              <w:left w:val="nil"/>
              <w:bottom w:val="nil"/>
              <w:right w:val="nil"/>
            </w:tcBorders>
            <w:noWrap/>
            <w:vAlign w:val="bottom"/>
          </w:tcPr>
          <w:p w14:paraId="59A560AF" w14:textId="504C0BA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156</w:t>
            </w:r>
            <w:r w:rsidR="00C51E4C" w:rsidRPr="00E21DDA">
              <w:rPr>
                <w:rFonts w:ascii="Calibri" w:hAnsi="Calibri" w:cs="Calibri"/>
                <w:color w:val="000000"/>
                <w:lang w:val="es-ES"/>
              </w:rPr>
              <w:t>,</w:t>
            </w:r>
            <w:r w:rsidRPr="00E21DDA">
              <w:rPr>
                <w:rFonts w:ascii="Calibri" w:hAnsi="Calibri" w:cs="Calibri"/>
                <w:color w:val="000000"/>
                <w:lang w:val="es-ES"/>
              </w:rPr>
              <w:t>7</w:t>
            </w:r>
          </w:p>
        </w:tc>
      </w:tr>
      <w:tr w:rsidR="00D50364" w:rsidRPr="00E21DDA" w14:paraId="70A50675" w14:textId="77777777" w:rsidTr="00BB3E07">
        <w:trPr>
          <w:trHeight w:val="300"/>
        </w:trPr>
        <w:tc>
          <w:tcPr>
            <w:tcW w:w="4095" w:type="dxa"/>
            <w:tcBorders>
              <w:top w:val="nil"/>
              <w:left w:val="nil"/>
              <w:bottom w:val="nil"/>
              <w:right w:val="nil"/>
            </w:tcBorders>
            <w:noWrap/>
            <w:vAlign w:val="bottom"/>
            <w:hideMark/>
          </w:tcPr>
          <w:p w14:paraId="61A4E67C"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95" w:type="dxa"/>
            <w:tcBorders>
              <w:top w:val="nil"/>
              <w:left w:val="nil"/>
              <w:bottom w:val="nil"/>
              <w:right w:val="nil"/>
            </w:tcBorders>
            <w:noWrap/>
            <w:vAlign w:val="center"/>
            <w:hideMark/>
          </w:tcPr>
          <w:p w14:paraId="0E2B1B9C"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26CEED1D" w14:textId="55F145CB"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25</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1814" w:type="dxa"/>
            <w:tcBorders>
              <w:top w:val="nil"/>
              <w:left w:val="nil"/>
              <w:bottom w:val="nil"/>
              <w:right w:val="nil"/>
            </w:tcBorders>
            <w:noWrap/>
            <w:vAlign w:val="bottom"/>
          </w:tcPr>
          <w:p w14:paraId="6B6B4946" w14:textId="7F9B5A9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68</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950" w:type="dxa"/>
            <w:tcBorders>
              <w:top w:val="nil"/>
              <w:left w:val="nil"/>
              <w:bottom w:val="nil"/>
              <w:right w:val="nil"/>
            </w:tcBorders>
            <w:noWrap/>
            <w:vAlign w:val="bottom"/>
          </w:tcPr>
          <w:p w14:paraId="0DE6F72C" w14:textId="29746739"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94</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31C03882" w14:textId="77777777" w:rsidTr="00BB3E07">
        <w:trPr>
          <w:trHeight w:val="300"/>
        </w:trPr>
        <w:tc>
          <w:tcPr>
            <w:tcW w:w="4095" w:type="dxa"/>
            <w:tcBorders>
              <w:top w:val="nil"/>
              <w:left w:val="nil"/>
              <w:bottom w:val="nil"/>
              <w:right w:val="nil"/>
            </w:tcBorders>
            <w:noWrap/>
            <w:vAlign w:val="bottom"/>
            <w:hideMark/>
          </w:tcPr>
          <w:p w14:paraId="05F5AE8B"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 Norte)</w:t>
            </w:r>
          </w:p>
        </w:tc>
        <w:tc>
          <w:tcPr>
            <w:tcW w:w="695" w:type="dxa"/>
            <w:tcBorders>
              <w:top w:val="nil"/>
              <w:left w:val="nil"/>
              <w:bottom w:val="nil"/>
              <w:right w:val="nil"/>
            </w:tcBorders>
            <w:noWrap/>
            <w:vAlign w:val="center"/>
            <w:hideMark/>
          </w:tcPr>
          <w:p w14:paraId="3D35BDAC"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bottom w:val="nil"/>
              <w:right w:val="nil"/>
            </w:tcBorders>
            <w:noWrap/>
            <w:vAlign w:val="bottom"/>
          </w:tcPr>
          <w:p w14:paraId="51BA4BA5" w14:textId="745FDD5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27</w:t>
            </w:r>
            <w:r w:rsidR="00C51E4C" w:rsidRPr="00E21DDA">
              <w:rPr>
                <w:rFonts w:ascii="Calibri" w:hAnsi="Calibri" w:cs="Calibri"/>
                <w:color w:val="000000"/>
                <w:lang w:val="es-ES"/>
              </w:rPr>
              <w:t>,</w:t>
            </w:r>
            <w:r w:rsidRPr="00E21DDA">
              <w:rPr>
                <w:rFonts w:ascii="Calibri" w:hAnsi="Calibri" w:cs="Calibri"/>
                <w:color w:val="000000"/>
                <w:lang w:val="es-ES"/>
              </w:rPr>
              <w:t>1</w:t>
            </w:r>
          </w:p>
        </w:tc>
        <w:tc>
          <w:tcPr>
            <w:tcW w:w="1814" w:type="dxa"/>
            <w:tcBorders>
              <w:top w:val="nil"/>
              <w:left w:val="nil"/>
              <w:bottom w:val="nil"/>
              <w:right w:val="nil"/>
            </w:tcBorders>
            <w:noWrap/>
            <w:vAlign w:val="bottom"/>
          </w:tcPr>
          <w:p w14:paraId="72F4E2D0" w14:textId="4916DCBA"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71</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950" w:type="dxa"/>
            <w:tcBorders>
              <w:top w:val="nil"/>
              <w:left w:val="nil"/>
              <w:bottom w:val="nil"/>
              <w:right w:val="nil"/>
            </w:tcBorders>
            <w:noWrap/>
            <w:vAlign w:val="bottom"/>
          </w:tcPr>
          <w:p w14:paraId="37AE38A7" w14:textId="6C94151D"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98</w:t>
            </w:r>
            <w:r w:rsidR="00C51E4C" w:rsidRPr="00E21DDA">
              <w:rPr>
                <w:rFonts w:ascii="Calibri" w:hAnsi="Calibri" w:cs="Calibri"/>
                <w:color w:val="000000"/>
                <w:lang w:val="es-ES"/>
              </w:rPr>
              <w:t>,</w:t>
            </w:r>
            <w:r w:rsidRPr="00E21DDA">
              <w:rPr>
                <w:rFonts w:ascii="Calibri" w:hAnsi="Calibri" w:cs="Calibri"/>
                <w:color w:val="000000"/>
                <w:lang w:val="es-ES"/>
              </w:rPr>
              <w:t>4</w:t>
            </w:r>
          </w:p>
        </w:tc>
      </w:tr>
      <w:tr w:rsidR="00D50364" w:rsidRPr="00E21DDA" w14:paraId="2C7EA53D" w14:textId="77777777" w:rsidTr="00BB3E07">
        <w:trPr>
          <w:trHeight w:val="300"/>
        </w:trPr>
        <w:tc>
          <w:tcPr>
            <w:tcW w:w="4095" w:type="dxa"/>
            <w:tcBorders>
              <w:top w:val="nil"/>
              <w:left w:val="nil"/>
              <w:bottom w:val="nil"/>
              <w:right w:val="nil"/>
            </w:tcBorders>
            <w:noWrap/>
            <w:vAlign w:val="bottom"/>
            <w:hideMark/>
          </w:tcPr>
          <w:p w14:paraId="3644A4E6"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del Sur (UP Sur) </w:t>
            </w:r>
          </w:p>
        </w:tc>
        <w:tc>
          <w:tcPr>
            <w:tcW w:w="695" w:type="dxa"/>
            <w:tcBorders>
              <w:top w:val="nil"/>
              <w:left w:val="nil"/>
              <w:bottom w:val="nil"/>
              <w:right w:val="nil"/>
            </w:tcBorders>
            <w:noWrap/>
            <w:vAlign w:val="center"/>
            <w:hideMark/>
          </w:tcPr>
          <w:p w14:paraId="0276E4F3"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bottom w:val="nil"/>
              <w:right w:val="nil"/>
            </w:tcBorders>
            <w:noWrap/>
            <w:vAlign w:val="bottom"/>
          </w:tcPr>
          <w:p w14:paraId="2639E624" w14:textId="41E6FDD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110</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814" w:type="dxa"/>
            <w:tcBorders>
              <w:top w:val="nil"/>
              <w:left w:val="nil"/>
              <w:bottom w:val="nil"/>
              <w:right w:val="nil"/>
            </w:tcBorders>
            <w:noWrap/>
            <w:vAlign w:val="bottom"/>
          </w:tcPr>
          <w:p w14:paraId="163EBED6" w14:textId="5087CD3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42</w:t>
            </w:r>
            <w:r w:rsidR="00C51E4C" w:rsidRPr="00E21DDA">
              <w:rPr>
                <w:rFonts w:ascii="Calibri" w:hAnsi="Calibri" w:cs="Calibri"/>
                <w:color w:val="000000"/>
                <w:lang w:val="es-ES"/>
              </w:rPr>
              <w:t>,</w:t>
            </w:r>
            <w:r w:rsidRPr="00E21DDA">
              <w:rPr>
                <w:rFonts w:ascii="Calibri" w:hAnsi="Calibri" w:cs="Calibri"/>
                <w:color w:val="000000"/>
                <w:lang w:val="es-ES"/>
              </w:rPr>
              <w:t>6</w:t>
            </w:r>
          </w:p>
        </w:tc>
        <w:tc>
          <w:tcPr>
            <w:tcW w:w="1950" w:type="dxa"/>
            <w:tcBorders>
              <w:top w:val="nil"/>
              <w:left w:val="nil"/>
              <w:bottom w:val="nil"/>
              <w:right w:val="nil"/>
            </w:tcBorders>
            <w:noWrap/>
            <w:vAlign w:val="bottom"/>
          </w:tcPr>
          <w:p w14:paraId="002BD45D" w14:textId="6596CF4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152</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D50364" w:rsidRPr="00E21DDA" w14:paraId="33581077" w14:textId="77777777" w:rsidTr="00BB3E07">
        <w:trPr>
          <w:trHeight w:val="300"/>
        </w:trPr>
        <w:tc>
          <w:tcPr>
            <w:tcW w:w="4095" w:type="dxa"/>
            <w:tcBorders>
              <w:top w:val="nil"/>
              <w:left w:val="nil"/>
              <w:bottom w:val="nil"/>
              <w:right w:val="nil"/>
            </w:tcBorders>
            <w:noWrap/>
            <w:vAlign w:val="bottom"/>
            <w:hideMark/>
          </w:tcPr>
          <w:p w14:paraId="1195EA82"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95" w:type="dxa"/>
            <w:tcBorders>
              <w:top w:val="nil"/>
              <w:left w:val="nil"/>
              <w:bottom w:val="nil"/>
              <w:right w:val="nil"/>
            </w:tcBorders>
            <w:noWrap/>
            <w:vAlign w:val="center"/>
            <w:hideMark/>
          </w:tcPr>
          <w:p w14:paraId="3F523AD1"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814" w:type="dxa"/>
            <w:tcBorders>
              <w:top w:val="nil"/>
              <w:left w:val="nil"/>
              <w:bottom w:val="nil"/>
              <w:right w:val="nil"/>
            </w:tcBorders>
            <w:noWrap/>
            <w:vAlign w:val="bottom"/>
          </w:tcPr>
          <w:p w14:paraId="50A7499A" w14:textId="54F3589A"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134</w:t>
            </w:r>
            <w:r w:rsidR="00C51E4C" w:rsidRPr="00E21DDA">
              <w:rPr>
                <w:rFonts w:ascii="Calibri" w:hAnsi="Calibri" w:cs="Calibri"/>
                <w:color w:val="000000"/>
                <w:lang w:val="es-ES"/>
              </w:rPr>
              <w:t>,</w:t>
            </w:r>
            <w:r w:rsidRPr="00E21DDA">
              <w:rPr>
                <w:rFonts w:ascii="Calibri" w:hAnsi="Calibri" w:cs="Calibri"/>
                <w:color w:val="000000"/>
                <w:lang w:val="es-ES"/>
              </w:rPr>
              <w:t>8</w:t>
            </w:r>
          </w:p>
        </w:tc>
        <w:tc>
          <w:tcPr>
            <w:tcW w:w="1814" w:type="dxa"/>
            <w:tcBorders>
              <w:top w:val="nil"/>
              <w:left w:val="nil"/>
              <w:bottom w:val="nil"/>
              <w:right w:val="nil"/>
            </w:tcBorders>
            <w:noWrap/>
            <w:vAlign w:val="bottom"/>
          </w:tcPr>
          <w:p w14:paraId="3CBF8571" w14:textId="4EC4895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94</w:t>
            </w:r>
            <w:r w:rsidR="00C51E4C" w:rsidRPr="00E21DDA">
              <w:rPr>
                <w:rFonts w:ascii="Calibri" w:hAnsi="Calibri" w:cs="Calibri"/>
                <w:color w:val="000000"/>
                <w:lang w:val="es-ES"/>
              </w:rPr>
              <w:t>,</w:t>
            </w:r>
            <w:r w:rsidRPr="00E21DDA">
              <w:rPr>
                <w:rFonts w:ascii="Calibri" w:hAnsi="Calibri" w:cs="Calibri"/>
                <w:color w:val="000000"/>
                <w:lang w:val="es-ES"/>
              </w:rPr>
              <w:t>7</w:t>
            </w:r>
          </w:p>
        </w:tc>
        <w:tc>
          <w:tcPr>
            <w:tcW w:w="1950" w:type="dxa"/>
            <w:tcBorders>
              <w:top w:val="nil"/>
              <w:left w:val="nil"/>
              <w:bottom w:val="nil"/>
              <w:right w:val="nil"/>
            </w:tcBorders>
            <w:noWrap/>
            <w:vAlign w:val="bottom"/>
          </w:tcPr>
          <w:p w14:paraId="1A6F1A7E" w14:textId="58CD4490"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229</w:t>
            </w:r>
            <w:r w:rsidR="00C51E4C" w:rsidRPr="00E21DDA">
              <w:rPr>
                <w:rFonts w:ascii="Calibri" w:hAnsi="Calibri" w:cs="Calibri"/>
                <w:color w:val="000000"/>
                <w:lang w:val="es-ES"/>
              </w:rPr>
              <w:t>,</w:t>
            </w:r>
            <w:r w:rsidRPr="00E21DDA">
              <w:rPr>
                <w:rFonts w:ascii="Calibri" w:hAnsi="Calibri" w:cs="Calibri"/>
                <w:color w:val="000000"/>
                <w:lang w:val="es-ES"/>
              </w:rPr>
              <w:t>5</w:t>
            </w:r>
          </w:p>
        </w:tc>
      </w:tr>
      <w:tr w:rsidR="00D50364" w:rsidRPr="00E21DDA" w14:paraId="1C88107F" w14:textId="77777777" w:rsidTr="00BB3E07">
        <w:trPr>
          <w:trHeight w:val="300"/>
        </w:trPr>
        <w:tc>
          <w:tcPr>
            <w:tcW w:w="4095" w:type="dxa"/>
            <w:tcBorders>
              <w:top w:val="nil"/>
              <w:left w:val="nil"/>
              <w:right w:val="nil"/>
            </w:tcBorders>
            <w:noWrap/>
            <w:vAlign w:val="bottom"/>
            <w:hideMark/>
          </w:tcPr>
          <w:p w14:paraId="547C8404"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95" w:type="dxa"/>
            <w:tcBorders>
              <w:top w:val="nil"/>
              <w:left w:val="nil"/>
              <w:right w:val="nil"/>
            </w:tcBorders>
            <w:noWrap/>
            <w:vAlign w:val="center"/>
            <w:hideMark/>
          </w:tcPr>
          <w:p w14:paraId="47E15EAD"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814" w:type="dxa"/>
            <w:tcBorders>
              <w:top w:val="nil"/>
              <w:left w:val="nil"/>
              <w:right w:val="nil"/>
            </w:tcBorders>
            <w:noWrap/>
            <w:vAlign w:val="bottom"/>
          </w:tcPr>
          <w:p w14:paraId="2BF9E8CB" w14:textId="138EE09C"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160</w:t>
            </w:r>
            <w:r w:rsidR="00C51E4C" w:rsidRPr="00E21DDA">
              <w:rPr>
                <w:rFonts w:ascii="Calibri" w:hAnsi="Calibri" w:cs="Calibri"/>
                <w:color w:val="000000"/>
                <w:lang w:val="es-ES"/>
              </w:rPr>
              <w:t>,</w:t>
            </w:r>
            <w:r w:rsidRPr="00E21DDA">
              <w:rPr>
                <w:rFonts w:ascii="Calibri" w:hAnsi="Calibri" w:cs="Calibri"/>
                <w:color w:val="000000"/>
                <w:lang w:val="es-ES"/>
              </w:rPr>
              <w:t>3</w:t>
            </w:r>
          </w:p>
        </w:tc>
        <w:tc>
          <w:tcPr>
            <w:tcW w:w="1814" w:type="dxa"/>
            <w:tcBorders>
              <w:top w:val="nil"/>
              <w:left w:val="nil"/>
              <w:right w:val="nil"/>
            </w:tcBorders>
            <w:noWrap/>
            <w:vAlign w:val="bottom"/>
          </w:tcPr>
          <w:p w14:paraId="2D647456" w14:textId="4A71336E"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122</w:t>
            </w:r>
            <w:r w:rsidR="00C51E4C" w:rsidRPr="00E21DDA">
              <w:rPr>
                <w:rFonts w:ascii="Calibri" w:hAnsi="Calibri" w:cs="Calibri"/>
                <w:color w:val="000000"/>
                <w:lang w:val="es-ES"/>
              </w:rPr>
              <w:t>,</w:t>
            </w:r>
            <w:r w:rsidRPr="00E21DDA">
              <w:rPr>
                <w:rFonts w:ascii="Calibri" w:hAnsi="Calibri" w:cs="Calibri"/>
                <w:color w:val="000000"/>
                <w:lang w:val="es-ES"/>
              </w:rPr>
              <w:t>9</w:t>
            </w:r>
          </w:p>
        </w:tc>
        <w:tc>
          <w:tcPr>
            <w:tcW w:w="1950" w:type="dxa"/>
            <w:tcBorders>
              <w:top w:val="nil"/>
              <w:left w:val="nil"/>
              <w:right w:val="nil"/>
            </w:tcBorders>
            <w:noWrap/>
            <w:vAlign w:val="bottom"/>
          </w:tcPr>
          <w:p w14:paraId="01CFD0C0" w14:textId="63ED9FA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283</w:t>
            </w:r>
            <w:r w:rsidR="00C51E4C" w:rsidRPr="00E21DDA">
              <w:rPr>
                <w:rFonts w:ascii="Calibri" w:hAnsi="Calibri" w:cs="Calibri"/>
                <w:color w:val="000000"/>
                <w:lang w:val="es-ES"/>
              </w:rPr>
              <w:t>,</w:t>
            </w:r>
            <w:r w:rsidRPr="00E21DDA">
              <w:rPr>
                <w:rFonts w:ascii="Calibri" w:hAnsi="Calibri" w:cs="Calibri"/>
                <w:color w:val="000000"/>
                <w:lang w:val="es-ES"/>
              </w:rPr>
              <w:t>2</w:t>
            </w:r>
          </w:p>
        </w:tc>
      </w:tr>
      <w:tr w:rsidR="00D50364" w:rsidRPr="00E21DDA" w14:paraId="157C242D" w14:textId="77777777" w:rsidTr="00BB3E07">
        <w:trPr>
          <w:trHeight w:val="300"/>
        </w:trPr>
        <w:tc>
          <w:tcPr>
            <w:tcW w:w="4095" w:type="dxa"/>
            <w:tcBorders>
              <w:top w:val="nil"/>
              <w:left w:val="nil"/>
              <w:bottom w:val="single" w:sz="4" w:space="0" w:color="auto"/>
              <w:right w:val="nil"/>
            </w:tcBorders>
            <w:noWrap/>
            <w:vAlign w:val="bottom"/>
            <w:hideMark/>
          </w:tcPr>
          <w:p w14:paraId="2AED9B34" w14:textId="77777777" w:rsidR="00D50364" w:rsidRPr="00E21DDA" w:rsidRDefault="00D50364" w:rsidP="00D50364">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695" w:type="dxa"/>
            <w:tcBorders>
              <w:top w:val="nil"/>
              <w:left w:val="nil"/>
              <w:bottom w:val="single" w:sz="4" w:space="0" w:color="auto"/>
              <w:right w:val="nil"/>
            </w:tcBorders>
            <w:noWrap/>
            <w:vAlign w:val="center"/>
            <w:hideMark/>
          </w:tcPr>
          <w:p w14:paraId="7867D3CF" w14:textId="77777777" w:rsidR="00D50364" w:rsidRPr="00E21DDA" w:rsidRDefault="00D50364" w:rsidP="00BB3E07">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2021</w:t>
            </w:r>
          </w:p>
        </w:tc>
        <w:tc>
          <w:tcPr>
            <w:tcW w:w="1814" w:type="dxa"/>
            <w:tcBorders>
              <w:top w:val="nil"/>
              <w:left w:val="nil"/>
              <w:bottom w:val="single" w:sz="4" w:space="0" w:color="auto"/>
              <w:right w:val="nil"/>
            </w:tcBorders>
            <w:noWrap/>
            <w:vAlign w:val="bottom"/>
          </w:tcPr>
          <w:p w14:paraId="423595B3" w14:textId="0C8D36E4"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166</w:t>
            </w:r>
            <w:r w:rsidR="00C51E4C" w:rsidRPr="00E21DDA">
              <w:rPr>
                <w:rFonts w:ascii="Calibri" w:hAnsi="Calibri" w:cs="Calibri"/>
                <w:color w:val="000000"/>
                <w:lang w:val="es-ES"/>
              </w:rPr>
              <w:t>,</w:t>
            </w:r>
            <w:r w:rsidRPr="00E21DDA">
              <w:rPr>
                <w:rFonts w:ascii="Calibri" w:hAnsi="Calibri" w:cs="Calibri"/>
                <w:color w:val="000000"/>
                <w:lang w:val="es-ES"/>
              </w:rPr>
              <w:t>5</w:t>
            </w:r>
          </w:p>
        </w:tc>
        <w:tc>
          <w:tcPr>
            <w:tcW w:w="1814" w:type="dxa"/>
            <w:tcBorders>
              <w:top w:val="nil"/>
              <w:left w:val="nil"/>
              <w:bottom w:val="single" w:sz="4" w:space="0" w:color="auto"/>
              <w:right w:val="nil"/>
            </w:tcBorders>
            <w:noWrap/>
            <w:vAlign w:val="bottom"/>
          </w:tcPr>
          <w:p w14:paraId="1CBCC447" w14:textId="53DC6482"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117</w:t>
            </w:r>
            <w:r w:rsidR="00C51E4C" w:rsidRPr="00E21DDA">
              <w:rPr>
                <w:rFonts w:ascii="Calibri" w:hAnsi="Calibri" w:cs="Calibri"/>
                <w:color w:val="000000"/>
                <w:lang w:val="es-ES"/>
              </w:rPr>
              <w:t>,</w:t>
            </w:r>
            <w:r w:rsidRPr="00E21DDA">
              <w:rPr>
                <w:rFonts w:ascii="Calibri" w:hAnsi="Calibri" w:cs="Calibri"/>
                <w:color w:val="000000"/>
                <w:lang w:val="es-ES"/>
              </w:rPr>
              <w:t>0</w:t>
            </w:r>
          </w:p>
        </w:tc>
        <w:tc>
          <w:tcPr>
            <w:tcW w:w="1950" w:type="dxa"/>
            <w:tcBorders>
              <w:top w:val="nil"/>
              <w:left w:val="nil"/>
              <w:bottom w:val="single" w:sz="4" w:space="0" w:color="auto"/>
              <w:right w:val="nil"/>
            </w:tcBorders>
            <w:noWrap/>
            <w:vAlign w:val="bottom"/>
          </w:tcPr>
          <w:p w14:paraId="10C29FE1" w14:textId="703315D7" w:rsidR="00D50364" w:rsidRPr="00E21DDA" w:rsidRDefault="00D50364" w:rsidP="00D50364">
            <w:pPr>
              <w:spacing w:after="0" w:line="240" w:lineRule="auto"/>
              <w:jc w:val="center"/>
              <w:rPr>
                <w:rFonts w:ascii="Calibri" w:eastAsia="Times New Roman" w:hAnsi="Calibri" w:cs="Calibri"/>
                <w:color w:val="000000"/>
                <w:lang w:val="es-ES" w:eastAsia="es-MX"/>
              </w:rPr>
            </w:pPr>
            <w:r w:rsidRPr="00E21DDA">
              <w:rPr>
                <w:rFonts w:ascii="Calibri" w:hAnsi="Calibri" w:cs="Calibri"/>
                <w:color w:val="000000"/>
                <w:lang w:val="es-ES"/>
              </w:rPr>
              <w:t>283</w:t>
            </w:r>
            <w:r w:rsidR="00C51E4C" w:rsidRPr="00E21DDA">
              <w:rPr>
                <w:rFonts w:ascii="Calibri" w:hAnsi="Calibri" w:cs="Calibri"/>
                <w:color w:val="000000"/>
                <w:lang w:val="es-ES"/>
              </w:rPr>
              <w:t>,</w:t>
            </w:r>
            <w:r w:rsidRPr="00E21DDA">
              <w:rPr>
                <w:rFonts w:ascii="Calibri" w:hAnsi="Calibri" w:cs="Calibri"/>
                <w:color w:val="000000"/>
                <w:lang w:val="es-ES"/>
              </w:rPr>
              <w:t>5</w:t>
            </w:r>
          </w:p>
        </w:tc>
      </w:tr>
    </w:tbl>
    <w:p w14:paraId="626FFBA2" w14:textId="77777777" w:rsidR="00D50364" w:rsidRPr="00E21DDA" w:rsidRDefault="00D50364" w:rsidP="00D50364">
      <w:pPr>
        <w:spacing w:line="276" w:lineRule="auto"/>
        <w:jc w:val="both"/>
        <w:rPr>
          <w:sz w:val="18"/>
          <w:szCs w:val="18"/>
          <w:lang w:val="es-ES"/>
        </w:rPr>
      </w:pPr>
      <w:r w:rsidRPr="00E21DDA">
        <w:rPr>
          <w:sz w:val="18"/>
          <w:szCs w:val="18"/>
          <w:lang w:val="es-ES"/>
        </w:rPr>
        <w:t>Fuente: Elaboración propia a partir de información oficial de SUBPESCA.</w:t>
      </w:r>
    </w:p>
    <w:p w14:paraId="47295F52" w14:textId="77777777" w:rsidR="00D50364" w:rsidRPr="00E21DDA" w:rsidRDefault="00D50364" w:rsidP="00F36026">
      <w:pPr>
        <w:spacing w:line="276" w:lineRule="auto"/>
        <w:jc w:val="both"/>
        <w:rPr>
          <w:lang w:val="es-ES"/>
        </w:rPr>
      </w:pPr>
    </w:p>
    <w:p w14:paraId="3879F416" w14:textId="77777777" w:rsidR="00F36026" w:rsidRPr="00E21DDA" w:rsidRDefault="00F36026" w:rsidP="00F36026">
      <w:pPr>
        <w:spacing w:line="276" w:lineRule="auto"/>
        <w:jc w:val="both"/>
        <w:rPr>
          <w:lang w:val="es-ES"/>
        </w:rPr>
      </w:pPr>
    </w:p>
    <w:p w14:paraId="3995B72D" w14:textId="135DF8D6" w:rsidR="00F36026" w:rsidRPr="00E21DDA" w:rsidRDefault="283FE59D" w:rsidP="00F36026">
      <w:pPr>
        <w:spacing w:line="276" w:lineRule="auto"/>
        <w:jc w:val="both"/>
        <w:rPr>
          <w:lang w:val="es-ES"/>
        </w:rPr>
      </w:pPr>
      <w:r w:rsidRPr="00E21DDA">
        <w:rPr>
          <w:lang w:val="es-ES"/>
        </w:rPr>
        <w:lastRenderedPageBreak/>
        <w:t>Finalmente, para medir el grado de concentración de las subastas, hemos utilizado el Índice de Herfindahl</w:t>
      </w:r>
      <w:r w:rsidR="005248BB">
        <w:rPr>
          <w:lang w:val="es-ES"/>
        </w:rPr>
        <w:t>-</w:t>
      </w:r>
      <w:r w:rsidRPr="00E21DDA">
        <w:rPr>
          <w:lang w:val="es-ES"/>
        </w:rPr>
        <w:t>Hirschman (IHH). Este índice es calculado elevando al cuadrado la cuota de mercado que cada empresa posee y sumando esas cantidades. En el caso de las subastas, se ha calculado las toneladas adjudicadas por cada empresa en cada año y UP correspondiente, comparando contra el total de las toneladas subastadas. Matemáticamente, se tiene:</w:t>
      </w:r>
    </w:p>
    <w:p w14:paraId="3FA10241" w14:textId="77777777" w:rsidR="00F36026" w:rsidRPr="00E21DDA" w:rsidRDefault="00F36026" w:rsidP="00F36026">
      <w:pPr>
        <w:spacing w:line="276" w:lineRule="auto"/>
        <w:jc w:val="both"/>
        <w:rPr>
          <w:rFonts w:eastAsiaTheme="minorEastAsia"/>
          <w:lang w:val="es-ES"/>
        </w:rPr>
      </w:pPr>
      <m:oMathPara>
        <m:oMath>
          <m:r>
            <w:rPr>
              <w:rFonts w:ascii="Cambria Math" w:hAnsi="Cambria Math"/>
              <w:lang w:val="es-ES"/>
            </w:rPr>
            <m:t>IHH=</m:t>
          </m:r>
          <m:nary>
            <m:naryPr>
              <m:chr m:val="∑"/>
              <m:ctrlPr>
                <w:rPr>
                  <w:rFonts w:ascii="Cambria Math" w:hAnsi="Cambria Math"/>
                  <w:i/>
                  <w:lang w:val="es-ES"/>
                </w:rPr>
              </m:ctrlPr>
            </m:naryPr>
            <m:sub>
              <m:r>
                <w:rPr>
                  <w:rFonts w:ascii="Cambria Math" w:hAnsi="Cambria Math"/>
                  <w:lang w:val="es-ES"/>
                </w:rPr>
                <m:t>i=1</m:t>
              </m:r>
            </m:sub>
            <m:sup>
              <m:r>
                <w:rPr>
                  <w:rFonts w:ascii="Cambria Math" w:hAnsi="Cambria Math"/>
                  <w:lang w:val="es-ES"/>
                </w:rPr>
                <m:t>N</m:t>
              </m:r>
            </m:sup>
            <m:e>
              <m:sSubSup>
                <m:sSubSupPr>
                  <m:ctrlPr>
                    <w:rPr>
                      <w:rFonts w:ascii="Cambria Math" w:hAnsi="Cambria Math"/>
                      <w:i/>
                      <w:lang w:val="es-ES"/>
                    </w:rPr>
                  </m:ctrlPr>
                </m:sSubSupPr>
                <m:e>
                  <m:r>
                    <w:rPr>
                      <w:rFonts w:ascii="Cambria Math" w:hAnsi="Cambria Math"/>
                      <w:lang w:val="es-ES"/>
                    </w:rPr>
                    <m:t>s</m:t>
                  </m:r>
                </m:e>
                <m:sub>
                  <m:r>
                    <w:rPr>
                      <w:rFonts w:ascii="Cambria Math" w:hAnsi="Cambria Math"/>
                      <w:lang w:val="es-ES"/>
                    </w:rPr>
                    <m:t>i</m:t>
                  </m:r>
                </m:sub>
                <m:sup>
                  <m:r>
                    <w:rPr>
                      <w:rFonts w:ascii="Cambria Math" w:hAnsi="Cambria Math"/>
                      <w:lang w:val="es-ES"/>
                    </w:rPr>
                    <m:t>2</m:t>
                  </m:r>
                </m:sup>
              </m:sSubSup>
            </m:e>
          </m:nary>
        </m:oMath>
      </m:oMathPara>
    </w:p>
    <w:p w14:paraId="1EE04757" w14:textId="66902942" w:rsidR="00F36026" w:rsidRPr="00E21DDA" w:rsidRDefault="00F36026" w:rsidP="00F36026">
      <w:pPr>
        <w:spacing w:line="276" w:lineRule="auto"/>
        <w:jc w:val="both"/>
        <w:rPr>
          <w:lang w:val="es-ES"/>
        </w:rPr>
      </w:pPr>
      <w:r w:rsidRPr="00E21DDA">
        <w:rPr>
          <w:rFonts w:eastAsiaTheme="minorEastAsia"/>
          <w:lang w:val="es-ES"/>
        </w:rPr>
        <w:t xml:space="preserve">Donde </w:t>
      </w:r>
      <m:oMath>
        <m:r>
          <w:rPr>
            <w:rFonts w:ascii="Cambria Math" w:eastAsiaTheme="minorEastAsia" w:hAnsi="Cambria Math"/>
            <w:lang w:val="es-ES"/>
          </w:rPr>
          <m:t>s</m:t>
        </m:r>
      </m:oMath>
      <w:r w:rsidRPr="00E21DDA">
        <w:rPr>
          <w:rFonts w:eastAsiaTheme="minorEastAsia"/>
          <w:lang w:val="es-ES"/>
        </w:rPr>
        <w:t xml:space="preserve"> corresponde a las toneladas que se ha adjudicado cada empresa, es decir, índice IHH es la suma de los cuadrados del porcentaje de mercado de cada una de las </w:t>
      </w:r>
      <m:oMath>
        <m:r>
          <w:rPr>
            <w:rFonts w:ascii="Cambria Math" w:eastAsiaTheme="minorEastAsia" w:hAnsi="Cambria Math"/>
            <w:lang w:val="es-ES"/>
          </w:rPr>
          <m:t>N</m:t>
        </m:r>
      </m:oMath>
      <w:r w:rsidRPr="00E21DDA">
        <w:rPr>
          <w:rFonts w:eastAsiaTheme="minorEastAsia"/>
          <w:lang w:val="es-ES"/>
        </w:rPr>
        <w:t xml:space="preserve"> empresas que componen la UP correspondiente. El índice </w:t>
      </w:r>
      <w:r w:rsidRPr="00E21DDA">
        <w:rPr>
          <w:lang w:val="es-ES"/>
        </w:rPr>
        <w:t>l toma valores entre 0 y 10.000. El valor máximo indica una UP en la cual solo una empresa/armador concentra el 100% de las cuotas subastadas. El cálculo se ha realizada tanto para Empresa de menor tamaño, Todo oferente (sin restricción de oferente) y para el total.</w:t>
      </w:r>
    </w:p>
    <w:p w14:paraId="438BBE17" w14:textId="240BF109" w:rsidR="00183235" w:rsidRPr="00E21DDA" w:rsidRDefault="00183235" w:rsidP="00F36026">
      <w:pPr>
        <w:spacing w:line="276" w:lineRule="auto"/>
        <w:jc w:val="both"/>
        <w:rPr>
          <w:lang w:val="es-ES"/>
        </w:rPr>
      </w:pPr>
      <w:r w:rsidRPr="00E21DDA">
        <w:rPr>
          <w:lang w:val="es-ES"/>
        </w:rPr>
        <w:t>Los resultados son bastante heterogéneos entre las distintas UP. Resultando total concentración en algunas subastas para EMT, así como también para las sin restricción de oferente. Sin embargo, en promedio ninguna resulta con una total concentración, a excepción de la Sardina Común Centro-Sur 2016 y Anchoveta Norte 2019, ya que en estos casos solo se subastó un lote, debido a una renuncia adjudicada en una subasta previa. No obstante, la Comisión Federal de Comercio de Estados Unidos (U.S. Federal Trade Commission (FTC))</w:t>
      </w:r>
      <w:r w:rsidRPr="00E21DDA">
        <w:rPr>
          <w:rStyle w:val="FootnoteReference"/>
          <w:lang w:val="es-ES"/>
        </w:rPr>
        <w:footnoteReference w:id="16"/>
      </w:r>
      <w:r w:rsidRPr="00E21DDA">
        <w:rPr>
          <w:lang w:val="es-ES"/>
        </w:rPr>
        <w:t xml:space="preserve"> </w:t>
      </w:r>
      <w:r w:rsidR="00281A59" w:rsidRPr="00E21DDA">
        <w:rPr>
          <w:lang w:val="es-ES"/>
        </w:rPr>
        <w:t>clasifica la concentración de mercados de la siguiente forma:</w:t>
      </w:r>
    </w:p>
    <w:p w14:paraId="01173486" w14:textId="616AA27D" w:rsidR="00281A59" w:rsidRPr="00E21DDA" w:rsidRDefault="283FE59D" w:rsidP="00FD7880">
      <w:pPr>
        <w:pStyle w:val="ListParagraph"/>
        <w:numPr>
          <w:ilvl w:val="0"/>
          <w:numId w:val="75"/>
        </w:numPr>
        <w:spacing w:line="276" w:lineRule="auto"/>
        <w:jc w:val="both"/>
        <w:rPr>
          <w:lang w:val="es-ES"/>
        </w:rPr>
      </w:pPr>
      <w:r w:rsidRPr="00E21DDA">
        <w:rPr>
          <w:lang w:val="es-ES"/>
        </w:rPr>
        <w:t>Mercados no concentrados: IHH inferior a 1.500</w:t>
      </w:r>
    </w:p>
    <w:p w14:paraId="7246A5C9" w14:textId="52E87744" w:rsidR="00281A59" w:rsidRPr="00E21DDA" w:rsidRDefault="283FE59D" w:rsidP="00FD7880">
      <w:pPr>
        <w:pStyle w:val="ListParagraph"/>
        <w:numPr>
          <w:ilvl w:val="0"/>
          <w:numId w:val="75"/>
        </w:numPr>
        <w:spacing w:line="276" w:lineRule="auto"/>
        <w:jc w:val="both"/>
        <w:rPr>
          <w:lang w:val="es-ES"/>
        </w:rPr>
      </w:pPr>
      <w:r w:rsidRPr="00E21DDA">
        <w:rPr>
          <w:lang w:val="es-ES"/>
        </w:rPr>
        <w:t>Mercados moderadamente concentrados: IHH entre 1.500 y 2.500</w:t>
      </w:r>
    </w:p>
    <w:p w14:paraId="792A9ADE" w14:textId="4DF1EB25" w:rsidR="00281A59" w:rsidRPr="00E21DDA" w:rsidRDefault="00281A59" w:rsidP="00FD7880">
      <w:pPr>
        <w:pStyle w:val="ListParagraph"/>
        <w:numPr>
          <w:ilvl w:val="0"/>
          <w:numId w:val="75"/>
        </w:numPr>
        <w:spacing w:line="276" w:lineRule="auto"/>
        <w:jc w:val="both"/>
        <w:rPr>
          <w:lang w:val="es-ES"/>
        </w:rPr>
      </w:pPr>
      <w:r w:rsidRPr="00E21DDA">
        <w:rPr>
          <w:lang w:val="es-ES"/>
        </w:rPr>
        <w:t>Mercados muy concentrados: IHH superior a 2.500</w:t>
      </w:r>
    </w:p>
    <w:p w14:paraId="4BFF3D19" w14:textId="60A4686C" w:rsidR="00281A59" w:rsidRPr="00E21DDA" w:rsidRDefault="283FE59D" w:rsidP="00F36026">
      <w:pPr>
        <w:spacing w:line="276" w:lineRule="auto"/>
        <w:jc w:val="both"/>
        <w:rPr>
          <w:lang w:val="es-ES"/>
        </w:rPr>
      </w:pPr>
      <w:r w:rsidRPr="00E21DDA">
        <w:rPr>
          <w:lang w:val="es-ES"/>
        </w:rPr>
        <w:t xml:space="preserve">En base a los resultados, para el total calculado en cada UP, de las 35 subastas en las que hay registros, solo cinco </w:t>
      </w:r>
      <w:r w:rsidRPr="006738EE">
        <w:rPr>
          <w:highlight w:val="yellow"/>
          <w:lang w:val="es-ES"/>
        </w:rPr>
        <w:t>se encuentra en el rango de moderadamente concentrados (</w:t>
      </w:r>
      <w:r w:rsidRPr="006738EE">
        <w:rPr>
          <w:rFonts w:ascii="Calibri" w:eastAsia="Times New Roman" w:hAnsi="Calibri" w:cs="Calibri"/>
          <w:color w:val="000000" w:themeColor="text1"/>
          <w:highlight w:val="yellow"/>
          <w:lang w:val="es-ES" w:eastAsia="es-MX"/>
        </w:rPr>
        <w:t>Jurel (V - IX Región), Jurel (XIV - X Región) Jurel (XV - II Región), Merluza Común (año 2018) y Anchoveta Centro Sur (año 2021)).</w:t>
      </w:r>
      <w:r w:rsidRPr="00E21DDA">
        <w:rPr>
          <w:rFonts w:ascii="Calibri" w:eastAsia="Times New Roman" w:hAnsi="Calibri" w:cs="Calibri"/>
          <w:color w:val="000000" w:themeColor="text1"/>
          <w:lang w:val="es-ES" w:eastAsia="es-MX"/>
        </w:rPr>
        <w:t xml:space="preserve"> La concentración de las 30 subastas restantes, se encuentran en el rango de muy </w:t>
      </w:r>
      <w:r w:rsidR="00CF2385" w:rsidRPr="00E21DDA">
        <w:rPr>
          <w:rFonts w:ascii="Calibri" w:eastAsia="Times New Roman" w:hAnsi="Calibri" w:cs="Calibri"/>
          <w:color w:val="000000" w:themeColor="text1"/>
          <w:lang w:val="es-ES" w:eastAsia="es-MX"/>
        </w:rPr>
        <w:t>concentrados.</w:t>
      </w:r>
    </w:p>
    <w:p w14:paraId="1D1D9246" w14:textId="77777777" w:rsidR="00F36026" w:rsidRPr="00E21DDA" w:rsidRDefault="00F36026" w:rsidP="00F36026">
      <w:pPr>
        <w:spacing w:line="276" w:lineRule="auto"/>
        <w:jc w:val="both"/>
        <w:rPr>
          <w:lang w:val="es-ES"/>
        </w:rPr>
      </w:pPr>
    </w:p>
    <w:p w14:paraId="12814DB7" w14:textId="67649246" w:rsidR="00F36026" w:rsidRPr="00E21DDA" w:rsidRDefault="283FE59D" w:rsidP="00F36026">
      <w:pPr>
        <w:spacing w:line="276" w:lineRule="auto"/>
        <w:jc w:val="center"/>
        <w:rPr>
          <w:b/>
          <w:bCs/>
          <w:lang w:val="es-ES"/>
        </w:rPr>
      </w:pPr>
      <w:r w:rsidRPr="00E21DDA">
        <w:rPr>
          <w:b/>
          <w:bCs/>
          <w:lang w:val="es-ES"/>
        </w:rPr>
        <w:t xml:space="preserve">Tabla 15. </w:t>
      </w:r>
      <w:r w:rsidR="007567CB" w:rsidRPr="00E21DDA">
        <w:rPr>
          <w:b/>
          <w:bCs/>
          <w:lang w:val="es-ES"/>
        </w:rPr>
        <w:t>Índice</w:t>
      </w:r>
      <w:r w:rsidRPr="00E21DDA">
        <w:rPr>
          <w:b/>
          <w:bCs/>
          <w:lang w:val="es-ES"/>
        </w:rPr>
        <w:t xml:space="preserve"> de Herfindahl</w:t>
      </w:r>
      <w:r w:rsidR="005248BB">
        <w:rPr>
          <w:b/>
          <w:bCs/>
          <w:lang w:val="es-ES"/>
        </w:rPr>
        <w:t>-</w:t>
      </w:r>
      <w:r w:rsidRPr="00E21DDA">
        <w:rPr>
          <w:b/>
          <w:bCs/>
          <w:lang w:val="es-ES"/>
        </w:rPr>
        <w:t>Hirschman. Análisis de Concentración de Subastas LTP – B. Años 2015. -2021</w:t>
      </w:r>
    </w:p>
    <w:tbl>
      <w:tblPr>
        <w:tblW w:w="9016" w:type="dxa"/>
        <w:jc w:val="center"/>
        <w:tblCellMar>
          <w:left w:w="70" w:type="dxa"/>
          <w:right w:w="70" w:type="dxa"/>
        </w:tblCellMar>
        <w:tblLook w:val="04A0" w:firstRow="1" w:lastRow="0" w:firstColumn="1" w:lastColumn="0" w:noHBand="0" w:noVBand="1"/>
      </w:tblPr>
      <w:tblGrid>
        <w:gridCol w:w="4480"/>
        <w:gridCol w:w="1134"/>
        <w:gridCol w:w="1134"/>
        <w:gridCol w:w="1134"/>
        <w:gridCol w:w="1134"/>
      </w:tblGrid>
      <w:tr w:rsidR="00F36026" w:rsidRPr="00E21DDA" w14:paraId="222EAFAC" w14:textId="77777777">
        <w:trPr>
          <w:trHeight w:val="640"/>
          <w:jc w:val="center"/>
        </w:trPr>
        <w:tc>
          <w:tcPr>
            <w:tcW w:w="4480" w:type="dxa"/>
            <w:tcBorders>
              <w:top w:val="single" w:sz="4" w:space="0" w:color="auto"/>
              <w:left w:val="nil"/>
              <w:bottom w:val="single" w:sz="4" w:space="0" w:color="auto"/>
              <w:right w:val="nil"/>
            </w:tcBorders>
            <w:vAlign w:val="center"/>
            <w:hideMark/>
          </w:tcPr>
          <w:p w14:paraId="058F277F" w14:textId="77777777" w:rsidR="00F36026" w:rsidRPr="00E21DDA" w:rsidRDefault="00F36026">
            <w:pPr>
              <w:spacing w:after="0" w:line="240" w:lineRule="auto"/>
              <w:rPr>
                <w:rFonts w:ascii="Calibri" w:eastAsia="Times New Roman" w:hAnsi="Calibri" w:cs="Calibri"/>
                <w:color w:val="000000"/>
                <w:lang w:val="es-ES" w:eastAsia="es-MX"/>
              </w:rPr>
            </w:pPr>
            <w:bookmarkStart w:id="31" w:name="OLE_LINK1"/>
            <w:r w:rsidRPr="00E21DDA">
              <w:rPr>
                <w:rFonts w:ascii="Calibri" w:eastAsia="Times New Roman" w:hAnsi="Calibri" w:cs="Calibri"/>
                <w:color w:val="000000"/>
                <w:lang w:val="es-ES" w:eastAsia="es-MX"/>
              </w:rPr>
              <w:t>Unidades de Pesquería</w:t>
            </w:r>
          </w:p>
        </w:tc>
        <w:tc>
          <w:tcPr>
            <w:tcW w:w="1134" w:type="dxa"/>
            <w:tcBorders>
              <w:top w:val="single" w:sz="4" w:space="0" w:color="auto"/>
              <w:left w:val="nil"/>
              <w:bottom w:val="single" w:sz="4" w:space="0" w:color="auto"/>
              <w:right w:val="nil"/>
            </w:tcBorders>
            <w:vAlign w:val="center"/>
            <w:hideMark/>
          </w:tcPr>
          <w:p w14:paraId="5FEAE796"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Año</w:t>
            </w:r>
          </w:p>
        </w:tc>
        <w:tc>
          <w:tcPr>
            <w:tcW w:w="1134" w:type="dxa"/>
            <w:tcBorders>
              <w:top w:val="single" w:sz="4" w:space="0" w:color="auto"/>
              <w:left w:val="nil"/>
              <w:bottom w:val="single" w:sz="4" w:space="0" w:color="auto"/>
              <w:right w:val="nil"/>
            </w:tcBorders>
            <w:noWrap/>
            <w:vAlign w:val="center"/>
            <w:hideMark/>
          </w:tcPr>
          <w:p w14:paraId="51C34506"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EMT</w:t>
            </w:r>
          </w:p>
        </w:tc>
        <w:tc>
          <w:tcPr>
            <w:tcW w:w="1134" w:type="dxa"/>
            <w:tcBorders>
              <w:top w:val="single" w:sz="4" w:space="0" w:color="auto"/>
              <w:left w:val="nil"/>
              <w:bottom w:val="single" w:sz="4" w:space="0" w:color="auto"/>
              <w:right w:val="nil"/>
            </w:tcBorders>
            <w:vAlign w:val="center"/>
            <w:hideMark/>
          </w:tcPr>
          <w:p w14:paraId="4B3BE7B9"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Todo Oferente</w:t>
            </w:r>
          </w:p>
        </w:tc>
        <w:tc>
          <w:tcPr>
            <w:tcW w:w="1134" w:type="dxa"/>
            <w:tcBorders>
              <w:top w:val="single" w:sz="4" w:space="0" w:color="auto"/>
              <w:left w:val="nil"/>
              <w:bottom w:val="single" w:sz="4" w:space="0" w:color="auto"/>
              <w:right w:val="nil"/>
            </w:tcBorders>
            <w:noWrap/>
            <w:vAlign w:val="center"/>
            <w:hideMark/>
          </w:tcPr>
          <w:p w14:paraId="5435774D"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Total</w:t>
            </w:r>
          </w:p>
        </w:tc>
      </w:tr>
      <w:tr w:rsidR="00F36026" w:rsidRPr="00E21DDA" w14:paraId="5954CD75" w14:textId="77777777">
        <w:trPr>
          <w:trHeight w:val="300"/>
          <w:jc w:val="center"/>
        </w:trPr>
        <w:tc>
          <w:tcPr>
            <w:tcW w:w="4480" w:type="dxa"/>
            <w:tcBorders>
              <w:top w:val="single" w:sz="4" w:space="0" w:color="auto"/>
              <w:left w:val="nil"/>
              <w:bottom w:val="nil"/>
              <w:right w:val="nil"/>
            </w:tcBorders>
            <w:noWrap/>
            <w:vAlign w:val="bottom"/>
            <w:hideMark/>
          </w:tcPr>
          <w:p w14:paraId="74162622"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Amarillo (III - IV Región) </w:t>
            </w:r>
          </w:p>
        </w:tc>
        <w:tc>
          <w:tcPr>
            <w:tcW w:w="1134" w:type="dxa"/>
            <w:tcBorders>
              <w:top w:val="single" w:sz="4" w:space="0" w:color="auto"/>
              <w:left w:val="nil"/>
              <w:bottom w:val="nil"/>
              <w:right w:val="nil"/>
            </w:tcBorders>
            <w:noWrap/>
            <w:vAlign w:val="center"/>
            <w:hideMark/>
          </w:tcPr>
          <w:p w14:paraId="10C1DF97"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34" w:type="dxa"/>
            <w:tcBorders>
              <w:top w:val="single" w:sz="4" w:space="0" w:color="auto"/>
              <w:left w:val="nil"/>
              <w:bottom w:val="nil"/>
              <w:right w:val="nil"/>
            </w:tcBorders>
            <w:noWrap/>
            <w:vAlign w:val="center"/>
            <w:hideMark/>
          </w:tcPr>
          <w:p w14:paraId="78AB536F" w14:textId="51C14C1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single" w:sz="4" w:space="0" w:color="auto"/>
              <w:left w:val="nil"/>
              <w:bottom w:val="nil"/>
              <w:right w:val="nil"/>
            </w:tcBorders>
            <w:noWrap/>
            <w:vAlign w:val="center"/>
            <w:hideMark/>
          </w:tcPr>
          <w:p w14:paraId="5FACB046" w14:textId="5D354BB0"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539</w:t>
            </w:r>
          </w:p>
        </w:tc>
        <w:tc>
          <w:tcPr>
            <w:tcW w:w="1134" w:type="dxa"/>
            <w:tcBorders>
              <w:top w:val="single" w:sz="4" w:space="0" w:color="auto"/>
              <w:left w:val="nil"/>
              <w:bottom w:val="nil"/>
              <w:right w:val="nil"/>
            </w:tcBorders>
            <w:noWrap/>
            <w:vAlign w:val="center"/>
            <w:hideMark/>
          </w:tcPr>
          <w:p w14:paraId="7EF35D72" w14:textId="47C973F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204</w:t>
            </w:r>
          </w:p>
        </w:tc>
      </w:tr>
      <w:tr w:rsidR="00F36026" w:rsidRPr="00E21DDA" w14:paraId="614FC81E" w14:textId="77777777">
        <w:trPr>
          <w:trHeight w:val="300"/>
          <w:jc w:val="center"/>
        </w:trPr>
        <w:tc>
          <w:tcPr>
            <w:tcW w:w="4480" w:type="dxa"/>
            <w:tcBorders>
              <w:top w:val="nil"/>
              <w:left w:val="nil"/>
              <w:bottom w:val="nil"/>
              <w:right w:val="nil"/>
            </w:tcBorders>
            <w:noWrap/>
            <w:vAlign w:val="bottom"/>
            <w:hideMark/>
          </w:tcPr>
          <w:p w14:paraId="255AE2D6"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Langostino Colorado (XV - IV Región) </w:t>
            </w:r>
          </w:p>
        </w:tc>
        <w:tc>
          <w:tcPr>
            <w:tcW w:w="1134" w:type="dxa"/>
            <w:tcBorders>
              <w:top w:val="nil"/>
              <w:left w:val="nil"/>
              <w:bottom w:val="nil"/>
              <w:right w:val="nil"/>
            </w:tcBorders>
            <w:noWrap/>
            <w:vAlign w:val="center"/>
            <w:hideMark/>
          </w:tcPr>
          <w:p w14:paraId="2ABD03B6"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34" w:type="dxa"/>
            <w:tcBorders>
              <w:top w:val="nil"/>
              <w:left w:val="nil"/>
              <w:bottom w:val="nil"/>
              <w:right w:val="nil"/>
            </w:tcBorders>
            <w:noWrap/>
            <w:vAlign w:val="center"/>
            <w:hideMark/>
          </w:tcPr>
          <w:p w14:paraId="30441A09" w14:textId="2C447C0F"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3FA79899" w14:textId="02451D70"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367</w:t>
            </w:r>
          </w:p>
        </w:tc>
        <w:tc>
          <w:tcPr>
            <w:tcW w:w="1134" w:type="dxa"/>
            <w:tcBorders>
              <w:top w:val="nil"/>
              <w:left w:val="nil"/>
              <w:bottom w:val="nil"/>
              <w:right w:val="nil"/>
            </w:tcBorders>
            <w:noWrap/>
            <w:vAlign w:val="center"/>
            <w:hideMark/>
          </w:tcPr>
          <w:p w14:paraId="1B95EA72" w14:textId="48145FF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550</w:t>
            </w:r>
          </w:p>
        </w:tc>
      </w:tr>
      <w:tr w:rsidR="00F36026" w:rsidRPr="00E21DDA" w14:paraId="4FEB69CC" w14:textId="77777777">
        <w:trPr>
          <w:trHeight w:val="300"/>
          <w:jc w:val="center"/>
        </w:trPr>
        <w:tc>
          <w:tcPr>
            <w:tcW w:w="4480" w:type="dxa"/>
            <w:tcBorders>
              <w:top w:val="nil"/>
              <w:left w:val="nil"/>
              <w:bottom w:val="nil"/>
              <w:right w:val="nil"/>
            </w:tcBorders>
            <w:noWrap/>
            <w:vAlign w:val="bottom"/>
            <w:hideMark/>
          </w:tcPr>
          <w:p w14:paraId="4CBD0349"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Camarón Nailon (II - VIII Región) </w:t>
            </w:r>
          </w:p>
        </w:tc>
        <w:tc>
          <w:tcPr>
            <w:tcW w:w="1134" w:type="dxa"/>
            <w:tcBorders>
              <w:top w:val="nil"/>
              <w:left w:val="nil"/>
              <w:bottom w:val="nil"/>
              <w:right w:val="nil"/>
            </w:tcBorders>
            <w:noWrap/>
            <w:vAlign w:val="center"/>
            <w:hideMark/>
          </w:tcPr>
          <w:p w14:paraId="0A33DFF0"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34" w:type="dxa"/>
            <w:tcBorders>
              <w:top w:val="nil"/>
              <w:left w:val="nil"/>
              <w:bottom w:val="nil"/>
              <w:right w:val="nil"/>
            </w:tcBorders>
            <w:noWrap/>
            <w:vAlign w:val="center"/>
            <w:hideMark/>
          </w:tcPr>
          <w:p w14:paraId="0322BA8E" w14:textId="661B739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665B8E2F" w14:textId="1E5AFD0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083</w:t>
            </w:r>
          </w:p>
        </w:tc>
        <w:tc>
          <w:tcPr>
            <w:tcW w:w="1134" w:type="dxa"/>
            <w:tcBorders>
              <w:top w:val="nil"/>
              <w:left w:val="nil"/>
              <w:bottom w:val="nil"/>
              <w:right w:val="nil"/>
            </w:tcBorders>
            <w:noWrap/>
            <w:vAlign w:val="center"/>
            <w:hideMark/>
          </w:tcPr>
          <w:p w14:paraId="616A8E8C" w14:textId="4BDABFD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890</w:t>
            </w:r>
          </w:p>
        </w:tc>
      </w:tr>
      <w:tr w:rsidR="00F36026" w:rsidRPr="00E21DDA" w14:paraId="0E8AC1BF" w14:textId="77777777">
        <w:trPr>
          <w:trHeight w:val="300"/>
          <w:jc w:val="center"/>
        </w:trPr>
        <w:tc>
          <w:tcPr>
            <w:tcW w:w="4480" w:type="dxa"/>
            <w:tcBorders>
              <w:top w:val="nil"/>
              <w:left w:val="nil"/>
              <w:bottom w:val="nil"/>
              <w:right w:val="nil"/>
            </w:tcBorders>
            <w:noWrap/>
            <w:vAlign w:val="bottom"/>
            <w:hideMark/>
          </w:tcPr>
          <w:p w14:paraId="1546A841"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1134" w:type="dxa"/>
            <w:tcBorders>
              <w:top w:val="nil"/>
              <w:left w:val="nil"/>
              <w:bottom w:val="nil"/>
              <w:right w:val="nil"/>
            </w:tcBorders>
            <w:noWrap/>
            <w:vAlign w:val="center"/>
            <w:hideMark/>
          </w:tcPr>
          <w:p w14:paraId="52B183BA"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2015</w:t>
            </w:r>
          </w:p>
        </w:tc>
        <w:tc>
          <w:tcPr>
            <w:tcW w:w="1134" w:type="dxa"/>
            <w:tcBorders>
              <w:top w:val="nil"/>
              <w:left w:val="nil"/>
              <w:bottom w:val="nil"/>
              <w:right w:val="nil"/>
            </w:tcBorders>
            <w:noWrap/>
            <w:vAlign w:val="center"/>
            <w:hideMark/>
          </w:tcPr>
          <w:p w14:paraId="7F1766A9" w14:textId="21F16CE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563</w:t>
            </w:r>
          </w:p>
        </w:tc>
        <w:tc>
          <w:tcPr>
            <w:tcW w:w="1134" w:type="dxa"/>
            <w:tcBorders>
              <w:top w:val="nil"/>
              <w:left w:val="nil"/>
              <w:bottom w:val="nil"/>
              <w:right w:val="nil"/>
            </w:tcBorders>
            <w:noWrap/>
            <w:vAlign w:val="center"/>
            <w:hideMark/>
          </w:tcPr>
          <w:p w14:paraId="3FCA5768" w14:textId="195194A4"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039</w:t>
            </w:r>
          </w:p>
        </w:tc>
        <w:tc>
          <w:tcPr>
            <w:tcW w:w="1134" w:type="dxa"/>
            <w:tcBorders>
              <w:top w:val="nil"/>
              <w:left w:val="nil"/>
              <w:bottom w:val="nil"/>
              <w:right w:val="nil"/>
            </w:tcBorders>
            <w:noWrap/>
            <w:vAlign w:val="center"/>
            <w:hideMark/>
          </w:tcPr>
          <w:p w14:paraId="50880DEB" w14:textId="07D9853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733</w:t>
            </w:r>
          </w:p>
        </w:tc>
      </w:tr>
      <w:tr w:rsidR="00F36026" w:rsidRPr="00E21DDA" w14:paraId="0BD83FF6" w14:textId="77777777">
        <w:trPr>
          <w:trHeight w:val="300"/>
          <w:jc w:val="center"/>
        </w:trPr>
        <w:tc>
          <w:tcPr>
            <w:tcW w:w="4480" w:type="dxa"/>
            <w:tcBorders>
              <w:top w:val="nil"/>
              <w:left w:val="nil"/>
              <w:bottom w:val="nil"/>
              <w:right w:val="nil"/>
            </w:tcBorders>
            <w:noWrap/>
            <w:vAlign w:val="bottom"/>
            <w:hideMark/>
          </w:tcPr>
          <w:p w14:paraId="7C3779E6"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Sardina Común (V - X Región)</w:t>
            </w:r>
          </w:p>
        </w:tc>
        <w:tc>
          <w:tcPr>
            <w:tcW w:w="1134" w:type="dxa"/>
            <w:tcBorders>
              <w:top w:val="nil"/>
              <w:left w:val="nil"/>
              <w:bottom w:val="nil"/>
              <w:right w:val="nil"/>
            </w:tcBorders>
            <w:noWrap/>
            <w:vAlign w:val="center"/>
            <w:hideMark/>
          </w:tcPr>
          <w:p w14:paraId="774C71A0"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134" w:type="dxa"/>
            <w:tcBorders>
              <w:top w:val="nil"/>
              <w:left w:val="nil"/>
              <w:bottom w:val="nil"/>
              <w:right w:val="nil"/>
            </w:tcBorders>
            <w:noWrap/>
            <w:vAlign w:val="center"/>
            <w:hideMark/>
          </w:tcPr>
          <w:p w14:paraId="4AAFF7BE" w14:textId="278959F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BC00E29" w14:textId="77777777" w:rsidR="00F36026" w:rsidRPr="00E21DDA" w:rsidRDefault="00F36026">
            <w:pPr>
              <w:spacing w:after="0" w:line="240" w:lineRule="auto"/>
              <w:jc w:val="center"/>
              <w:rPr>
                <w:rFonts w:ascii="Calibri" w:eastAsia="Times New Roman" w:hAnsi="Calibri" w:cs="Calibri"/>
                <w:color w:val="000000"/>
                <w:lang w:val="es-ES" w:eastAsia="es-MX"/>
              </w:rPr>
            </w:pPr>
          </w:p>
        </w:tc>
        <w:tc>
          <w:tcPr>
            <w:tcW w:w="1134" w:type="dxa"/>
            <w:tcBorders>
              <w:top w:val="nil"/>
              <w:left w:val="nil"/>
              <w:bottom w:val="nil"/>
              <w:right w:val="nil"/>
            </w:tcBorders>
            <w:noWrap/>
            <w:vAlign w:val="center"/>
            <w:hideMark/>
          </w:tcPr>
          <w:p w14:paraId="71EC2870" w14:textId="43C39EB1"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r>
      <w:tr w:rsidR="00F36026" w:rsidRPr="00E21DDA" w14:paraId="2AA8AAE4" w14:textId="77777777">
        <w:trPr>
          <w:trHeight w:val="300"/>
          <w:jc w:val="center"/>
        </w:trPr>
        <w:tc>
          <w:tcPr>
            <w:tcW w:w="4480" w:type="dxa"/>
            <w:tcBorders>
              <w:top w:val="nil"/>
              <w:left w:val="nil"/>
              <w:bottom w:val="nil"/>
              <w:right w:val="nil"/>
            </w:tcBorders>
            <w:noWrap/>
            <w:vAlign w:val="bottom"/>
            <w:hideMark/>
          </w:tcPr>
          <w:p w14:paraId="021A69CF"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1134" w:type="dxa"/>
            <w:tcBorders>
              <w:top w:val="nil"/>
              <w:left w:val="nil"/>
              <w:bottom w:val="nil"/>
              <w:right w:val="nil"/>
            </w:tcBorders>
            <w:noWrap/>
            <w:vAlign w:val="center"/>
            <w:hideMark/>
          </w:tcPr>
          <w:p w14:paraId="4A59C87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2016</w:t>
            </w:r>
          </w:p>
        </w:tc>
        <w:tc>
          <w:tcPr>
            <w:tcW w:w="1134" w:type="dxa"/>
            <w:tcBorders>
              <w:top w:val="nil"/>
              <w:left w:val="nil"/>
              <w:bottom w:val="nil"/>
              <w:right w:val="nil"/>
            </w:tcBorders>
            <w:noWrap/>
            <w:vAlign w:val="center"/>
            <w:hideMark/>
          </w:tcPr>
          <w:p w14:paraId="716C8C1E" w14:textId="523F0BD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6C485AA6" w14:textId="209AFF2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272</w:t>
            </w:r>
          </w:p>
        </w:tc>
        <w:tc>
          <w:tcPr>
            <w:tcW w:w="1134" w:type="dxa"/>
            <w:tcBorders>
              <w:top w:val="nil"/>
              <w:left w:val="nil"/>
              <w:bottom w:val="nil"/>
              <w:right w:val="nil"/>
            </w:tcBorders>
            <w:noWrap/>
            <w:vAlign w:val="center"/>
            <w:hideMark/>
          </w:tcPr>
          <w:p w14:paraId="2ECA86F8" w14:textId="7E64747A"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498</w:t>
            </w:r>
          </w:p>
        </w:tc>
      </w:tr>
      <w:tr w:rsidR="00F36026" w:rsidRPr="00E21DDA" w14:paraId="1A6B0A12" w14:textId="77777777">
        <w:trPr>
          <w:trHeight w:val="300"/>
          <w:jc w:val="center"/>
        </w:trPr>
        <w:tc>
          <w:tcPr>
            <w:tcW w:w="4480" w:type="dxa"/>
            <w:tcBorders>
              <w:top w:val="nil"/>
              <w:left w:val="nil"/>
              <w:bottom w:val="nil"/>
              <w:right w:val="nil"/>
            </w:tcBorders>
            <w:noWrap/>
            <w:vAlign w:val="bottom"/>
            <w:hideMark/>
          </w:tcPr>
          <w:p w14:paraId="23B0BBA8"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lastRenderedPageBreak/>
              <w:t xml:space="preserve">Anchoveta (III- IV región) </w:t>
            </w:r>
          </w:p>
        </w:tc>
        <w:tc>
          <w:tcPr>
            <w:tcW w:w="1134" w:type="dxa"/>
            <w:tcBorders>
              <w:top w:val="nil"/>
              <w:left w:val="nil"/>
              <w:bottom w:val="nil"/>
              <w:right w:val="nil"/>
            </w:tcBorders>
            <w:noWrap/>
            <w:vAlign w:val="center"/>
            <w:hideMark/>
          </w:tcPr>
          <w:p w14:paraId="4E1BD2CE"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134" w:type="dxa"/>
            <w:tcBorders>
              <w:top w:val="nil"/>
              <w:left w:val="nil"/>
              <w:bottom w:val="nil"/>
              <w:right w:val="nil"/>
            </w:tcBorders>
            <w:noWrap/>
            <w:vAlign w:val="center"/>
            <w:hideMark/>
          </w:tcPr>
          <w:p w14:paraId="1C72FA36" w14:textId="09D1438A"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01F5A723" w14:textId="198C201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645</w:t>
            </w:r>
          </w:p>
        </w:tc>
        <w:tc>
          <w:tcPr>
            <w:tcW w:w="1134" w:type="dxa"/>
            <w:tcBorders>
              <w:top w:val="nil"/>
              <w:left w:val="nil"/>
              <w:bottom w:val="nil"/>
              <w:right w:val="nil"/>
            </w:tcBorders>
            <w:noWrap/>
            <w:vAlign w:val="center"/>
            <w:hideMark/>
          </w:tcPr>
          <w:p w14:paraId="4819A210" w14:textId="2162149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365</w:t>
            </w:r>
          </w:p>
        </w:tc>
      </w:tr>
      <w:tr w:rsidR="00F36026" w:rsidRPr="00E21DDA" w14:paraId="6CEFBF98" w14:textId="77777777">
        <w:trPr>
          <w:trHeight w:val="300"/>
          <w:jc w:val="center"/>
        </w:trPr>
        <w:tc>
          <w:tcPr>
            <w:tcW w:w="4480" w:type="dxa"/>
            <w:tcBorders>
              <w:top w:val="nil"/>
              <w:left w:val="nil"/>
              <w:bottom w:val="nil"/>
              <w:right w:val="nil"/>
            </w:tcBorders>
            <w:noWrap/>
            <w:vAlign w:val="bottom"/>
            <w:hideMark/>
          </w:tcPr>
          <w:p w14:paraId="176E1F3F"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(III- IV región) </w:t>
            </w:r>
          </w:p>
        </w:tc>
        <w:tc>
          <w:tcPr>
            <w:tcW w:w="1134" w:type="dxa"/>
            <w:tcBorders>
              <w:top w:val="nil"/>
              <w:left w:val="nil"/>
              <w:bottom w:val="nil"/>
              <w:right w:val="nil"/>
            </w:tcBorders>
            <w:noWrap/>
            <w:vAlign w:val="center"/>
            <w:hideMark/>
          </w:tcPr>
          <w:p w14:paraId="76B16B0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0F640620"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134" w:type="dxa"/>
            <w:tcBorders>
              <w:top w:val="nil"/>
              <w:left w:val="nil"/>
              <w:bottom w:val="nil"/>
              <w:right w:val="nil"/>
            </w:tcBorders>
            <w:noWrap/>
            <w:vAlign w:val="center"/>
            <w:hideMark/>
          </w:tcPr>
          <w:p w14:paraId="0B4BA29D" w14:textId="3ABD8525"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6FAA2238" w14:textId="70A5FB1E"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r>
      <w:tr w:rsidR="00F36026" w:rsidRPr="00E21DDA" w14:paraId="32F6E03A" w14:textId="77777777">
        <w:trPr>
          <w:trHeight w:val="300"/>
          <w:jc w:val="center"/>
        </w:trPr>
        <w:tc>
          <w:tcPr>
            <w:tcW w:w="4480" w:type="dxa"/>
            <w:tcBorders>
              <w:top w:val="nil"/>
              <w:left w:val="nil"/>
              <w:bottom w:val="nil"/>
              <w:right w:val="nil"/>
            </w:tcBorders>
            <w:noWrap/>
            <w:vAlign w:val="bottom"/>
            <w:hideMark/>
          </w:tcPr>
          <w:p w14:paraId="449610CC"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(III-IV Región) </w:t>
            </w:r>
          </w:p>
        </w:tc>
        <w:tc>
          <w:tcPr>
            <w:tcW w:w="1134" w:type="dxa"/>
            <w:tcBorders>
              <w:top w:val="nil"/>
              <w:left w:val="nil"/>
              <w:bottom w:val="nil"/>
              <w:right w:val="nil"/>
            </w:tcBorders>
            <w:noWrap/>
            <w:vAlign w:val="center"/>
            <w:hideMark/>
          </w:tcPr>
          <w:p w14:paraId="4C0F2F36"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134" w:type="dxa"/>
            <w:tcBorders>
              <w:top w:val="nil"/>
              <w:left w:val="nil"/>
              <w:bottom w:val="nil"/>
              <w:right w:val="nil"/>
            </w:tcBorders>
            <w:noWrap/>
            <w:vAlign w:val="center"/>
            <w:hideMark/>
          </w:tcPr>
          <w:p w14:paraId="7D9300EE" w14:textId="4B42E90E"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606</w:t>
            </w:r>
          </w:p>
        </w:tc>
        <w:tc>
          <w:tcPr>
            <w:tcW w:w="1134" w:type="dxa"/>
            <w:tcBorders>
              <w:top w:val="nil"/>
              <w:left w:val="nil"/>
              <w:bottom w:val="nil"/>
              <w:right w:val="nil"/>
            </w:tcBorders>
            <w:noWrap/>
            <w:vAlign w:val="center"/>
            <w:hideMark/>
          </w:tcPr>
          <w:p w14:paraId="0B97B442" w14:textId="7A8E627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5EAFCF3" w14:textId="1A206F74"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898</w:t>
            </w:r>
          </w:p>
        </w:tc>
      </w:tr>
      <w:tr w:rsidR="00F36026" w:rsidRPr="00E21DDA" w14:paraId="15091C76" w14:textId="77777777">
        <w:trPr>
          <w:trHeight w:val="300"/>
          <w:jc w:val="center"/>
        </w:trPr>
        <w:tc>
          <w:tcPr>
            <w:tcW w:w="4480" w:type="dxa"/>
            <w:tcBorders>
              <w:top w:val="nil"/>
              <w:left w:val="nil"/>
              <w:bottom w:val="nil"/>
              <w:right w:val="nil"/>
            </w:tcBorders>
            <w:noWrap/>
            <w:vAlign w:val="bottom"/>
            <w:hideMark/>
          </w:tcPr>
          <w:p w14:paraId="4404E4C4"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(V - IX Región) </w:t>
            </w:r>
          </w:p>
        </w:tc>
        <w:tc>
          <w:tcPr>
            <w:tcW w:w="1134" w:type="dxa"/>
            <w:tcBorders>
              <w:top w:val="nil"/>
              <w:left w:val="nil"/>
              <w:bottom w:val="nil"/>
              <w:right w:val="nil"/>
            </w:tcBorders>
            <w:noWrap/>
            <w:vAlign w:val="center"/>
            <w:hideMark/>
          </w:tcPr>
          <w:p w14:paraId="0AC908ED"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134" w:type="dxa"/>
            <w:tcBorders>
              <w:top w:val="nil"/>
              <w:left w:val="nil"/>
              <w:bottom w:val="nil"/>
              <w:right w:val="nil"/>
            </w:tcBorders>
            <w:noWrap/>
            <w:vAlign w:val="center"/>
            <w:hideMark/>
          </w:tcPr>
          <w:p w14:paraId="5D6817C8" w14:textId="33CDD93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156</w:t>
            </w:r>
          </w:p>
        </w:tc>
        <w:tc>
          <w:tcPr>
            <w:tcW w:w="1134" w:type="dxa"/>
            <w:tcBorders>
              <w:top w:val="nil"/>
              <w:left w:val="nil"/>
              <w:bottom w:val="nil"/>
              <w:right w:val="nil"/>
            </w:tcBorders>
            <w:noWrap/>
            <w:vAlign w:val="center"/>
            <w:hideMark/>
          </w:tcPr>
          <w:p w14:paraId="7D652985" w14:textId="39EA3C6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200</w:t>
            </w:r>
          </w:p>
        </w:tc>
        <w:tc>
          <w:tcPr>
            <w:tcW w:w="1134" w:type="dxa"/>
            <w:tcBorders>
              <w:top w:val="nil"/>
              <w:left w:val="nil"/>
              <w:bottom w:val="nil"/>
              <w:right w:val="nil"/>
            </w:tcBorders>
            <w:noWrap/>
            <w:vAlign w:val="center"/>
            <w:hideMark/>
          </w:tcPr>
          <w:p w14:paraId="2CF6D9AA" w14:textId="3495AE24"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728</w:t>
            </w:r>
          </w:p>
        </w:tc>
      </w:tr>
      <w:tr w:rsidR="00F36026" w:rsidRPr="00E21DDA" w14:paraId="4B12960A" w14:textId="77777777">
        <w:trPr>
          <w:trHeight w:val="300"/>
          <w:jc w:val="center"/>
        </w:trPr>
        <w:tc>
          <w:tcPr>
            <w:tcW w:w="4480" w:type="dxa"/>
            <w:tcBorders>
              <w:top w:val="nil"/>
              <w:left w:val="nil"/>
              <w:bottom w:val="nil"/>
              <w:right w:val="nil"/>
            </w:tcBorders>
            <w:noWrap/>
            <w:vAlign w:val="bottom"/>
            <w:hideMark/>
          </w:tcPr>
          <w:p w14:paraId="19959C35"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(XIV - X Región) </w:t>
            </w:r>
          </w:p>
        </w:tc>
        <w:tc>
          <w:tcPr>
            <w:tcW w:w="1134" w:type="dxa"/>
            <w:tcBorders>
              <w:top w:val="nil"/>
              <w:left w:val="nil"/>
              <w:bottom w:val="nil"/>
              <w:right w:val="nil"/>
            </w:tcBorders>
            <w:noWrap/>
            <w:vAlign w:val="center"/>
            <w:hideMark/>
          </w:tcPr>
          <w:p w14:paraId="1B965FB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134" w:type="dxa"/>
            <w:tcBorders>
              <w:top w:val="nil"/>
              <w:left w:val="nil"/>
              <w:bottom w:val="nil"/>
              <w:right w:val="nil"/>
            </w:tcBorders>
            <w:noWrap/>
            <w:vAlign w:val="center"/>
            <w:hideMark/>
          </w:tcPr>
          <w:p w14:paraId="72E2CDBD" w14:textId="3EFB1B58"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022</w:t>
            </w:r>
          </w:p>
        </w:tc>
        <w:tc>
          <w:tcPr>
            <w:tcW w:w="1134" w:type="dxa"/>
            <w:tcBorders>
              <w:top w:val="nil"/>
              <w:left w:val="nil"/>
              <w:bottom w:val="nil"/>
              <w:right w:val="nil"/>
            </w:tcBorders>
            <w:noWrap/>
            <w:vAlign w:val="center"/>
            <w:hideMark/>
          </w:tcPr>
          <w:p w14:paraId="01FBB8D6" w14:textId="48DDF39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450</w:t>
            </w:r>
          </w:p>
        </w:tc>
        <w:tc>
          <w:tcPr>
            <w:tcW w:w="1134" w:type="dxa"/>
            <w:tcBorders>
              <w:top w:val="nil"/>
              <w:left w:val="nil"/>
              <w:bottom w:val="nil"/>
              <w:right w:val="nil"/>
            </w:tcBorders>
            <w:noWrap/>
            <w:vAlign w:val="center"/>
            <w:hideMark/>
          </w:tcPr>
          <w:p w14:paraId="30EE8FE2" w14:textId="292B360F"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920</w:t>
            </w:r>
          </w:p>
        </w:tc>
      </w:tr>
      <w:tr w:rsidR="00F36026" w:rsidRPr="00E21DDA" w14:paraId="35C35AF7" w14:textId="77777777">
        <w:trPr>
          <w:trHeight w:val="300"/>
          <w:jc w:val="center"/>
        </w:trPr>
        <w:tc>
          <w:tcPr>
            <w:tcW w:w="4480" w:type="dxa"/>
            <w:tcBorders>
              <w:top w:val="nil"/>
              <w:left w:val="nil"/>
              <w:bottom w:val="nil"/>
              <w:right w:val="nil"/>
            </w:tcBorders>
            <w:noWrap/>
            <w:vAlign w:val="bottom"/>
            <w:hideMark/>
          </w:tcPr>
          <w:p w14:paraId="2312CC4F"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Jurel (XV - II Región) </w:t>
            </w:r>
          </w:p>
        </w:tc>
        <w:tc>
          <w:tcPr>
            <w:tcW w:w="1134" w:type="dxa"/>
            <w:tcBorders>
              <w:top w:val="nil"/>
              <w:left w:val="nil"/>
              <w:bottom w:val="nil"/>
              <w:right w:val="nil"/>
            </w:tcBorders>
            <w:noWrap/>
            <w:vAlign w:val="center"/>
            <w:hideMark/>
          </w:tcPr>
          <w:p w14:paraId="2334C1E7"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2017</w:t>
            </w:r>
          </w:p>
        </w:tc>
        <w:tc>
          <w:tcPr>
            <w:tcW w:w="1134" w:type="dxa"/>
            <w:tcBorders>
              <w:top w:val="nil"/>
              <w:left w:val="nil"/>
              <w:bottom w:val="nil"/>
              <w:right w:val="nil"/>
            </w:tcBorders>
            <w:noWrap/>
            <w:vAlign w:val="center"/>
            <w:hideMark/>
          </w:tcPr>
          <w:p w14:paraId="39FF6E2B" w14:textId="2F60773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899</w:t>
            </w:r>
          </w:p>
        </w:tc>
        <w:tc>
          <w:tcPr>
            <w:tcW w:w="1134" w:type="dxa"/>
            <w:tcBorders>
              <w:top w:val="nil"/>
              <w:left w:val="nil"/>
              <w:bottom w:val="nil"/>
              <w:right w:val="nil"/>
            </w:tcBorders>
            <w:noWrap/>
            <w:vAlign w:val="center"/>
            <w:hideMark/>
          </w:tcPr>
          <w:p w14:paraId="17324AC1" w14:textId="42EFC0F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8</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200</w:t>
            </w:r>
          </w:p>
        </w:tc>
        <w:tc>
          <w:tcPr>
            <w:tcW w:w="1134" w:type="dxa"/>
            <w:tcBorders>
              <w:top w:val="nil"/>
              <w:left w:val="nil"/>
              <w:bottom w:val="nil"/>
              <w:right w:val="nil"/>
            </w:tcBorders>
            <w:noWrap/>
            <w:vAlign w:val="center"/>
            <w:hideMark/>
          </w:tcPr>
          <w:p w14:paraId="7F6A8D80" w14:textId="342DE324"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356</w:t>
            </w:r>
          </w:p>
        </w:tc>
      </w:tr>
      <w:tr w:rsidR="00F36026" w:rsidRPr="00E21DDA" w14:paraId="7B937B82" w14:textId="77777777">
        <w:trPr>
          <w:trHeight w:val="300"/>
          <w:jc w:val="center"/>
        </w:trPr>
        <w:tc>
          <w:tcPr>
            <w:tcW w:w="4480" w:type="dxa"/>
            <w:tcBorders>
              <w:top w:val="nil"/>
              <w:left w:val="nil"/>
              <w:bottom w:val="nil"/>
              <w:right w:val="nil"/>
            </w:tcBorders>
            <w:noWrap/>
            <w:vAlign w:val="bottom"/>
            <w:hideMark/>
          </w:tcPr>
          <w:p w14:paraId="22858C20"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1134" w:type="dxa"/>
            <w:tcBorders>
              <w:top w:val="nil"/>
              <w:left w:val="nil"/>
              <w:bottom w:val="nil"/>
              <w:right w:val="nil"/>
            </w:tcBorders>
            <w:noWrap/>
            <w:vAlign w:val="center"/>
            <w:hideMark/>
          </w:tcPr>
          <w:p w14:paraId="785D6BA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32F8098A" w14:textId="5935FCFB"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400</w:t>
            </w:r>
          </w:p>
        </w:tc>
        <w:tc>
          <w:tcPr>
            <w:tcW w:w="1134" w:type="dxa"/>
            <w:tcBorders>
              <w:top w:val="nil"/>
              <w:left w:val="nil"/>
              <w:bottom w:val="nil"/>
              <w:right w:val="nil"/>
            </w:tcBorders>
            <w:noWrap/>
            <w:vAlign w:val="center"/>
            <w:hideMark/>
          </w:tcPr>
          <w:p w14:paraId="7092B032" w14:textId="6439B1D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672</w:t>
            </w:r>
          </w:p>
        </w:tc>
        <w:tc>
          <w:tcPr>
            <w:tcW w:w="1134" w:type="dxa"/>
            <w:tcBorders>
              <w:top w:val="nil"/>
              <w:left w:val="nil"/>
              <w:bottom w:val="nil"/>
              <w:right w:val="nil"/>
            </w:tcBorders>
            <w:noWrap/>
            <w:vAlign w:val="center"/>
            <w:hideMark/>
          </w:tcPr>
          <w:p w14:paraId="467E6FCA" w14:textId="6EB3C60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018</w:t>
            </w:r>
          </w:p>
        </w:tc>
      </w:tr>
      <w:tr w:rsidR="00F36026" w:rsidRPr="00E21DDA" w14:paraId="5580157C" w14:textId="77777777">
        <w:trPr>
          <w:trHeight w:val="300"/>
          <w:jc w:val="center"/>
        </w:trPr>
        <w:tc>
          <w:tcPr>
            <w:tcW w:w="4480" w:type="dxa"/>
            <w:tcBorders>
              <w:top w:val="nil"/>
              <w:left w:val="nil"/>
              <w:bottom w:val="nil"/>
              <w:right w:val="nil"/>
            </w:tcBorders>
            <w:noWrap/>
            <w:vAlign w:val="bottom"/>
            <w:hideMark/>
          </w:tcPr>
          <w:p w14:paraId="63F63657"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1134" w:type="dxa"/>
            <w:tcBorders>
              <w:top w:val="nil"/>
              <w:left w:val="nil"/>
              <w:bottom w:val="nil"/>
              <w:right w:val="nil"/>
            </w:tcBorders>
            <w:noWrap/>
            <w:vAlign w:val="center"/>
            <w:hideMark/>
          </w:tcPr>
          <w:p w14:paraId="778F9B37"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5B429799" w14:textId="046626B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850</w:t>
            </w:r>
          </w:p>
        </w:tc>
        <w:tc>
          <w:tcPr>
            <w:tcW w:w="1134" w:type="dxa"/>
            <w:tcBorders>
              <w:top w:val="nil"/>
              <w:left w:val="nil"/>
              <w:bottom w:val="nil"/>
              <w:right w:val="nil"/>
            </w:tcBorders>
            <w:noWrap/>
            <w:vAlign w:val="center"/>
            <w:hideMark/>
          </w:tcPr>
          <w:p w14:paraId="24BEA3EC" w14:textId="25F9D4AA"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201</w:t>
            </w:r>
          </w:p>
        </w:tc>
        <w:tc>
          <w:tcPr>
            <w:tcW w:w="1134" w:type="dxa"/>
            <w:tcBorders>
              <w:top w:val="nil"/>
              <w:left w:val="nil"/>
              <w:bottom w:val="nil"/>
              <w:right w:val="nil"/>
            </w:tcBorders>
            <w:noWrap/>
            <w:vAlign w:val="center"/>
            <w:hideMark/>
          </w:tcPr>
          <w:p w14:paraId="40A35852" w14:textId="11701AE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335</w:t>
            </w:r>
          </w:p>
        </w:tc>
      </w:tr>
      <w:tr w:rsidR="00F36026" w:rsidRPr="00E21DDA" w14:paraId="3254D216" w14:textId="77777777">
        <w:trPr>
          <w:trHeight w:val="300"/>
          <w:jc w:val="center"/>
        </w:trPr>
        <w:tc>
          <w:tcPr>
            <w:tcW w:w="4480" w:type="dxa"/>
            <w:tcBorders>
              <w:top w:val="nil"/>
              <w:left w:val="nil"/>
              <w:bottom w:val="nil"/>
              <w:right w:val="nil"/>
            </w:tcBorders>
            <w:noWrap/>
            <w:vAlign w:val="bottom"/>
            <w:hideMark/>
          </w:tcPr>
          <w:p w14:paraId="2DC50BC4"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Merluza Común (IV Región a 41° 28,6' L.S.) </w:t>
            </w:r>
          </w:p>
        </w:tc>
        <w:tc>
          <w:tcPr>
            <w:tcW w:w="1134" w:type="dxa"/>
            <w:tcBorders>
              <w:top w:val="nil"/>
              <w:left w:val="nil"/>
              <w:bottom w:val="nil"/>
              <w:right w:val="nil"/>
            </w:tcBorders>
            <w:noWrap/>
            <w:vAlign w:val="center"/>
            <w:hideMark/>
          </w:tcPr>
          <w:p w14:paraId="7B61303F"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bottom w:val="nil"/>
              <w:right w:val="nil"/>
            </w:tcBorders>
            <w:noWrap/>
            <w:vAlign w:val="center"/>
            <w:hideMark/>
          </w:tcPr>
          <w:p w14:paraId="5A84DD1E" w14:textId="769293F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3623A808" w14:textId="44BD5CE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10F21679" w14:textId="7AD7A5FA"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400</w:t>
            </w:r>
          </w:p>
        </w:tc>
      </w:tr>
      <w:tr w:rsidR="00F36026" w:rsidRPr="00E21DDA" w14:paraId="2A67AB96" w14:textId="77777777">
        <w:trPr>
          <w:trHeight w:val="300"/>
          <w:jc w:val="center"/>
        </w:trPr>
        <w:tc>
          <w:tcPr>
            <w:tcW w:w="4480" w:type="dxa"/>
            <w:tcBorders>
              <w:top w:val="nil"/>
              <w:left w:val="nil"/>
              <w:bottom w:val="nil"/>
              <w:right w:val="nil"/>
            </w:tcBorders>
            <w:noWrap/>
            <w:vAlign w:val="bottom"/>
            <w:hideMark/>
          </w:tcPr>
          <w:p w14:paraId="7B0C5D52"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1134" w:type="dxa"/>
            <w:tcBorders>
              <w:top w:val="nil"/>
              <w:left w:val="nil"/>
              <w:bottom w:val="nil"/>
              <w:right w:val="nil"/>
            </w:tcBorders>
            <w:noWrap/>
            <w:vAlign w:val="center"/>
            <w:hideMark/>
          </w:tcPr>
          <w:p w14:paraId="24650FFF"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54237131" w14:textId="3B40162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650</w:t>
            </w:r>
          </w:p>
        </w:tc>
        <w:tc>
          <w:tcPr>
            <w:tcW w:w="1134" w:type="dxa"/>
            <w:tcBorders>
              <w:top w:val="nil"/>
              <w:left w:val="nil"/>
              <w:bottom w:val="nil"/>
              <w:right w:val="nil"/>
            </w:tcBorders>
            <w:noWrap/>
            <w:vAlign w:val="center"/>
            <w:hideMark/>
          </w:tcPr>
          <w:p w14:paraId="6EBA508C" w14:textId="11897AB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200</w:t>
            </w:r>
          </w:p>
        </w:tc>
        <w:tc>
          <w:tcPr>
            <w:tcW w:w="1134" w:type="dxa"/>
            <w:tcBorders>
              <w:top w:val="nil"/>
              <w:left w:val="nil"/>
              <w:bottom w:val="nil"/>
              <w:right w:val="nil"/>
            </w:tcBorders>
            <w:noWrap/>
            <w:vAlign w:val="center"/>
            <w:hideMark/>
          </w:tcPr>
          <w:p w14:paraId="7CB0EC56" w14:textId="569B8E05"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506</w:t>
            </w:r>
          </w:p>
        </w:tc>
      </w:tr>
      <w:tr w:rsidR="00F36026" w:rsidRPr="00E21DDA" w14:paraId="5B401661" w14:textId="77777777">
        <w:trPr>
          <w:trHeight w:val="300"/>
          <w:jc w:val="center"/>
        </w:trPr>
        <w:tc>
          <w:tcPr>
            <w:tcW w:w="4480" w:type="dxa"/>
            <w:tcBorders>
              <w:top w:val="nil"/>
              <w:left w:val="nil"/>
              <w:bottom w:val="nil"/>
              <w:right w:val="nil"/>
            </w:tcBorders>
            <w:noWrap/>
            <w:vAlign w:val="bottom"/>
            <w:hideMark/>
          </w:tcPr>
          <w:p w14:paraId="662E5535"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1134" w:type="dxa"/>
            <w:tcBorders>
              <w:top w:val="nil"/>
              <w:left w:val="nil"/>
              <w:bottom w:val="nil"/>
              <w:right w:val="nil"/>
            </w:tcBorders>
            <w:noWrap/>
            <w:vAlign w:val="center"/>
            <w:hideMark/>
          </w:tcPr>
          <w:p w14:paraId="1A87C98B"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664B9390" w14:textId="3F32214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118</w:t>
            </w:r>
          </w:p>
        </w:tc>
        <w:tc>
          <w:tcPr>
            <w:tcW w:w="1134" w:type="dxa"/>
            <w:tcBorders>
              <w:top w:val="nil"/>
              <w:left w:val="nil"/>
              <w:bottom w:val="nil"/>
              <w:right w:val="nil"/>
            </w:tcBorders>
            <w:noWrap/>
            <w:vAlign w:val="center"/>
            <w:hideMark/>
          </w:tcPr>
          <w:p w14:paraId="7C68F2BF" w14:textId="30F133A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613577C1" w14:textId="0746B02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184</w:t>
            </w:r>
          </w:p>
        </w:tc>
      </w:tr>
      <w:tr w:rsidR="00F36026" w:rsidRPr="00E21DDA" w14:paraId="05CC0C41" w14:textId="77777777">
        <w:trPr>
          <w:trHeight w:val="300"/>
          <w:jc w:val="center"/>
        </w:trPr>
        <w:tc>
          <w:tcPr>
            <w:tcW w:w="4480" w:type="dxa"/>
            <w:tcBorders>
              <w:top w:val="nil"/>
              <w:left w:val="nil"/>
              <w:bottom w:val="nil"/>
              <w:right w:val="nil"/>
            </w:tcBorders>
            <w:noWrap/>
            <w:vAlign w:val="bottom"/>
            <w:hideMark/>
          </w:tcPr>
          <w:p w14:paraId="44A77D53"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(XV - II Región) </w:t>
            </w:r>
          </w:p>
        </w:tc>
        <w:tc>
          <w:tcPr>
            <w:tcW w:w="1134" w:type="dxa"/>
            <w:tcBorders>
              <w:top w:val="nil"/>
              <w:left w:val="nil"/>
              <w:bottom w:val="nil"/>
              <w:right w:val="nil"/>
            </w:tcBorders>
            <w:noWrap/>
            <w:vAlign w:val="center"/>
            <w:hideMark/>
          </w:tcPr>
          <w:p w14:paraId="687FBD2E"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bottom w:val="nil"/>
              <w:right w:val="nil"/>
            </w:tcBorders>
            <w:noWrap/>
            <w:vAlign w:val="center"/>
            <w:hideMark/>
          </w:tcPr>
          <w:p w14:paraId="07897A5C" w14:textId="721C35A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756</w:t>
            </w:r>
          </w:p>
        </w:tc>
        <w:tc>
          <w:tcPr>
            <w:tcW w:w="1134" w:type="dxa"/>
            <w:tcBorders>
              <w:top w:val="nil"/>
              <w:left w:val="nil"/>
              <w:bottom w:val="nil"/>
              <w:right w:val="nil"/>
            </w:tcBorders>
            <w:noWrap/>
            <w:vAlign w:val="center"/>
            <w:hideMark/>
          </w:tcPr>
          <w:p w14:paraId="4027DD6F" w14:textId="784A5D4F"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466C623" w14:textId="5BA3F9AA"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312</w:t>
            </w:r>
          </w:p>
        </w:tc>
      </w:tr>
      <w:tr w:rsidR="00F36026" w:rsidRPr="00E21DDA" w14:paraId="1F4E680E" w14:textId="77777777">
        <w:trPr>
          <w:trHeight w:val="300"/>
          <w:jc w:val="center"/>
        </w:trPr>
        <w:tc>
          <w:tcPr>
            <w:tcW w:w="4480" w:type="dxa"/>
            <w:tcBorders>
              <w:top w:val="nil"/>
              <w:left w:val="nil"/>
              <w:bottom w:val="nil"/>
              <w:right w:val="nil"/>
            </w:tcBorders>
            <w:noWrap/>
            <w:vAlign w:val="bottom"/>
            <w:hideMark/>
          </w:tcPr>
          <w:p w14:paraId="7FFEBD6D"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1134" w:type="dxa"/>
            <w:tcBorders>
              <w:top w:val="nil"/>
              <w:left w:val="nil"/>
              <w:bottom w:val="nil"/>
              <w:right w:val="nil"/>
            </w:tcBorders>
            <w:noWrap/>
            <w:vAlign w:val="center"/>
            <w:hideMark/>
          </w:tcPr>
          <w:p w14:paraId="6AB5F80E"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61FA1BDB" w14:textId="75E659D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6</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250</w:t>
            </w:r>
          </w:p>
        </w:tc>
        <w:tc>
          <w:tcPr>
            <w:tcW w:w="1134" w:type="dxa"/>
            <w:tcBorders>
              <w:top w:val="nil"/>
              <w:left w:val="nil"/>
              <w:bottom w:val="nil"/>
              <w:right w:val="nil"/>
            </w:tcBorders>
            <w:noWrap/>
            <w:vAlign w:val="center"/>
            <w:hideMark/>
          </w:tcPr>
          <w:p w14:paraId="530B9A8A" w14:textId="5206A5C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7F34953E" w14:textId="1EC2C2D0"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812</w:t>
            </w:r>
          </w:p>
        </w:tc>
      </w:tr>
      <w:tr w:rsidR="00F36026" w:rsidRPr="00E21DDA" w14:paraId="23786BA8" w14:textId="77777777">
        <w:trPr>
          <w:trHeight w:val="300"/>
          <w:jc w:val="center"/>
        </w:trPr>
        <w:tc>
          <w:tcPr>
            <w:tcW w:w="4480" w:type="dxa"/>
            <w:tcBorders>
              <w:top w:val="nil"/>
              <w:left w:val="nil"/>
              <w:bottom w:val="nil"/>
              <w:right w:val="nil"/>
            </w:tcBorders>
            <w:noWrap/>
            <w:vAlign w:val="bottom"/>
            <w:hideMark/>
          </w:tcPr>
          <w:p w14:paraId="1DFAB6BB"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1134" w:type="dxa"/>
            <w:tcBorders>
              <w:top w:val="nil"/>
              <w:left w:val="nil"/>
              <w:bottom w:val="nil"/>
              <w:right w:val="nil"/>
            </w:tcBorders>
            <w:noWrap/>
            <w:vAlign w:val="center"/>
            <w:hideMark/>
          </w:tcPr>
          <w:p w14:paraId="3640EF03"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741E2013" w14:textId="2D16F0F8"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42C17EE0" w14:textId="4AC47A40"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098</w:t>
            </w:r>
          </w:p>
        </w:tc>
        <w:tc>
          <w:tcPr>
            <w:tcW w:w="1134" w:type="dxa"/>
            <w:tcBorders>
              <w:top w:val="nil"/>
              <w:left w:val="nil"/>
              <w:bottom w:val="nil"/>
              <w:right w:val="nil"/>
            </w:tcBorders>
            <w:noWrap/>
            <w:vAlign w:val="center"/>
            <w:hideMark/>
          </w:tcPr>
          <w:p w14:paraId="142D2886" w14:textId="121EDAD4"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397</w:t>
            </w:r>
          </w:p>
        </w:tc>
      </w:tr>
      <w:tr w:rsidR="00F36026" w:rsidRPr="00E21DDA" w14:paraId="5B3AD4D6" w14:textId="77777777">
        <w:trPr>
          <w:trHeight w:val="300"/>
          <w:jc w:val="center"/>
        </w:trPr>
        <w:tc>
          <w:tcPr>
            <w:tcW w:w="4480" w:type="dxa"/>
            <w:tcBorders>
              <w:top w:val="nil"/>
              <w:left w:val="nil"/>
              <w:bottom w:val="nil"/>
              <w:right w:val="nil"/>
            </w:tcBorders>
            <w:noWrap/>
            <w:vAlign w:val="bottom"/>
            <w:hideMark/>
          </w:tcPr>
          <w:p w14:paraId="5DC6D0BD"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Norte (41° 28,6' L.S. a 47° L.S.) </w:t>
            </w:r>
          </w:p>
        </w:tc>
        <w:tc>
          <w:tcPr>
            <w:tcW w:w="1134" w:type="dxa"/>
            <w:tcBorders>
              <w:top w:val="nil"/>
              <w:left w:val="nil"/>
              <w:bottom w:val="nil"/>
              <w:right w:val="nil"/>
            </w:tcBorders>
            <w:noWrap/>
            <w:vAlign w:val="center"/>
            <w:hideMark/>
          </w:tcPr>
          <w:p w14:paraId="2F42D22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bottom w:val="nil"/>
              <w:right w:val="nil"/>
            </w:tcBorders>
            <w:noWrap/>
            <w:vAlign w:val="center"/>
            <w:hideMark/>
          </w:tcPr>
          <w:p w14:paraId="318506CC" w14:textId="3CA6E56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76297C6" w14:textId="61E4D934"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7C6574B2" w14:textId="3B53BC0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104</w:t>
            </w:r>
          </w:p>
        </w:tc>
      </w:tr>
      <w:tr w:rsidR="00F36026" w:rsidRPr="00E21DDA" w14:paraId="4B803697" w14:textId="77777777">
        <w:trPr>
          <w:trHeight w:val="300"/>
          <w:jc w:val="center"/>
        </w:trPr>
        <w:tc>
          <w:tcPr>
            <w:tcW w:w="4480" w:type="dxa"/>
            <w:tcBorders>
              <w:top w:val="nil"/>
              <w:left w:val="nil"/>
              <w:bottom w:val="nil"/>
              <w:right w:val="nil"/>
            </w:tcBorders>
            <w:noWrap/>
            <w:vAlign w:val="bottom"/>
            <w:hideMark/>
          </w:tcPr>
          <w:p w14:paraId="7B03FF76"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1134" w:type="dxa"/>
            <w:tcBorders>
              <w:top w:val="nil"/>
              <w:left w:val="nil"/>
              <w:bottom w:val="nil"/>
              <w:right w:val="nil"/>
            </w:tcBorders>
            <w:noWrap/>
            <w:vAlign w:val="center"/>
            <w:hideMark/>
          </w:tcPr>
          <w:p w14:paraId="636C5D62"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4F475AD5" w14:textId="4DB3CE35"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7F747C3C" w14:textId="7A566F2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32CF085A" w14:textId="62D254FA"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500</w:t>
            </w:r>
          </w:p>
        </w:tc>
      </w:tr>
      <w:tr w:rsidR="00F36026" w:rsidRPr="00E21DDA" w14:paraId="4D4AB708" w14:textId="77777777">
        <w:trPr>
          <w:trHeight w:val="300"/>
          <w:jc w:val="center"/>
        </w:trPr>
        <w:tc>
          <w:tcPr>
            <w:tcW w:w="4480" w:type="dxa"/>
            <w:tcBorders>
              <w:top w:val="nil"/>
              <w:left w:val="nil"/>
              <w:bottom w:val="nil"/>
              <w:right w:val="nil"/>
            </w:tcBorders>
            <w:noWrap/>
            <w:vAlign w:val="bottom"/>
            <w:hideMark/>
          </w:tcPr>
          <w:p w14:paraId="10BB2D27"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1134" w:type="dxa"/>
            <w:tcBorders>
              <w:top w:val="nil"/>
              <w:left w:val="nil"/>
              <w:bottom w:val="nil"/>
              <w:right w:val="nil"/>
            </w:tcBorders>
            <w:noWrap/>
            <w:vAlign w:val="center"/>
            <w:hideMark/>
          </w:tcPr>
          <w:p w14:paraId="77BFF307"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19DB46C9" w14:textId="014F73BB"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0C374E96" w14:textId="022A1C5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40CE817F" w14:textId="1475DD3E"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602</w:t>
            </w:r>
          </w:p>
        </w:tc>
      </w:tr>
      <w:tr w:rsidR="00F36026" w:rsidRPr="00E21DDA" w14:paraId="6C954CAC" w14:textId="77777777">
        <w:trPr>
          <w:trHeight w:val="300"/>
          <w:jc w:val="center"/>
        </w:trPr>
        <w:tc>
          <w:tcPr>
            <w:tcW w:w="4480" w:type="dxa"/>
            <w:tcBorders>
              <w:top w:val="nil"/>
              <w:left w:val="nil"/>
              <w:bottom w:val="nil"/>
              <w:right w:val="nil"/>
            </w:tcBorders>
            <w:noWrap/>
            <w:vAlign w:val="bottom"/>
            <w:hideMark/>
          </w:tcPr>
          <w:p w14:paraId="465C9C33"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Congrio Dorado Sur (47° L.S. a 57° L.S.) </w:t>
            </w:r>
          </w:p>
        </w:tc>
        <w:tc>
          <w:tcPr>
            <w:tcW w:w="1134" w:type="dxa"/>
            <w:tcBorders>
              <w:top w:val="nil"/>
              <w:left w:val="nil"/>
              <w:bottom w:val="nil"/>
              <w:right w:val="nil"/>
            </w:tcBorders>
            <w:noWrap/>
            <w:vAlign w:val="center"/>
            <w:hideMark/>
          </w:tcPr>
          <w:p w14:paraId="69E138C0"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bottom w:val="nil"/>
              <w:right w:val="nil"/>
            </w:tcBorders>
            <w:noWrap/>
            <w:vAlign w:val="center"/>
            <w:hideMark/>
          </w:tcPr>
          <w:p w14:paraId="004B10FE" w14:textId="2FC4A1E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AD7A1AF" w14:textId="50E4789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1D62A65F" w14:textId="5A02C9A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556</w:t>
            </w:r>
          </w:p>
        </w:tc>
      </w:tr>
      <w:tr w:rsidR="00F36026" w:rsidRPr="00E21DDA" w14:paraId="225972F7" w14:textId="77777777">
        <w:trPr>
          <w:trHeight w:val="300"/>
          <w:jc w:val="center"/>
        </w:trPr>
        <w:tc>
          <w:tcPr>
            <w:tcW w:w="4480" w:type="dxa"/>
            <w:tcBorders>
              <w:top w:val="nil"/>
              <w:left w:val="nil"/>
              <w:bottom w:val="nil"/>
              <w:right w:val="nil"/>
            </w:tcBorders>
            <w:noWrap/>
            <w:vAlign w:val="bottom"/>
            <w:hideMark/>
          </w:tcPr>
          <w:p w14:paraId="36AB4B3C"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1134" w:type="dxa"/>
            <w:tcBorders>
              <w:top w:val="nil"/>
              <w:left w:val="nil"/>
              <w:bottom w:val="nil"/>
              <w:right w:val="nil"/>
            </w:tcBorders>
            <w:noWrap/>
            <w:vAlign w:val="center"/>
            <w:hideMark/>
          </w:tcPr>
          <w:p w14:paraId="6472143C"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077F4107"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134" w:type="dxa"/>
            <w:tcBorders>
              <w:top w:val="nil"/>
              <w:left w:val="nil"/>
              <w:bottom w:val="nil"/>
              <w:right w:val="nil"/>
            </w:tcBorders>
            <w:noWrap/>
            <w:vAlign w:val="center"/>
            <w:hideMark/>
          </w:tcPr>
          <w:p w14:paraId="37EE6D5B" w14:textId="3364D37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001</w:t>
            </w:r>
          </w:p>
        </w:tc>
        <w:tc>
          <w:tcPr>
            <w:tcW w:w="1134" w:type="dxa"/>
            <w:tcBorders>
              <w:top w:val="nil"/>
              <w:left w:val="nil"/>
              <w:bottom w:val="nil"/>
              <w:right w:val="nil"/>
            </w:tcBorders>
            <w:noWrap/>
            <w:vAlign w:val="center"/>
            <w:hideMark/>
          </w:tcPr>
          <w:p w14:paraId="50E5FE4B" w14:textId="5C84561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001</w:t>
            </w:r>
          </w:p>
        </w:tc>
      </w:tr>
      <w:tr w:rsidR="00F36026" w:rsidRPr="00E21DDA" w14:paraId="6A482CA5" w14:textId="77777777">
        <w:trPr>
          <w:trHeight w:val="300"/>
          <w:jc w:val="center"/>
        </w:trPr>
        <w:tc>
          <w:tcPr>
            <w:tcW w:w="4480" w:type="dxa"/>
            <w:tcBorders>
              <w:top w:val="nil"/>
              <w:left w:val="nil"/>
              <w:bottom w:val="nil"/>
              <w:right w:val="nil"/>
            </w:tcBorders>
            <w:noWrap/>
            <w:vAlign w:val="bottom"/>
            <w:hideMark/>
          </w:tcPr>
          <w:p w14:paraId="5C9C40E6"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 tres aletas (41° 28,6 L.S. al Sur)</w:t>
            </w:r>
          </w:p>
        </w:tc>
        <w:tc>
          <w:tcPr>
            <w:tcW w:w="1134" w:type="dxa"/>
            <w:tcBorders>
              <w:top w:val="nil"/>
              <w:left w:val="nil"/>
              <w:bottom w:val="nil"/>
              <w:right w:val="nil"/>
            </w:tcBorders>
            <w:noWrap/>
            <w:vAlign w:val="center"/>
            <w:hideMark/>
          </w:tcPr>
          <w:p w14:paraId="7172A93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56D2B83D"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w:t>
            </w:r>
          </w:p>
        </w:tc>
        <w:tc>
          <w:tcPr>
            <w:tcW w:w="1134" w:type="dxa"/>
            <w:tcBorders>
              <w:top w:val="nil"/>
              <w:left w:val="nil"/>
              <w:bottom w:val="nil"/>
              <w:right w:val="nil"/>
            </w:tcBorders>
            <w:noWrap/>
            <w:vAlign w:val="center"/>
            <w:hideMark/>
          </w:tcPr>
          <w:p w14:paraId="6CF2CF67" w14:textId="56AB970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3A0B9B0E" w14:textId="60646218"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r>
      <w:tr w:rsidR="00F36026" w:rsidRPr="00E21DDA" w14:paraId="56DA2CBA" w14:textId="77777777">
        <w:trPr>
          <w:trHeight w:val="300"/>
          <w:jc w:val="center"/>
        </w:trPr>
        <w:tc>
          <w:tcPr>
            <w:tcW w:w="4480" w:type="dxa"/>
            <w:tcBorders>
              <w:top w:val="nil"/>
              <w:left w:val="nil"/>
              <w:bottom w:val="nil"/>
              <w:right w:val="nil"/>
            </w:tcBorders>
            <w:noWrap/>
            <w:vAlign w:val="bottom"/>
            <w:hideMark/>
          </w:tcPr>
          <w:p w14:paraId="6DE5977F"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1134" w:type="dxa"/>
            <w:tcBorders>
              <w:top w:val="nil"/>
              <w:left w:val="nil"/>
              <w:bottom w:val="nil"/>
              <w:right w:val="nil"/>
            </w:tcBorders>
            <w:noWrap/>
            <w:vAlign w:val="center"/>
            <w:hideMark/>
          </w:tcPr>
          <w:p w14:paraId="1BF1D003"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26C5B3B8" w14:textId="4E79CA59"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098C6F44" w14:textId="14D18FA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313</w:t>
            </w:r>
          </w:p>
        </w:tc>
        <w:tc>
          <w:tcPr>
            <w:tcW w:w="1134" w:type="dxa"/>
            <w:tcBorders>
              <w:top w:val="nil"/>
              <w:left w:val="nil"/>
              <w:bottom w:val="nil"/>
              <w:right w:val="nil"/>
            </w:tcBorders>
            <w:noWrap/>
            <w:vAlign w:val="center"/>
            <w:hideMark/>
          </w:tcPr>
          <w:p w14:paraId="6B9539E0" w14:textId="4F882CBF"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572</w:t>
            </w:r>
          </w:p>
        </w:tc>
      </w:tr>
      <w:tr w:rsidR="00F36026" w:rsidRPr="00E21DDA" w14:paraId="4D35BD4C" w14:textId="77777777">
        <w:trPr>
          <w:trHeight w:val="300"/>
          <w:jc w:val="center"/>
        </w:trPr>
        <w:tc>
          <w:tcPr>
            <w:tcW w:w="4480" w:type="dxa"/>
            <w:tcBorders>
              <w:top w:val="nil"/>
              <w:left w:val="nil"/>
              <w:bottom w:val="nil"/>
              <w:right w:val="nil"/>
            </w:tcBorders>
            <w:noWrap/>
            <w:vAlign w:val="bottom"/>
            <w:hideMark/>
          </w:tcPr>
          <w:p w14:paraId="0AF2BA35"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1134" w:type="dxa"/>
            <w:tcBorders>
              <w:top w:val="nil"/>
              <w:left w:val="nil"/>
              <w:bottom w:val="nil"/>
              <w:right w:val="nil"/>
            </w:tcBorders>
            <w:noWrap/>
            <w:vAlign w:val="center"/>
            <w:hideMark/>
          </w:tcPr>
          <w:p w14:paraId="1CDE468B"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2018</w:t>
            </w:r>
          </w:p>
        </w:tc>
        <w:tc>
          <w:tcPr>
            <w:tcW w:w="1134" w:type="dxa"/>
            <w:tcBorders>
              <w:top w:val="nil"/>
              <w:left w:val="nil"/>
              <w:bottom w:val="nil"/>
              <w:right w:val="nil"/>
            </w:tcBorders>
            <w:noWrap/>
            <w:vAlign w:val="center"/>
            <w:hideMark/>
          </w:tcPr>
          <w:p w14:paraId="1644FA52" w14:textId="6E49B1D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001</w:t>
            </w:r>
          </w:p>
        </w:tc>
        <w:tc>
          <w:tcPr>
            <w:tcW w:w="1134" w:type="dxa"/>
            <w:tcBorders>
              <w:top w:val="nil"/>
              <w:left w:val="nil"/>
              <w:bottom w:val="nil"/>
              <w:right w:val="nil"/>
            </w:tcBorders>
            <w:noWrap/>
            <w:vAlign w:val="center"/>
            <w:hideMark/>
          </w:tcPr>
          <w:p w14:paraId="6F43DBA0" w14:textId="37E1AFA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194D800A" w14:textId="07B596E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394</w:t>
            </w:r>
          </w:p>
        </w:tc>
      </w:tr>
      <w:tr w:rsidR="00F36026" w:rsidRPr="00E21DDA" w14:paraId="182D3ADC" w14:textId="77777777">
        <w:trPr>
          <w:trHeight w:val="300"/>
          <w:jc w:val="center"/>
        </w:trPr>
        <w:tc>
          <w:tcPr>
            <w:tcW w:w="4480" w:type="dxa"/>
            <w:tcBorders>
              <w:top w:val="nil"/>
              <w:left w:val="nil"/>
              <w:bottom w:val="nil"/>
              <w:right w:val="nil"/>
            </w:tcBorders>
            <w:noWrap/>
            <w:vAlign w:val="bottom"/>
            <w:hideMark/>
          </w:tcPr>
          <w:p w14:paraId="21ABF942"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1134" w:type="dxa"/>
            <w:tcBorders>
              <w:top w:val="nil"/>
              <w:left w:val="nil"/>
              <w:bottom w:val="nil"/>
              <w:right w:val="nil"/>
            </w:tcBorders>
            <w:noWrap/>
            <w:vAlign w:val="center"/>
            <w:hideMark/>
          </w:tcPr>
          <w:p w14:paraId="5D861AFD"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7CC636B8" w14:textId="07D7108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B2E36BD" w14:textId="585EF22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556</w:t>
            </w:r>
          </w:p>
        </w:tc>
        <w:tc>
          <w:tcPr>
            <w:tcW w:w="1134" w:type="dxa"/>
            <w:tcBorders>
              <w:top w:val="nil"/>
              <w:left w:val="nil"/>
              <w:bottom w:val="nil"/>
              <w:right w:val="nil"/>
            </w:tcBorders>
            <w:noWrap/>
            <w:vAlign w:val="center"/>
            <w:hideMark/>
          </w:tcPr>
          <w:p w14:paraId="16F6E148" w14:textId="63D5932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600</w:t>
            </w:r>
          </w:p>
        </w:tc>
      </w:tr>
      <w:tr w:rsidR="00F36026" w:rsidRPr="00E21DDA" w14:paraId="4749A29B" w14:textId="77777777">
        <w:trPr>
          <w:trHeight w:val="300"/>
          <w:jc w:val="center"/>
        </w:trPr>
        <w:tc>
          <w:tcPr>
            <w:tcW w:w="4480" w:type="dxa"/>
            <w:tcBorders>
              <w:top w:val="nil"/>
              <w:left w:val="nil"/>
              <w:bottom w:val="nil"/>
              <w:right w:val="nil"/>
            </w:tcBorders>
            <w:noWrap/>
            <w:vAlign w:val="bottom"/>
            <w:hideMark/>
          </w:tcPr>
          <w:p w14:paraId="1A37CA23"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1134" w:type="dxa"/>
            <w:tcBorders>
              <w:top w:val="nil"/>
              <w:left w:val="nil"/>
              <w:bottom w:val="nil"/>
              <w:right w:val="nil"/>
            </w:tcBorders>
            <w:noWrap/>
            <w:vAlign w:val="center"/>
            <w:hideMark/>
          </w:tcPr>
          <w:p w14:paraId="69526DBD"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1A48E160" w14:textId="72DA662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78FAE10F" w14:textId="398ADB3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556</w:t>
            </w:r>
          </w:p>
        </w:tc>
        <w:tc>
          <w:tcPr>
            <w:tcW w:w="1134" w:type="dxa"/>
            <w:tcBorders>
              <w:top w:val="nil"/>
              <w:left w:val="nil"/>
              <w:bottom w:val="nil"/>
              <w:right w:val="nil"/>
            </w:tcBorders>
            <w:noWrap/>
            <w:vAlign w:val="center"/>
            <w:hideMark/>
          </w:tcPr>
          <w:p w14:paraId="4B98FDB3" w14:textId="4C1FAE6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600</w:t>
            </w:r>
          </w:p>
        </w:tc>
      </w:tr>
      <w:tr w:rsidR="00F36026" w:rsidRPr="00E21DDA" w14:paraId="6F30F562" w14:textId="77777777">
        <w:trPr>
          <w:trHeight w:val="300"/>
          <w:jc w:val="center"/>
        </w:trPr>
        <w:tc>
          <w:tcPr>
            <w:tcW w:w="4480" w:type="dxa"/>
            <w:tcBorders>
              <w:top w:val="nil"/>
              <w:left w:val="nil"/>
              <w:bottom w:val="nil"/>
              <w:right w:val="nil"/>
            </w:tcBorders>
            <w:noWrap/>
            <w:vAlign w:val="bottom"/>
            <w:hideMark/>
          </w:tcPr>
          <w:p w14:paraId="6EEFE155"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(UPN)</w:t>
            </w:r>
          </w:p>
        </w:tc>
        <w:tc>
          <w:tcPr>
            <w:tcW w:w="1134" w:type="dxa"/>
            <w:tcBorders>
              <w:top w:val="nil"/>
              <w:left w:val="nil"/>
              <w:bottom w:val="nil"/>
              <w:right w:val="nil"/>
            </w:tcBorders>
            <w:noWrap/>
            <w:vAlign w:val="center"/>
            <w:hideMark/>
          </w:tcPr>
          <w:p w14:paraId="03A46F98"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bottom w:val="nil"/>
              <w:right w:val="nil"/>
            </w:tcBorders>
            <w:noWrap/>
            <w:vAlign w:val="center"/>
            <w:hideMark/>
          </w:tcPr>
          <w:p w14:paraId="5659DB7B" w14:textId="3EDFE6B8"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045DF8A" w14:textId="3F2CC99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556</w:t>
            </w:r>
          </w:p>
        </w:tc>
        <w:tc>
          <w:tcPr>
            <w:tcW w:w="1134" w:type="dxa"/>
            <w:tcBorders>
              <w:top w:val="nil"/>
              <w:left w:val="nil"/>
              <w:bottom w:val="nil"/>
              <w:right w:val="nil"/>
            </w:tcBorders>
            <w:noWrap/>
            <w:vAlign w:val="center"/>
            <w:hideMark/>
          </w:tcPr>
          <w:p w14:paraId="239D9384" w14:textId="5AC177D6"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600</w:t>
            </w:r>
          </w:p>
        </w:tc>
      </w:tr>
      <w:tr w:rsidR="00F36026" w:rsidRPr="00E21DDA" w14:paraId="34DB436F" w14:textId="77777777">
        <w:trPr>
          <w:trHeight w:val="300"/>
          <w:jc w:val="center"/>
        </w:trPr>
        <w:tc>
          <w:tcPr>
            <w:tcW w:w="4480" w:type="dxa"/>
            <w:tcBorders>
              <w:top w:val="nil"/>
              <w:left w:val="nil"/>
              <w:bottom w:val="nil"/>
              <w:right w:val="nil"/>
            </w:tcBorders>
            <w:noWrap/>
            <w:vAlign w:val="bottom"/>
            <w:hideMark/>
          </w:tcPr>
          <w:p w14:paraId="4442A6EA"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Merluza del Sur (UPS)</w:t>
            </w:r>
          </w:p>
        </w:tc>
        <w:tc>
          <w:tcPr>
            <w:tcW w:w="1134" w:type="dxa"/>
            <w:tcBorders>
              <w:top w:val="nil"/>
              <w:left w:val="nil"/>
              <w:bottom w:val="nil"/>
              <w:right w:val="nil"/>
            </w:tcBorders>
            <w:noWrap/>
            <w:vAlign w:val="center"/>
            <w:hideMark/>
          </w:tcPr>
          <w:p w14:paraId="4C0A31A7"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bottom w:val="nil"/>
              <w:right w:val="nil"/>
            </w:tcBorders>
            <w:noWrap/>
            <w:vAlign w:val="center"/>
            <w:hideMark/>
          </w:tcPr>
          <w:p w14:paraId="3E1FBAEB" w14:textId="090046CD"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7</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806</w:t>
            </w:r>
          </w:p>
        </w:tc>
        <w:tc>
          <w:tcPr>
            <w:tcW w:w="1134" w:type="dxa"/>
            <w:tcBorders>
              <w:top w:val="nil"/>
              <w:left w:val="nil"/>
              <w:bottom w:val="nil"/>
              <w:right w:val="nil"/>
            </w:tcBorders>
            <w:noWrap/>
            <w:vAlign w:val="center"/>
            <w:hideMark/>
          </w:tcPr>
          <w:p w14:paraId="6252AEBF" w14:textId="68796B1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1906CC60" w14:textId="42D10C6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4</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849</w:t>
            </w:r>
          </w:p>
        </w:tc>
      </w:tr>
      <w:tr w:rsidR="00F36026" w:rsidRPr="00E21DDA" w14:paraId="6D613640" w14:textId="77777777">
        <w:trPr>
          <w:trHeight w:val="300"/>
          <w:jc w:val="center"/>
        </w:trPr>
        <w:tc>
          <w:tcPr>
            <w:tcW w:w="4480" w:type="dxa"/>
            <w:tcBorders>
              <w:top w:val="nil"/>
              <w:left w:val="nil"/>
              <w:bottom w:val="nil"/>
              <w:right w:val="nil"/>
            </w:tcBorders>
            <w:noWrap/>
            <w:vAlign w:val="bottom"/>
            <w:hideMark/>
          </w:tcPr>
          <w:p w14:paraId="5AB6DAE1"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1134" w:type="dxa"/>
            <w:tcBorders>
              <w:top w:val="nil"/>
              <w:left w:val="nil"/>
              <w:bottom w:val="nil"/>
              <w:right w:val="nil"/>
            </w:tcBorders>
            <w:noWrap/>
            <w:vAlign w:val="center"/>
            <w:hideMark/>
          </w:tcPr>
          <w:p w14:paraId="33F7D69C"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2019</w:t>
            </w:r>
          </w:p>
        </w:tc>
        <w:tc>
          <w:tcPr>
            <w:tcW w:w="1134" w:type="dxa"/>
            <w:tcBorders>
              <w:top w:val="nil"/>
              <w:left w:val="nil"/>
              <w:bottom w:val="nil"/>
              <w:right w:val="nil"/>
            </w:tcBorders>
            <w:noWrap/>
            <w:vAlign w:val="center"/>
            <w:hideMark/>
          </w:tcPr>
          <w:p w14:paraId="45F0F597" w14:textId="513563DE"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5</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556</w:t>
            </w:r>
          </w:p>
        </w:tc>
        <w:tc>
          <w:tcPr>
            <w:tcW w:w="1134" w:type="dxa"/>
            <w:tcBorders>
              <w:top w:val="nil"/>
              <w:left w:val="nil"/>
              <w:bottom w:val="nil"/>
              <w:right w:val="nil"/>
            </w:tcBorders>
            <w:noWrap/>
            <w:vAlign w:val="center"/>
            <w:hideMark/>
          </w:tcPr>
          <w:p w14:paraId="480A704E" w14:textId="5F2D98DF"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bottom w:val="nil"/>
              <w:right w:val="nil"/>
            </w:tcBorders>
            <w:noWrap/>
            <w:vAlign w:val="center"/>
            <w:hideMark/>
          </w:tcPr>
          <w:p w14:paraId="538340FE" w14:textId="273AB04C"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600</w:t>
            </w:r>
          </w:p>
        </w:tc>
      </w:tr>
      <w:tr w:rsidR="00F36026" w:rsidRPr="00E21DDA" w14:paraId="2CBA4E1A" w14:textId="77777777">
        <w:trPr>
          <w:trHeight w:val="300"/>
          <w:jc w:val="center"/>
        </w:trPr>
        <w:tc>
          <w:tcPr>
            <w:tcW w:w="4480" w:type="dxa"/>
            <w:tcBorders>
              <w:top w:val="nil"/>
              <w:left w:val="nil"/>
              <w:right w:val="nil"/>
            </w:tcBorders>
            <w:noWrap/>
            <w:vAlign w:val="bottom"/>
            <w:hideMark/>
          </w:tcPr>
          <w:p w14:paraId="456B1742"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1134" w:type="dxa"/>
            <w:tcBorders>
              <w:top w:val="nil"/>
              <w:left w:val="nil"/>
              <w:right w:val="nil"/>
            </w:tcBorders>
            <w:noWrap/>
            <w:vAlign w:val="center"/>
            <w:hideMark/>
          </w:tcPr>
          <w:p w14:paraId="386808EE"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2020</w:t>
            </w:r>
          </w:p>
        </w:tc>
        <w:tc>
          <w:tcPr>
            <w:tcW w:w="1134" w:type="dxa"/>
            <w:tcBorders>
              <w:top w:val="nil"/>
              <w:left w:val="nil"/>
              <w:right w:val="nil"/>
            </w:tcBorders>
            <w:noWrap/>
            <w:vAlign w:val="center"/>
            <w:hideMark/>
          </w:tcPr>
          <w:p w14:paraId="0A2B7705" w14:textId="7A918261"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039</w:t>
            </w:r>
          </w:p>
        </w:tc>
        <w:tc>
          <w:tcPr>
            <w:tcW w:w="1134" w:type="dxa"/>
            <w:tcBorders>
              <w:top w:val="nil"/>
              <w:left w:val="nil"/>
              <w:right w:val="nil"/>
            </w:tcBorders>
            <w:noWrap/>
            <w:vAlign w:val="center"/>
            <w:hideMark/>
          </w:tcPr>
          <w:p w14:paraId="4081A527" w14:textId="32C74B20"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10</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000</w:t>
            </w:r>
          </w:p>
        </w:tc>
        <w:tc>
          <w:tcPr>
            <w:tcW w:w="1134" w:type="dxa"/>
            <w:tcBorders>
              <w:top w:val="nil"/>
              <w:left w:val="nil"/>
              <w:right w:val="nil"/>
            </w:tcBorders>
            <w:noWrap/>
            <w:vAlign w:val="center"/>
            <w:hideMark/>
          </w:tcPr>
          <w:p w14:paraId="48A994B2" w14:textId="02D07293"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694</w:t>
            </w:r>
          </w:p>
        </w:tc>
      </w:tr>
      <w:tr w:rsidR="00F36026" w:rsidRPr="00E21DDA" w14:paraId="39E722C4" w14:textId="77777777">
        <w:trPr>
          <w:trHeight w:val="300"/>
          <w:jc w:val="center"/>
        </w:trPr>
        <w:tc>
          <w:tcPr>
            <w:tcW w:w="4480" w:type="dxa"/>
            <w:tcBorders>
              <w:top w:val="nil"/>
              <w:left w:val="nil"/>
              <w:bottom w:val="single" w:sz="4" w:space="0" w:color="auto"/>
              <w:right w:val="nil"/>
            </w:tcBorders>
            <w:noWrap/>
            <w:vAlign w:val="bottom"/>
            <w:hideMark/>
          </w:tcPr>
          <w:p w14:paraId="02530255" w14:textId="77777777" w:rsidR="00F36026" w:rsidRPr="00E21DDA" w:rsidRDefault="00F36026">
            <w:pPr>
              <w:spacing w:after="0" w:line="240" w:lineRule="auto"/>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 xml:space="preserve">Anchoveta Centro Sur (V - X Región) </w:t>
            </w:r>
          </w:p>
        </w:tc>
        <w:tc>
          <w:tcPr>
            <w:tcW w:w="1134" w:type="dxa"/>
            <w:tcBorders>
              <w:top w:val="nil"/>
              <w:left w:val="nil"/>
              <w:bottom w:val="single" w:sz="4" w:space="0" w:color="auto"/>
              <w:right w:val="nil"/>
            </w:tcBorders>
            <w:noWrap/>
            <w:vAlign w:val="center"/>
            <w:hideMark/>
          </w:tcPr>
          <w:p w14:paraId="458D23E9" w14:textId="77777777"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2021</w:t>
            </w:r>
          </w:p>
        </w:tc>
        <w:tc>
          <w:tcPr>
            <w:tcW w:w="1134" w:type="dxa"/>
            <w:tcBorders>
              <w:top w:val="nil"/>
              <w:left w:val="nil"/>
              <w:bottom w:val="single" w:sz="4" w:space="0" w:color="auto"/>
              <w:right w:val="nil"/>
            </w:tcBorders>
            <w:noWrap/>
            <w:vAlign w:val="center"/>
            <w:hideMark/>
          </w:tcPr>
          <w:p w14:paraId="52A781DB" w14:textId="443354D2"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550</w:t>
            </w:r>
          </w:p>
        </w:tc>
        <w:tc>
          <w:tcPr>
            <w:tcW w:w="1134" w:type="dxa"/>
            <w:tcBorders>
              <w:top w:val="nil"/>
              <w:left w:val="nil"/>
              <w:bottom w:val="single" w:sz="4" w:space="0" w:color="auto"/>
              <w:right w:val="nil"/>
            </w:tcBorders>
            <w:noWrap/>
            <w:vAlign w:val="center"/>
            <w:hideMark/>
          </w:tcPr>
          <w:p w14:paraId="7F2D81BA" w14:textId="2BD67F98"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3</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750</w:t>
            </w:r>
          </w:p>
        </w:tc>
        <w:tc>
          <w:tcPr>
            <w:tcW w:w="1134" w:type="dxa"/>
            <w:tcBorders>
              <w:top w:val="nil"/>
              <w:left w:val="nil"/>
              <w:bottom w:val="single" w:sz="4" w:space="0" w:color="auto"/>
              <w:right w:val="nil"/>
            </w:tcBorders>
            <w:noWrap/>
            <w:vAlign w:val="center"/>
            <w:hideMark/>
          </w:tcPr>
          <w:p w14:paraId="0FD6AE3D" w14:textId="44E043E0" w:rsidR="00F36026" w:rsidRPr="00E21DDA" w:rsidRDefault="00F36026">
            <w:pPr>
              <w:spacing w:after="0" w:line="240" w:lineRule="auto"/>
              <w:jc w:val="center"/>
              <w:rPr>
                <w:rFonts w:ascii="Calibri" w:eastAsia="Times New Roman" w:hAnsi="Calibri" w:cs="Calibri"/>
                <w:color w:val="000000"/>
                <w:lang w:val="es-ES" w:eastAsia="es-MX"/>
              </w:rPr>
            </w:pPr>
            <w:r w:rsidRPr="00E21DDA">
              <w:rPr>
                <w:rFonts w:ascii="Calibri" w:eastAsia="Times New Roman" w:hAnsi="Calibri" w:cs="Calibri"/>
                <w:color w:val="000000"/>
                <w:lang w:val="es-ES" w:eastAsia="es-MX"/>
              </w:rPr>
              <w:t>1</w:t>
            </w:r>
            <w:r w:rsidR="00C51E4C" w:rsidRPr="00E21DDA">
              <w:rPr>
                <w:rFonts w:ascii="Calibri" w:eastAsia="Times New Roman" w:hAnsi="Calibri" w:cs="Calibri"/>
                <w:color w:val="000000"/>
                <w:lang w:val="es-ES" w:eastAsia="es-MX"/>
              </w:rPr>
              <w:t>.</w:t>
            </w:r>
            <w:r w:rsidRPr="00E21DDA">
              <w:rPr>
                <w:rFonts w:ascii="Calibri" w:eastAsia="Times New Roman" w:hAnsi="Calibri" w:cs="Calibri"/>
                <w:color w:val="000000"/>
                <w:lang w:val="es-ES" w:eastAsia="es-MX"/>
              </w:rPr>
              <w:t>878</w:t>
            </w:r>
          </w:p>
        </w:tc>
      </w:tr>
    </w:tbl>
    <w:bookmarkEnd w:id="31"/>
    <w:p w14:paraId="732D936A" w14:textId="77777777" w:rsidR="00F36026" w:rsidRPr="00E21DDA" w:rsidRDefault="00F36026" w:rsidP="00F36026">
      <w:pPr>
        <w:spacing w:line="276" w:lineRule="auto"/>
        <w:jc w:val="both"/>
        <w:rPr>
          <w:sz w:val="18"/>
          <w:szCs w:val="18"/>
          <w:lang w:val="es-ES"/>
        </w:rPr>
      </w:pPr>
      <w:r w:rsidRPr="00E21DDA">
        <w:rPr>
          <w:sz w:val="18"/>
          <w:szCs w:val="18"/>
          <w:lang w:val="es-ES"/>
        </w:rPr>
        <w:t>Fuente: Elaboración propia a partir de información oficial de SUBPESCA.</w:t>
      </w:r>
    </w:p>
    <w:p w14:paraId="289FAAF0" w14:textId="2CCAFFD2" w:rsidR="00F36026" w:rsidRDefault="00F36026" w:rsidP="00A03A52">
      <w:pPr>
        <w:jc w:val="both"/>
        <w:rPr>
          <w:lang w:val="es-ES"/>
        </w:rPr>
      </w:pPr>
    </w:p>
    <w:p w14:paraId="4E654C55" w14:textId="58A04C16" w:rsidR="005E2CBC" w:rsidRPr="00E3259D" w:rsidRDefault="005E2CBC" w:rsidP="005E2CBC">
      <w:pPr>
        <w:jc w:val="both"/>
        <w:rPr>
          <w:rFonts w:ascii="Calibri" w:hAnsi="Calibri" w:cs="Calibri"/>
        </w:rPr>
      </w:pPr>
      <w:r>
        <w:rPr>
          <w:rFonts w:ascii="Calibri" w:hAnsi="Calibri" w:cs="Calibri"/>
        </w:rPr>
        <w:t xml:space="preserve">Finalmente, </w:t>
      </w:r>
      <w:r w:rsidRPr="00E3259D">
        <w:rPr>
          <w:rFonts w:ascii="Calibri" w:hAnsi="Calibri" w:cs="Calibri"/>
        </w:rPr>
        <w:t xml:space="preserve">Se han evidenciado alrededor de 75 empresas diferentes que se han adjudicado a lo menos un lote en todas las subastas LTP clase B desde el 2015 al año 2021. No obstante 10 de estas concentran el 70% del total de toneladas subastadas, las cuales se presentan en la Tabla </w:t>
      </w:r>
      <w:r>
        <w:rPr>
          <w:rFonts w:ascii="Calibri" w:hAnsi="Calibri" w:cs="Calibri"/>
        </w:rPr>
        <w:t>16</w:t>
      </w:r>
      <w:r w:rsidRPr="00E3259D">
        <w:rPr>
          <w:rFonts w:ascii="Calibri" w:hAnsi="Calibri" w:cs="Calibri"/>
        </w:rPr>
        <w:t xml:space="preserve"> (el detalle total se encuentra disponible en la Tabla A.2 en el Anexo). </w:t>
      </w:r>
    </w:p>
    <w:p w14:paraId="1F2E4753" w14:textId="77777777" w:rsidR="005E2CBC" w:rsidRPr="00E3259D" w:rsidRDefault="005E2CBC" w:rsidP="005E2CBC">
      <w:pPr>
        <w:jc w:val="both"/>
        <w:rPr>
          <w:rFonts w:ascii="Calibri" w:hAnsi="Calibri" w:cs="Calibri"/>
          <w:color w:val="000000"/>
        </w:rPr>
      </w:pPr>
      <w:r w:rsidRPr="00E3259D">
        <w:rPr>
          <w:rFonts w:ascii="Calibri" w:hAnsi="Calibri" w:cs="Calibri"/>
        </w:rPr>
        <w:t xml:space="preserve">Destaca la empresa Camanchaca S.A. con un 19%, en las siguientes UP:  </w:t>
      </w:r>
      <w:r w:rsidRPr="00E3259D">
        <w:rPr>
          <w:rFonts w:ascii="Calibri" w:hAnsi="Calibri" w:cs="Calibri"/>
          <w:color w:val="000000"/>
        </w:rPr>
        <w:t>Camarón Nailon (II - VIII Región), Sardina Común (V - X Región), Anchoveta (III- IV región), Anchoveta (XV - II Región) y Anchoveta Centro Sur (V - X Región). También la empresa Orizon, con un 13,5% en las UP de Sardina Común (V - X Región), Anchoveta (III- IV región) y en las UP de Jurel.</w:t>
      </w:r>
    </w:p>
    <w:p w14:paraId="4D730AF3" w14:textId="77777777" w:rsidR="005E2CBC" w:rsidRPr="00E3259D" w:rsidRDefault="005E2CBC" w:rsidP="005E2CBC">
      <w:pPr>
        <w:jc w:val="both"/>
        <w:rPr>
          <w:rFonts w:ascii="Calibri" w:hAnsi="Calibri" w:cs="Calibri"/>
        </w:rPr>
      </w:pPr>
    </w:p>
    <w:p w14:paraId="5177F746" w14:textId="2181DAAA" w:rsidR="005E2CBC" w:rsidRPr="00E3259D" w:rsidRDefault="005E2CBC" w:rsidP="005E2CBC">
      <w:pPr>
        <w:jc w:val="center"/>
        <w:rPr>
          <w:rFonts w:ascii="Calibri" w:hAnsi="Calibri" w:cs="Calibri"/>
          <w:b/>
          <w:bCs/>
        </w:rPr>
      </w:pPr>
      <w:r w:rsidRPr="00E3259D">
        <w:rPr>
          <w:rFonts w:ascii="Calibri" w:hAnsi="Calibri" w:cs="Calibri"/>
          <w:b/>
          <w:bCs/>
        </w:rPr>
        <w:lastRenderedPageBreak/>
        <w:t xml:space="preserve">Tabla </w:t>
      </w:r>
      <w:r>
        <w:rPr>
          <w:rFonts w:ascii="Calibri" w:hAnsi="Calibri" w:cs="Calibri"/>
          <w:b/>
          <w:bCs/>
        </w:rPr>
        <w:t>16</w:t>
      </w:r>
      <w:r w:rsidRPr="00E3259D">
        <w:rPr>
          <w:rFonts w:ascii="Calibri" w:hAnsi="Calibri" w:cs="Calibri"/>
          <w:b/>
          <w:bCs/>
        </w:rPr>
        <w:t>. Diez empresas con mayor porcentaje de toneladas adjudicadas. Subastas LTP clase B entre los años 2015 y 2021.</w:t>
      </w:r>
    </w:p>
    <w:tbl>
      <w:tblPr>
        <w:tblW w:w="8100" w:type="dxa"/>
        <w:jc w:val="center"/>
        <w:tblCellMar>
          <w:left w:w="70" w:type="dxa"/>
          <w:right w:w="70" w:type="dxa"/>
        </w:tblCellMar>
        <w:tblLook w:val="04A0" w:firstRow="1" w:lastRow="0" w:firstColumn="1" w:lastColumn="0" w:noHBand="0" w:noVBand="1"/>
      </w:tblPr>
      <w:tblGrid>
        <w:gridCol w:w="5500"/>
        <w:gridCol w:w="1300"/>
        <w:gridCol w:w="1300"/>
      </w:tblGrid>
      <w:tr w:rsidR="005E2CBC" w:rsidRPr="005E2CBC" w14:paraId="1670ECD2" w14:textId="77777777" w:rsidTr="004C4A9A">
        <w:trPr>
          <w:trHeight w:val="283"/>
          <w:jc w:val="center"/>
        </w:trPr>
        <w:tc>
          <w:tcPr>
            <w:tcW w:w="5500" w:type="dxa"/>
            <w:tcBorders>
              <w:top w:val="single" w:sz="4" w:space="0" w:color="auto"/>
              <w:bottom w:val="single" w:sz="4" w:space="0" w:color="auto"/>
            </w:tcBorders>
            <w:noWrap/>
            <w:vAlign w:val="bottom"/>
            <w:hideMark/>
          </w:tcPr>
          <w:p w14:paraId="19B2F103" w14:textId="77777777" w:rsidR="005E2CBC" w:rsidRPr="004C4A9A" w:rsidRDefault="005E2CBC" w:rsidP="004C4A9A">
            <w:pPr>
              <w:spacing w:after="0" w:line="240" w:lineRule="auto"/>
              <w:jc w:val="center"/>
              <w:rPr>
                <w:rFonts w:ascii="Calibri" w:eastAsia="Times New Roman" w:hAnsi="Calibri" w:cs="Calibri"/>
                <w:b/>
                <w:bCs/>
                <w:color w:val="000000"/>
                <w:lang w:eastAsia="es-MX"/>
              </w:rPr>
            </w:pPr>
            <w:r w:rsidRPr="004C4A9A">
              <w:rPr>
                <w:rFonts w:ascii="Calibri" w:eastAsia="Times New Roman" w:hAnsi="Calibri" w:cs="Calibri"/>
                <w:b/>
                <w:bCs/>
                <w:color w:val="000000"/>
                <w:lang w:eastAsia="es-MX"/>
              </w:rPr>
              <w:t>Empresas</w:t>
            </w:r>
          </w:p>
        </w:tc>
        <w:tc>
          <w:tcPr>
            <w:tcW w:w="1300" w:type="dxa"/>
            <w:tcBorders>
              <w:top w:val="single" w:sz="4" w:space="0" w:color="auto"/>
              <w:bottom w:val="single" w:sz="4" w:space="0" w:color="auto"/>
            </w:tcBorders>
            <w:noWrap/>
            <w:vAlign w:val="bottom"/>
            <w:hideMark/>
          </w:tcPr>
          <w:p w14:paraId="00D4B79E" w14:textId="77777777" w:rsidR="005E2CBC" w:rsidRPr="004C4A9A" w:rsidRDefault="005E2CBC" w:rsidP="004C4A9A">
            <w:pPr>
              <w:spacing w:after="0" w:line="240" w:lineRule="auto"/>
              <w:jc w:val="center"/>
              <w:rPr>
                <w:rFonts w:ascii="Calibri" w:eastAsia="Times New Roman" w:hAnsi="Calibri" w:cs="Calibri"/>
                <w:b/>
                <w:bCs/>
                <w:color w:val="000000"/>
                <w:lang w:eastAsia="es-MX"/>
              </w:rPr>
            </w:pPr>
            <w:r w:rsidRPr="004C4A9A">
              <w:rPr>
                <w:rFonts w:ascii="Calibri" w:eastAsia="Times New Roman" w:hAnsi="Calibri" w:cs="Calibri"/>
                <w:b/>
                <w:bCs/>
                <w:color w:val="000000"/>
                <w:lang w:eastAsia="es-MX"/>
              </w:rPr>
              <w:t>toneladas</w:t>
            </w:r>
          </w:p>
        </w:tc>
        <w:tc>
          <w:tcPr>
            <w:tcW w:w="1300" w:type="dxa"/>
            <w:tcBorders>
              <w:top w:val="single" w:sz="4" w:space="0" w:color="auto"/>
              <w:bottom w:val="single" w:sz="4" w:space="0" w:color="auto"/>
            </w:tcBorders>
            <w:noWrap/>
            <w:vAlign w:val="bottom"/>
            <w:hideMark/>
          </w:tcPr>
          <w:p w14:paraId="7B94CC5C" w14:textId="77777777" w:rsidR="005E2CBC" w:rsidRPr="004C4A9A" w:rsidRDefault="005E2CBC" w:rsidP="004C4A9A">
            <w:pPr>
              <w:spacing w:after="0" w:line="240" w:lineRule="auto"/>
              <w:jc w:val="center"/>
              <w:rPr>
                <w:rFonts w:ascii="Calibri" w:eastAsia="Times New Roman" w:hAnsi="Calibri" w:cs="Calibri"/>
                <w:b/>
                <w:bCs/>
                <w:color w:val="000000"/>
                <w:lang w:eastAsia="es-MX"/>
              </w:rPr>
            </w:pPr>
            <w:r w:rsidRPr="004C4A9A">
              <w:rPr>
                <w:rFonts w:ascii="Calibri" w:eastAsia="Times New Roman" w:hAnsi="Calibri" w:cs="Calibri"/>
                <w:b/>
                <w:bCs/>
                <w:color w:val="000000"/>
                <w:lang w:eastAsia="es-MX"/>
              </w:rPr>
              <w:t>%</w:t>
            </w:r>
          </w:p>
        </w:tc>
      </w:tr>
      <w:tr w:rsidR="005E2CBC" w:rsidRPr="005E2CBC" w14:paraId="5E68792C" w14:textId="77777777" w:rsidTr="005E2CBC">
        <w:trPr>
          <w:trHeight w:val="283"/>
          <w:jc w:val="center"/>
        </w:trPr>
        <w:tc>
          <w:tcPr>
            <w:tcW w:w="5500" w:type="dxa"/>
            <w:tcBorders>
              <w:top w:val="single" w:sz="4" w:space="0" w:color="auto"/>
            </w:tcBorders>
            <w:noWrap/>
            <w:vAlign w:val="bottom"/>
            <w:hideMark/>
          </w:tcPr>
          <w:p w14:paraId="0539FC00"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Camanchaca S.A.</w:t>
            </w:r>
          </w:p>
        </w:tc>
        <w:tc>
          <w:tcPr>
            <w:tcW w:w="1300" w:type="dxa"/>
            <w:tcBorders>
              <w:top w:val="single" w:sz="4" w:space="0" w:color="auto"/>
            </w:tcBorders>
            <w:noWrap/>
            <w:vAlign w:val="bottom"/>
            <w:hideMark/>
          </w:tcPr>
          <w:p w14:paraId="1C8538F6"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29.899</w:t>
            </w:r>
          </w:p>
        </w:tc>
        <w:tc>
          <w:tcPr>
            <w:tcW w:w="1300" w:type="dxa"/>
            <w:tcBorders>
              <w:top w:val="single" w:sz="4" w:space="0" w:color="auto"/>
            </w:tcBorders>
            <w:noWrap/>
            <w:vAlign w:val="bottom"/>
            <w:hideMark/>
          </w:tcPr>
          <w:p w14:paraId="3DE6E83E"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19,0%</w:t>
            </w:r>
          </w:p>
        </w:tc>
      </w:tr>
      <w:tr w:rsidR="00432ABB" w:rsidRPr="005E2CBC" w14:paraId="16BE0DBA" w14:textId="77777777" w:rsidTr="005E2CBC">
        <w:trPr>
          <w:trHeight w:val="283"/>
          <w:jc w:val="center"/>
        </w:trPr>
        <w:tc>
          <w:tcPr>
            <w:tcW w:w="5500" w:type="dxa"/>
            <w:noWrap/>
            <w:vAlign w:val="bottom"/>
            <w:hideMark/>
          </w:tcPr>
          <w:p w14:paraId="68FD8757"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ORIZON</w:t>
            </w:r>
          </w:p>
        </w:tc>
        <w:tc>
          <w:tcPr>
            <w:tcW w:w="1300" w:type="dxa"/>
            <w:noWrap/>
            <w:vAlign w:val="bottom"/>
            <w:hideMark/>
          </w:tcPr>
          <w:p w14:paraId="613E0632"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21.188</w:t>
            </w:r>
          </w:p>
        </w:tc>
        <w:tc>
          <w:tcPr>
            <w:tcW w:w="1300" w:type="dxa"/>
            <w:noWrap/>
            <w:vAlign w:val="bottom"/>
            <w:hideMark/>
          </w:tcPr>
          <w:p w14:paraId="23809417"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13,5%</w:t>
            </w:r>
          </w:p>
        </w:tc>
      </w:tr>
      <w:tr w:rsidR="00432ABB" w:rsidRPr="005E2CBC" w14:paraId="1E87E258" w14:textId="77777777" w:rsidTr="005E2CBC">
        <w:trPr>
          <w:trHeight w:val="283"/>
          <w:jc w:val="center"/>
        </w:trPr>
        <w:tc>
          <w:tcPr>
            <w:tcW w:w="5500" w:type="dxa"/>
            <w:noWrap/>
            <w:vAlign w:val="bottom"/>
            <w:hideMark/>
          </w:tcPr>
          <w:p w14:paraId="1421441B"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PESCA LITORAL COSTERA EIRL</w:t>
            </w:r>
          </w:p>
        </w:tc>
        <w:tc>
          <w:tcPr>
            <w:tcW w:w="1300" w:type="dxa"/>
            <w:noWrap/>
            <w:vAlign w:val="bottom"/>
            <w:hideMark/>
          </w:tcPr>
          <w:p w14:paraId="5B3E87BD" w14:textId="11C13234"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13.05</w:t>
            </w:r>
            <w:r>
              <w:rPr>
                <w:rFonts w:ascii="Calibri" w:eastAsia="Times New Roman" w:hAnsi="Calibri" w:cs="Calibri"/>
                <w:color w:val="000000"/>
                <w:lang w:eastAsia="es-MX"/>
              </w:rPr>
              <w:t>0</w:t>
            </w:r>
          </w:p>
        </w:tc>
        <w:tc>
          <w:tcPr>
            <w:tcW w:w="1300" w:type="dxa"/>
            <w:noWrap/>
            <w:vAlign w:val="bottom"/>
            <w:hideMark/>
          </w:tcPr>
          <w:p w14:paraId="08EA45E4"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8,3%</w:t>
            </w:r>
          </w:p>
        </w:tc>
      </w:tr>
      <w:tr w:rsidR="00432ABB" w:rsidRPr="005E2CBC" w14:paraId="24A5848B" w14:textId="77777777" w:rsidTr="005E2CBC">
        <w:trPr>
          <w:trHeight w:val="283"/>
          <w:jc w:val="center"/>
        </w:trPr>
        <w:tc>
          <w:tcPr>
            <w:tcW w:w="5500" w:type="dxa"/>
            <w:noWrap/>
            <w:vAlign w:val="bottom"/>
            <w:hideMark/>
          </w:tcPr>
          <w:p w14:paraId="5E030B61"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Servicios Industriales Lo Rojas Ltda.</w:t>
            </w:r>
          </w:p>
        </w:tc>
        <w:tc>
          <w:tcPr>
            <w:tcW w:w="1300" w:type="dxa"/>
            <w:noWrap/>
            <w:vAlign w:val="bottom"/>
            <w:hideMark/>
          </w:tcPr>
          <w:p w14:paraId="35D87808"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12.584</w:t>
            </w:r>
          </w:p>
        </w:tc>
        <w:tc>
          <w:tcPr>
            <w:tcW w:w="1300" w:type="dxa"/>
            <w:noWrap/>
            <w:vAlign w:val="bottom"/>
            <w:hideMark/>
          </w:tcPr>
          <w:p w14:paraId="4C81A50B"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8,0%</w:t>
            </w:r>
          </w:p>
        </w:tc>
      </w:tr>
      <w:tr w:rsidR="00432ABB" w:rsidRPr="005E2CBC" w14:paraId="00C8C975" w14:textId="77777777" w:rsidTr="005E2CBC">
        <w:trPr>
          <w:trHeight w:val="283"/>
          <w:jc w:val="center"/>
        </w:trPr>
        <w:tc>
          <w:tcPr>
            <w:tcW w:w="5500" w:type="dxa"/>
            <w:noWrap/>
            <w:vAlign w:val="bottom"/>
            <w:hideMark/>
          </w:tcPr>
          <w:p w14:paraId="7CDA9166"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Procesos Tecnológicos del Bío Bío SpA</w:t>
            </w:r>
          </w:p>
        </w:tc>
        <w:tc>
          <w:tcPr>
            <w:tcW w:w="1300" w:type="dxa"/>
            <w:noWrap/>
            <w:vAlign w:val="bottom"/>
            <w:hideMark/>
          </w:tcPr>
          <w:p w14:paraId="6808EC24"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10.382</w:t>
            </w:r>
          </w:p>
        </w:tc>
        <w:tc>
          <w:tcPr>
            <w:tcW w:w="1300" w:type="dxa"/>
            <w:noWrap/>
            <w:vAlign w:val="bottom"/>
            <w:hideMark/>
          </w:tcPr>
          <w:p w14:paraId="3958051C"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6,6%</w:t>
            </w:r>
          </w:p>
        </w:tc>
      </w:tr>
      <w:tr w:rsidR="00432ABB" w:rsidRPr="005E2CBC" w14:paraId="3EDA9C07" w14:textId="77777777" w:rsidTr="005E2CBC">
        <w:trPr>
          <w:trHeight w:val="283"/>
          <w:jc w:val="center"/>
        </w:trPr>
        <w:tc>
          <w:tcPr>
            <w:tcW w:w="5500" w:type="dxa"/>
            <w:noWrap/>
            <w:vAlign w:val="bottom"/>
            <w:hideMark/>
          </w:tcPr>
          <w:p w14:paraId="31E54F84"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Arica Seafoods Producer S.A.</w:t>
            </w:r>
          </w:p>
        </w:tc>
        <w:tc>
          <w:tcPr>
            <w:tcW w:w="1300" w:type="dxa"/>
            <w:noWrap/>
            <w:vAlign w:val="bottom"/>
            <w:hideMark/>
          </w:tcPr>
          <w:p w14:paraId="452855C4"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9.312</w:t>
            </w:r>
          </w:p>
        </w:tc>
        <w:tc>
          <w:tcPr>
            <w:tcW w:w="1300" w:type="dxa"/>
            <w:noWrap/>
            <w:vAlign w:val="bottom"/>
            <w:hideMark/>
          </w:tcPr>
          <w:p w14:paraId="376F2B3D"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5,9%</w:t>
            </w:r>
          </w:p>
        </w:tc>
      </w:tr>
      <w:tr w:rsidR="00432ABB" w:rsidRPr="005E2CBC" w14:paraId="2FCE8BE7" w14:textId="77777777" w:rsidTr="005E2CBC">
        <w:trPr>
          <w:trHeight w:val="283"/>
          <w:jc w:val="center"/>
        </w:trPr>
        <w:tc>
          <w:tcPr>
            <w:tcW w:w="5500" w:type="dxa"/>
            <w:noWrap/>
            <w:vAlign w:val="bottom"/>
            <w:hideMark/>
          </w:tcPr>
          <w:p w14:paraId="63A07C5A"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Comercial José Martin de la Vega E.I.R.L.</w:t>
            </w:r>
          </w:p>
        </w:tc>
        <w:tc>
          <w:tcPr>
            <w:tcW w:w="1300" w:type="dxa"/>
            <w:noWrap/>
            <w:vAlign w:val="bottom"/>
            <w:hideMark/>
          </w:tcPr>
          <w:p w14:paraId="1ECF714C"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4.649</w:t>
            </w:r>
          </w:p>
        </w:tc>
        <w:tc>
          <w:tcPr>
            <w:tcW w:w="1300" w:type="dxa"/>
            <w:noWrap/>
            <w:vAlign w:val="bottom"/>
            <w:hideMark/>
          </w:tcPr>
          <w:p w14:paraId="173A39F8"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3,0%</w:t>
            </w:r>
          </w:p>
        </w:tc>
      </w:tr>
      <w:tr w:rsidR="00432ABB" w:rsidRPr="005E2CBC" w14:paraId="4247D60D" w14:textId="77777777" w:rsidTr="005E2CBC">
        <w:trPr>
          <w:trHeight w:val="283"/>
          <w:jc w:val="center"/>
        </w:trPr>
        <w:tc>
          <w:tcPr>
            <w:tcW w:w="5500" w:type="dxa"/>
            <w:noWrap/>
            <w:vAlign w:val="bottom"/>
            <w:hideMark/>
          </w:tcPr>
          <w:p w14:paraId="21D9E839"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EGC BRAMA AUSTRALIS SEAFOODS S.A.</w:t>
            </w:r>
          </w:p>
        </w:tc>
        <w:tc>
          <w:tcPr>
            <w:tcW w:w="1300" w:type="dxa"/>
            <w:noWrap/>
            <w:vAlign w:val="bottom"/>
            <w:hideMark/>
          </w:tcPr>
          <w:p w14:paraId="3FAE9B3D"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4.604</w:t>
            </w:r>
          </w:p>
        </w:tc>
        <w:tc>
          <w:tcPr>
            <w:tcW w:w="1300" w:type="dxa"/>
            <w:noWrap/>
            <w:vAlign w:val="bottom"/>
            <w:hideMark/>
          </w:tcPr>
          <w:p w14:paraId="28864668"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2,9%</w:t>
            </w:r>
          </w:p>
        </w:tc>
      </w:tr>
      <w:tr w:rsidR="005E2CBC" w:rsidRPr="005E2CBC" w14:paraId="75163E3C" w14:textId="77777777" w:rsidTr="005E2CBC">
        <w:trPr>
          <w:trHeight w:val="283"/>
          <w:jc w:val="center"/>
        </w:trPr>
        <w:tc>
          <w:tcPr>
            <w:tcW w:w="5500" w:type="dxa"/>
            <w:noWrap/>
            <w:vAlign w:val="bottom"/>
            <w:hideMark/>
          </w:tcPr>
          <w:p w14:paraId="58EB9B7F"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PESQUERA GENOVA LTDA</w:t>
            </w:r>
          </w:p>
        </w:tc>
        <w:tc>
          <w:tcPr>
            <w:tcW w:w="1300" w:type="dxa"/>
            <w:noWrap/>
            <w:vAlign w:val="bottom"/>
            <w:hideMark/>
          </w:tcPr>
          <w:p w14:paraId="61B92AC1"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4.591</w:t>
            </w:r>
          </w:p>
        </w:tc>
        <w:tc>
          <w:tcPr>
            <w:tcW w:w="1300" w:type="dxa"/>
            <w:noWrap/>
            <w:vAlign w:val="bottom"/>
            <w:hideMark/>
          </w:tcPr>
          <w:p w14:paraId="17AA233B"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2,9%</w:t>
            </w:r>
          </w:p>
        </w:tc>
      </w:tr>
      <w:tr w:rsidR="005E2CBC" w:rsidRPr="005E2CBC" w14:paraId="5F24ED99" w14:textId="77777777" w:rsidTr="005E2CBC">
        <w:trPr>
          <w:trHeight w:val="283"/>
          <w:jc w:val="center"/>
        </w:trPr>
        <w:tc>
          <w:tcPr>
            <w:tcW w:w="5500" w:type="dxa"/>
            <w:tcBorders>
              <w:bottom w:val="single" w:sz="4" w:space="0" w:color="auto"/>
            </w:tcBorders>
            <w:noWrap/>
            <w:vAlign w:val="bottom"/>
            <w:hideMark/>
          </w:tcPr>
          <w:p w14:paraId="715E7FA7" w14:textId="77777777" w:rsidR="005E2CBC" w:rsidRPr="005E2CBC" w:rsidRDefault="005E2CBC" w:rsidP="005E2CBC">
            <w:pPr>
              <w:spacing w:after="0" w:line="240" w:lineRule="auto"/>
              <w:rPr>
                <w:rFonts w:ascii="Calibri" w:eastAsia="Times New Roman" w:hAnsi="Calibri" w:cs="Calibri"/>
                <w:color w:val="000000"/>
                <w:lang w:eastAsia="es-MX"/>
              </w:rPr>
            </w:pPr>
            <w:r w:rsidRPr="005E2CBC">
              <w:rPr>
                <w:rFonts w:ascii="Calibri" w:eastAsia="Times New Roman" w:hAnsi="Calibri" w:cs="Calibri"/>
                <w:color w:val="000000"/>
                <w:lang w:eastAsia="es-MX"/>
              </w:rPr>
              <w:t>SERVICIOS MARITIMOS PESQUEROS CMP EIRL</w:t>
            </w:r>
          </w:p>
        </w:tc>
        <w:tc>
          <w:tcPr>
            <w:tcW w:w="1300" w:type="dxa"/>
            <w:tcBorders>
              <w:bottom w:val="single" w:sz="4" w:space="0" w:color="auto"/>
            </w:tcBorders>
            <w:noWrap/>
            <w:vAlign w:val="bottom"/>
            <w:hideMark/>
          </w:tcPr>
          <w:p w14:paraId="51540D3F"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3.591</w:t>
            </w:r>
          </w:p>
        </w:tc>
        <w:tc>
          <w:tcPr>
            <w:tcW w:w="1300" w:type="dxa"/>
            <w:tcBorders>
              <w:bottom w:val="single" w:sz="4" w:space="0" w:color="auto"/>
            </w:tcBorders>
            <w:noWrap/>
            <w:vAlign w:val="bottom"/>
            <w:hideMark/>
          </w:tcPr>
          <w:p w14:paraId="208D132A" w14:textId="77777777" w:rsidR="005E2CBC" w:rsidRPr="005E2CBC" w:rsidRDefault="005E2CBC" w:rsidP="004C4A9A">
            <w:pPr>
              <w:spacing w:after="0" w:line="240" w:lineRule="auto"/>
              <w:jc w:val="center"/>
              <w:rPr>
                <w:rFonts w:ascii="Calibri" w:eastAsia="Times New Roman" w:hAnsi="Calibri" w:cs="Calibri"/>
                <w:color w:val="000000"/>
                <w:lang w:eastAsia="es-MX"/>
              </w:rPr>
            </w:pPr>
            <w:r w:rsidRPr="005E2CBC">
              <w:rPr>
                <w:rFonts w:ascii="Calibri" w:eastAsia="Times New Roman" w:hAnsi="Calibri" w:cs="Calibri"/>
                <w:color w:val="000000"/>
                <w:lang w:eastAsia="es-MX"/>
              </w:rPr>
              <w:t>2,3%</w:t>
            </w:r>
          </w:p>
        </w:tc>
      </w:tr>
    </w:tbl>
    <w:p w14:paraId="51BE44A6" w14:textId="77777777" w:rsidR="005E2CBC" w:rsidRPr="00E3259D" w:rsidRDefault="005E2CBC" w:rsidP="005E2CBC">
      <w:pPr>
        <w:jc w:val="both"/>
        <w:rPr>
          <w:rFonts w:ascii="Calibri" w:hAnsi="Calibri" w:cs="Calibri"/>
        </w:rPr>
      </w:pPr>
    </w:p>
    <w:p w14:paraId="0B5C6B26" w14:textId="6DE432C4" w:rsidR="00432ABB" w:rsidRDefault="005E2CBC" w:rsidP="005E2CBC">
      <w:pPr>
        <w:jc w:val="both"/>
        <w:rPr>
          <w:rFonts w:ascii="Calibri" w:hAnsi="Calibri" w:cs="Calibri"/>
        </w:rPr>
      </w:pPr>
      <w:r w:rsidRPr="00E3259D">
        <w:rPr>
          <w:rFonts w:ascii="Calibri" w:hAnsi="Calibri" w:cs="Calibri"/>
        </w:rPr>
        <w:t xml:space="preserve">Además en la Tabla A.3. en el Apéndice, se adjunta el detalle de las empresas adjudicatarias en cada UP por año. Se reporta el número de toneladas y el número de lotes. Destacan algunas empresas que se han adjudicado más de 10 lotes en diferentes subastas, las cuales se presentan en la Tabla </w:t>
      </w:r>
      <w:r>
        <w:rPr>
          <w:rFonts w:ascii="Calibri" w:hAnsi="Calibri" w:cs="Calibri"/>
        </w:rPr>
        <w:t>17.</w:t>
      </w:r>
    </w:p>
    <w:p w14:paraId="667C72A0" w14:textId="77777777" w:rsidR="00432ABB" w:rsidRDefault="00432ABB">
      <w:pPr>
        <w:rPr>
          <w:rFonts w:ascii="Calibri" w:hAnsi="Calibri" w:cs="Calibri"/>
        </w:rPr>
      </w:pPr>
      <w:r>
        <w:rPr>
          <w:rFonts w:ascii="Calibri" w:hAnsi="Calibri" w:cs="Calibri"/>
        </w:rPr>
        <w:br w:type="page"/>
      </w:r>
    </w:p>
    <w:p w14:paraId="37128319" w14:textId="77777777" w:rsidR="00432ABB" w:rsidRDefault="00432ABB" w:rsidP="005E2CBC">
      <w:pPr>
        <w:jc w:val="both"/>
        <w:rPr>
          <w:rFonts w:ascii="Calibri" w:hAnsi="Calibri" w:cs="Calibri"/>
        </w:rPr>
        <w:sectPr w:rsidR="00432ABB" w:rsidSect="00432ABB">
          <w:headerReference w:type="default" r:id="rId20"/>
          <w:pgSz w:w="12240" w:h="15840"/>
          <w:pgMar w:top="1440" w:right="1077" w:bottom="1440" w:left="1077" w:header="709" w:footer="709" w:gutter="0"/>
          <w:cols w:space="708"/>
          <w:docGrid w:linePitch="360"/>
        </w:sectPr>
      </w:pPr>
    </w:p>
    <w:p w14:paraId="73C529DF" w14:textId="77777777" w:rsidR="005E2CBC" w:rsidRDefault="005E2CBC" w:rsidP="005E2CBC">
      <w:pPr>
        <w:jc w:val="both"/>
        <w:rPr>
          <w:rFonts w:ascii="Calibri" w:hAnsi="Calibri" w:cs="Calibri"/>
        </w:rPr>
      </w:pPr>
    </w:p>
    <w:p w14:paraId="40FBE819" w14:textId="0A7A1B17" w:rsidR="00432ABB" w:rsidRPr="004C4A9A" w:rsidRDefault="00432ABB" w:rsidP="004C4A9A">
      <w:pPr>
        <w:jc w:val="center"/>
        <w:rPr>
          <w:rFonts w:ascii="Calibri" w:hAnsi="Calibri" w:cs="Calibri"/>
          <w:b/>
          <w:bCs/>
        </w:rPr>
      </w:pPr>
      <w:r w:rsidRPr="004C4A9A">
        <w:rPr>
          <w:rFonts w:ascii="Calibri" w:hAnsi="Calibri" w:cs="Calibri"/>
          <w:b/>
          <w:bCs/>
        </w:rPr>
        <w:t>Tabla 17. Empresa</w:t>
      </w:r>
      <w:r w:rsidR="004C4A9A">
        <w:rPr>
          <w:rFonts w:ascii="Calibri" w:hAnsi="Calibri" w:cs="Calibri"/>
          <w:b/>
          <w:bCs/>
        </w:rPr>
        <w:t>s</w:t>
      </w:r>
      <w:r w:rsidRPr="004C4A9A">
        <w:rPr>
          <w:rFonts w:ascii="Calibri" w:hAnsi="Calibri" w:cs="Calibri"/>
          <w:b/>
          <w:bCs/>
        </w:rPr>
        <w:t xml:space="preserve"> con más lotes adjudicados. Subastas LTP clase B desde los años 2015 a 2021.</w:t>
      </w:r>
    </w:p>
    <w:tbl>
      <w:tblPr>
        <w:tblW w:w="13811" w:type="dxa"/>
        <w:tblCellMar>
          <w:left w:w="70" w:type="dxa"/>
          <w:right w:w="70" w:type="dxa"/>
        </w:tblCellMar>
        <w:tblLook w:val="04A0" w:firstRow="1" w:lastRow="0" w:firstColumn="1" w:lastColumn="0" w:noHBand="0" w:noVBand="1"/>
      </w:tblPr>
      <w:tblGrid>
        <w:gridCol w:w="4780"/>
        <w:gridCol w:w="696"/>
        <w:gridCol w:w="862"/>
        <w:gridCol w:w="5155"/>
        <w:gridCol w:w="1300"/>
        <w:gridCol w:w="1300"/>
      </w:tblGrid>
      <w:tr w:rsidR="00432ABB" w:rsidRPr="00E3259D" w14:paraId="6D67DC36" w14:textId="77777777" w:rsidTr="00432ABB">
        <w:trPr>
          <w:trHeight w:val="320"/>
        </w:trPr>
        <w:tc>
          <w:tcPr>
            <w:tcW w:w="4780" w:type="dxa"/>
            <w:tcBorders>
              <w:top w:val="single" w:sz="4" w:space="0" w:color="auto"/>
              <w:left w:val="nil"/>
              <w:bottom w:val="single" w:sz="4" w:space="0" w:color="auto"/>
              <w:right w:val="nil"/>
            </w:tcBorders>
            <w:noWrap/>
            <w:vAlign w:val="bottom"/>
          </w:tcPr>
          <w:p w14:paraId="0340E7EC" w14:textId="34D60B1B" w:rsidR="00432ABB" w:rsidRPr="004C4A9A" w:rsidRDefault="00432ABB" w:rsidP="004C4A9A">
            <w:pPr>
              <w:spacing w:after="0"/>
              <w:rPr>
                <w:rFonts w:ascii="Calibri" w:hAnsi="Calibri" w:cs="Calibri"/>
                <w:b/>
                <w:bCs/>
                <w:color w:val="000000"/>
              </w:rPr>
            </w:pPr>
            <w:r w:rsidRPr="004C4A9A">
              <w:rPr>
                <w:rFonts w:ascii="Calibri" w:hAnsi="Calibri" w:cs="Calibri"/>
                <w:b/>
                <w:bCs/>
                <w:color w:val="000000"/>
              </w:rPr>
              <w:t>Unidad de Pesquería</w:t>
            </w:r>
          </w:p>
        </w:tc>
        <w:tc>
          <w:tcPr>
            <w:tcW w:w="696" w:type="dxa"/>
            <w:tcBorders>
              <w:top w:val="single" w:sz="4" w:space="0" w:color="auto"/>
              <w:left w:val="nil"/>
              <w:bottom w:val="single" w:sz="4" w:space="0" w:color="auto"/>
              <w:right w:val="nil"/>
            </w:tcBorders>
            <w:noWrap/>
            <w:vAlign w:val="bottom"/>
          </w:tcPr>
          <w:p w14:paraId="6C0DF52A" w14:textId="4C797BD2" w:rsidR="00432ABB" w:rsidRPr="004C4A9A" w:rsidRDefault="00432ABB" w:rsidP="004C4A9A">
            <w:pPr>
              <w:spacing w:after="0"/>
              <w:jc w:val="center"/>
              <w:rPr>
                <w:rFonts w:ascii="Calibri" w:hAnsi="Calibri" w:cs="Calibri"/>
                <w:b/>
                <w:bCs/>
                <w:color w:val="000000"/>
              </w:rPr>
            </w:pPr>
            <w:r w:rsidRPr="004C4A9A">
              <w:rPr>
                <w:rFonts w:ascii="Calibri" w:hAnsi="Calibri" w:cs="Calibri"/>
                <w:b/>
                <w:bCs/>
                <w:color w:val="000000"/>
              </w:rPr>
              <w:t>Año</w:t>
            </w:r>
          </w:p>
        </w:tc>
        <w:tc>
          <w:tcPr>
            <w:tcW w:w="580" w:type="dxa"/>
            <w:tcBorders>
              <w:top w:val="single" w:sz="4" w:space="0" w:color="auto"/>
              <w:left w:val="nil"/>
              <w:bottom w:val="single" w:sz="4" w:space="0" w:color="auto"/>
              <w:right w:val="nil"/>
            </w:tcBorders>
            <w:noWrap/>
            <w:vAlign w:val="bottom"/>
          </w:tcPr>
          <w:p w14:paraId="6E834172" w14:textId="1D053393" w:rsidR="00432ABB" w:rsidRPr="004C4A9A" w:rsidRDefault="00432ABB" w:rsidP="004C4A9A">
            <w:pPr>
              <w:spacing w:after="0"/>
              <w:jc w:val="center"/>
              <w:rPr>
                <w:rFonts w:ascii="Calibri" w:hAnsi="Calibri" w:cs="Calibri"/>
                <w:b/>
                <w:bCs/>
                <w:color w:val="000000"/>
              </w:rPr>
            </w:pPr>
            <w:r w:rsidRPr="004C4A9A">
              <w:rPr>
                <w:rFonts w:ascii="Calibri" w:hAnsi="Calibri" w:cs="Calibri"/>
                <w:b/>
                <w:bCs/>
                <w:color w:val="000000"/>
              </w:rPr>
              <w:t>Tipo Subasta</w:t>
            </w:r>
          </w:p>
        </w:tc>
        <w:tc>
          <w:tcPr>
            <w:tcW w:w="5155" w:type="dxa"/>
            <w:tcBorders>
              <w:top w:val="single" w:sz="4" w:space="0" w:color="auto"/>
              <w:left w:val="nil"/>
              <w:bottom w:val="single" w:sz="4" w:space="0" w:color="auto"/>
              <w:right w:val="nil"/>
            </w:tcBorders>
            <w:noWrap/>
            <w:vAlign w:val="bottom"/>
          </w:tcPr>
          <w:p w14:paraId="3C72A6A1" w14:textId="256A1AEC" w:rsidR="00432ABB" w:rsidRPr="004C4A9A" w:rsidRDefault="00432ABB" w:rsidP="004C4A9A">
            <w:pPr>
              <w:spacing w:after="0"/>
              <w:jc w:val="center"/>
              <w:rPr>
                <w:rFonts w:ascii="Calibri" w:hAnsi="Calibri" w:cs="Calibri"/>
                <w:b/>
                <w:bCs/>
                <w:color w:val="000000"/>
              </w:rPr>
            </w:pPr>
            <w:r w:rsidRPr="004C4A9A">
              <w:rPr>
                <w:rFonts w:ascii="Calibri" w:hAnsi="Calibri" w:cs="Calibri"/>
                <w:b/>
                <w:bCs/>
                <w:color w:val="000000"/>
              </w:rPr>
              <w:t>Empresa</w:t>
            </w:r>
          </w:p>
        </w:tc>
        <w:tc>
          <w:tcPr>
            <w:tcW w:w="1300" w:type="dxa"/>
            <w:tcBorders>
              <w:top w:val="single" w:sz="4" w:space="0" w:color="auto"/>
              <w:left w:val="nil"/>
              <w:bottom w:val="single" w:sz="4" w:space="0" w:color="auto"/>
              <w:right w:val="nil"/>
            </w:tcBorders>
            <w:noWrap/>
            <w:vAlign w:val="bottom"/>
          </w:tcPr>
          <w:p w14:paraId="156F3DD7" w14:textId="3D5EAFEA" w:rsidR="00432ABB" w:rsidRPr="004C4A9A" w:rsidRDefault="00432ABB" w:rsidP="004C4A9A">
            <w:pPr>
              <w:spacing w:after="0"/>
              <w:jc w:val="center"/>
              <w:rPr>
                <w:rFonts w:ascii="Calibri" w:hAnsi="Calibri" w:cs="Calibri"/>
                <w:b/>
                <w:bCs/>
                <w:color w:val="000000"/>
              </w:rPr>
            </w:pPr>
            <w:r w:rsidRPr="004C4A9A">
              <w:rPr>
                <w:rFonts w:ascii="Calibri" w:hAnsi="Calibri" w:cs="Calibri"/>
                <w:b/>
                <w:bCs/>
                <w:color w:val="000000"/>
              </w:rPr>
              <w:t>Tons Adjudicadas</w:t>
            </w:r>
          </w:p>
        </w:tc>
        <w:tc>
          <w:tcPr>
            <w:tcW w:w="1300" w:type="dxa"/>
            <w:tcBorders>
              <w:top w:val="single" w:sz="4" w:space="0" w:color="auto"/>
              <w:left w:val="nil"/>
              <w:bottom w:val="single" w:sz="4" w:space="0" w:color="auto"/>
              <w:right w:val="nil"/>
            </w:tcBorders>
            <w:noWrap/>
            <w:vAlign w:val="bottom"/>
          </w:tcPr>
          <w:p w14:paraId="67A4224A" w14:textId="3DCB94D3" w:rsidR="00432ABB" w:rsidRPr="004C4A9A" w:rsidRDefault="00432ABB" w:rsidP="004C4A9A">
            <w:pPr>
              <w:spacing w:after="0"/>
              <w:jc w:val="center"/>
              <w:rPr>
                <w:rFonts w:ascii="Calibri" w:hAnsi="Calibri" w:cs="Calibri"/>
                <w:b/>
                <w:bCs/>
                <w:color w:val="000000"/>
              </w:rPr>
            </w:pPr>
            <w:r w:rsidRPr="004C4A9A">
              <w:rPr>
                <w:rFonts w:ascii="Calibri" w:hAnsi="Calibri" w:cs="Calibri"/>
                <w:b/>
                <w:bCs/>
                <w:color w:val="000000"/>
              </w:rPr>
              <w:t>Lotes Adjudicados</w:t>
            </w:r>
          </w:p>
        </w:tc>
      </w:tr>
      <w:tr w:rsidR="00432ABB" w:rsidRPr="00E3259D" w14:paraId="513B51C5" w14:textId="77777777" w:rsidTr="004C4A9A">
        <w:trPr>
          <w:trHeight w:val="320"/>
        </w:trPr>
        <w:tc>
          <w:tcPr>
            <w:tcW w:w="4780" w:type="dxa"/>
            <w:tcBorders>
              <w:top w:val="single" w:sz="4" w:space="0" w:color="auto"/>
              <w:left w:val="nil"/>
              <w:bottom w:val="nil"/>
              <w:right w:val="nil"/>
            </w:tcBorders>
            <w:noWrap/>
            <w:vAlign w:val="bottom"/>
          </w:tcPr>
          <w:p w14:paraId="5B0BF324" w14:textId="61DD2F5F" w:rsidR="00432ABB" w:rsidRPr="00E3259D" w:rsidRDefault="00432ABB" w:rsidP="004C4A9A">
            <w:pPr>
              <w:spacing w:after="0"/>
              <w:rPr>
                <w:rFonts w:ascii="Calibri" w:hAnsi="Calibri" w:cs="Calibri"/>
                <w:color w:val="000000"/>
              </w:rPr>
            </w:pPr>
            <w:r w:rsidRPr="00E3259D">
              <w:rPr>
                <w:rFonts w:ascii="Calibri" w:hAnsi="Calibri" w:cs="Calibri"/>
                <w:color w:val="000000"/>
              </w:rPr>
              <w:t>Anchoveta (XV - II Región)</w:t>
            </w:r>
          </w:p>
        </w:tc>
        <w:tc>
          <w:tcPr>
            <w:tcW w:w="696" w:type="dxa"/>
            <w:tcBorders>
              <w:top w:val="single" w:sz="4" w:space="0" w:color="auto"/>
              <w:left w:val="nil"/>
              <w:bottom w:val="nil"/>
              <w:right w:val="nil"/>
            </w:tcBorders>
            <w:noWrap/>
            <w:vAlign w:val="bottom"/>
          </w:tcPr>
          <w:p w14:paraId="747B9AE5" w14:textId="7D6F327D"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2018</w:t>
            </w:r>
          </w:p>
        </w:tc>
        <w:tc>
          <w:tcPr>
            <w:tcW w:w="580" w:type="dxa"/>
            <w:tcBorders>
              <w:top w:val="single" w:sz="4" w:space="0" w:color="auto"/>
              <w:left w:val="nil"/>
              <w:bottom w:val="nil"/>
              <w:right w:val="nil"/>
            </w:tcBorders>
            <w:noWrap/>
            <w:vAlign w:val="bottom"/>
          </w:tcPr>
          <w:p w14:paraId="44F235D5" w14:textId="2DF0E39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single" w:sz="4" w:space="0" w:color="auto"/>
              <w:left w:val="nil"/>
              <w:bottom w:val="nil"/>
              <w:right w:val="nil"/>
            </w:tcBorders>
            <w:noWrap/>
            <w:vAlign w:val="bottom"/>
          </w:tcPr>
          <w:p w14:paraId="1B0802EC" w14:textId="0D57ED34"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Procesos Tecnológicos del Bío Bío SpA</w:t>
            </w:r>
          </w:p>
        </w:tc>
        <w:tc>
          <w:tcPr>
            <w:tcW w:w="1300" w:type="dxa"/>
            <w:tcBorders>
              <w:top w:val="single" w:sz="4" w:space="0" w:color="auto"/>
              <w:left w:val="nil"/>
              <w:bottom w:val="nil"/>
              <w:right w:val="nil"/>
            </w:tcBorders>
            <w:noWrap/>
            <w:vAlign w:val="bottom"/>
          </w:tcPr>
          <w:p w14:paraId="1D64E9B5" w14:textId="00D18422"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10</w:t>
            </w:r>
            <w:r>
              <w:rPr>
                <w:rFonts w:ascii="Calibri" w:hAnsi="Calibri" w:cs="Calibri"/>
                <w:color w:val="000000"/>
              </w:rPr>
              <w:t>.</w:t>
            </w:r>
            <w:r w:rsidRPr="00E3259D">
              <w:rPr>
                <w:rFonts w:ascii="Calibri" w:hAnsi="Calibri" w:cs="Calibri"/>
                <w:color w:val="000000"/>
              </w:rPr>
              <w:t xml:space="preserve">382 </w:t>
            </w:r>
          </w:p>
        </w:tc>
        <w:tc>
          <w:tcPr>
            <w:tcW w:w="1300" w:type="dxa"/>
            <w:tcBorders>
              <w:top w:val="single" w:sz="4" w:space="0" w:color="auto"/>
              <w:left w:val="nil"/>
              <w:bottom w:val="nil"/>
              <w:right w:val="nil"/>
            </w:tcBorders>
            <w:noWrap/>
            <w:vAlign w:val="bottom"/>
          </w:tcPr>
          <w:p w14:paraId="436693A7" w14:textId="329EEA31"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21</w:t>
            </w:r>
          </w:p>
        </w:tc>
      </w:tr>
      <w:tr w:rsidR="00432ABB" w:rsidRPr="00E3259D" w14:paraId="316F8A81" w14:textId="77777777">
        <w:trPr>
          <w:trHeight w:val="320"/>
        </w:trPr>
        <w:tc>
          <w:tcPr>
            <w:tcW w:w="4780" w:type="dxa"/>
            <w:tcBorders>
              <w:top w:val="nil"/>
              <w:left w:val="nil"/>
              <w:bottom w:val="nil"/>
              <w:right w:val="nil"/>
            </w:tcBorders>
            <w:noWrap/>
            <w:vAlign w:val="bottom"/>
            <w:hideMark/>
          </w:tcPr>
          <w:p w14:paraId="715B68DA"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Jurel (V - IX Región)</w:t>
            </w:r>
          </w:p>
        </w:tc>
        <w:tc>
          <w:tcPr>
            <w:tcW w:w="696" w:type="dxa"/>
            <w:tcBorders>
              <w:top w:val="nil"/>
              <w:left w:val="nil"/>
              <w:bottom w:val="nil"/>
              <w:right w:val="nil"/>
            </w:tcBorders>
            <w:noWrap/>
            <w:vAlign w:val="bottom"/>
            <w:hideMark/>
          </w:tcPr>
          <w:p w14:paraId="5AD25F9E"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2017</w:t>
            </w:r>
          </w:p>
        </w:tc>
        <w:tc>
          <w:tcPr>
            <w:tcW w:w="580" w:type="dxa"/>
            <w:tcBorders>
              <w:top w:val="nil"/>
              <w:left w:val="nil"/>
              <w:bottom w:val="nil"/>
              <w:right w:val="nil"/>
            </w:tcBorders>
            <w:noWrap/>
            <w:vAlign w:val="bottom"/>
            <w:hideMark/>
          </w:tcPr>
          <w:p w14:paraId="53AB03F1"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bottom w:val="nil"/>
              <w:right w:val="nil"/>
            </w:tcBorders>
            <w:noWrap/>
            <w:vAlign w:val="bottom"/>
            <w:hideMark/>
          </w:tcPr>
          <w:p w14:paraId="62C322B2"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PESQUERA GENOVA LTDA</w:t>
            </w:r>
          </w:p>
        </w:tc>
        <w:tc>
          <w:tcPr>
            <w:tcW w:w="1300" w:type="dxa"/>
            <w:tcBorders>
              <w:top w:val="nil"/>
              <w:left w:val="nil"/>
              <w:bottom w:val="nil"/>
              <w:right w:val="nil"/>
            </w:tcBorders>
            <w:noWrap/>
            <w:vAlign w:val="bottom"/>
            <w:hideMark/>
          </w:tcPr>
          <w:p w14:paraId="7316E0F3" w14:textId="70AD8012"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3</w:t>
            </w:r>
            <w:r>
              <w:rPr>
                <w:rFonts w:ascii="Calibri" w:hAnsi="Calibri" w:cs="Calibri"/>
                <w:color w:val="000000"/>
              </w:rPr>
              <w:t>.</w:t>
            </w:r>
            <w:r w:rsidRPr="00E3259D">
              <w:rPr>
                <w:rFonts w:ascii="Calibri" w:hAnsi="Calibri" w:cs="Calibri"/>
                <w:color w:val="000000"/>
              </w:rPr>
              <w:t xml:space="preserve">171 </w:t>
            </w:r>
          </w:p>
        </w:tc>
        <w:tc>
          <w:tcPr>
            <w:tcW w:w="1300" w:type="dxa"/>
            <w:tcBorders>
              <w:top w:val="nil"/>
              <w:left w:val="nil"/>
              <w:bottom w:val="nil"/>
              <w:right w:val="nil"/>
            </w:tcBorders>
            <w:noWrap/>
            <w:vAlign w:val="bottom"/>
            <w:hideMark/>
          </w:tcPr>
          <w:p w14:paraId="4FC0C5C2"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17</w:t>
            </w:r>
          </w:p>
        </w:tc>
      </w:tr>
      <w:tr w:rsidR="00432ABB" w:rsidRPr="00E3259D" w14:paraId="0C085685" w14:textId="77777777">
        <w:trPr>
          <w:trHeight w:val="320"/>
        </w:trPr>
        <w:tc>
          <w:tcPr>
            <w:tcW w:w="4780" w:type="dxa"/>
            <w:tcBorders>
              <w:top w:val="nil"/>
              <w:left w:val="nil"/>
              <w:bottom w:val="nil"/>
              <w:right w:val="nil"/>
            </w:tcBorders>
            <w:noWrap/>
            <w:vAlign w:val="bottom"/>
            <w:hideMark/>
          </w:tcPr>
          <w:p w14:paraId="1F214757"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Merluza Común (IV Región a 41° 28,6' L.S.)</w:t>
            </w:r>
          </w:p>
        </w:tc>
        <w:tc>
          <w:tcPr>
            <w:tcW w:w="696" w:type="dxa"/>
            <w:tcBorders>
              <w:top w:val="nil"/>
              <w:left w:val="nil"/>
              <w:bottom w:val="nil"/>
              <w:right w:val="nil"/>
            </w:tcBorders>
            <w:noWrap/>
            <w:vAlign w:val="bottom"/>
            <w:hideMark/>
          </w:tcPr>
          <w:p w14:paraId="5ABA8B3A"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2020</w:t>
            </w:r>
          </w:p>
        </w:tc>
        <w:tc>
          <w:tcPr>
            <w:tcW w:w="580" w:type="dxa"/>
            <w:tcBorders>
              <w:top w:val="nil"/>
              <w:left w:val="nil"/>
              <w:bottom w:val="nil"/>
              <w:right w:val="nil"/>
            </w:tcBorders>
            <w:noWrap/>
            <w:vAlign w:val="bottom"/>
            <w:hideMark/>
          </w:tcPr>
          <w:p w14:paraId="417C19DF"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bottom w:val="nil"/>
              <w:right w:val="nil"/>
            </w:tcBorders>
            <w:noWrap/>
            <w:vAlign w:val="bottom"/>
            <w:hideMark/>
          </w:tcPr>
          <w:p w14:paraId="50F945C5"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Pesquera EIRL Antonio Cruz Cordova Nakouzi</w:t>
            </w:r>
          </w:p>
        </w:tc>
        <w:tc>
          <w:tcPr>
            <w:tcW w:w="1300" w:type="dxa"/>
            <w:tcBorders>
              <w:top w:val="nil"/>
              <w:left w:val="nil"/>
              <w:bottom w:val="nil"/>
              <w:right w:val="nil"/>
            </w:tcBorders>
            <w:noWrap/>
            <w:vAlign w:val="bottom"/>
            <w:hideMark/>
          </w:tcPr>
          <w:p w14:paraId="05F67488"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443 </w:t>
            </w:r>
          </w:p>
        </w:tc>
        <w:tc>
          <w:tcPr>
            <w:tcW w:w="1300" w:type="dxa"/>
            <w:tcBorders>
              <w:top w:val="nil"/>
              <w:left w:val="nil"/>
              <w:bottom w:val="nil"/>
              <w:right w:val="nil"/>
            </w:tcBorders>
            <w:noWrap/>
            <w:vAlign w:val="bottom"/>
            <w:hideMark/>
          </w:tcPr>
          <w:p w14:paraId="5AE13057"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17</w:t>
            </w:r>
          </w:p>
        </w:tc>
      </w:tr>
      <w:tr w:rsidR="00432ABB" w:rsidRPr="00E3259D" w14:paraId="68E1E59A" w14:textId="77777777">
        <w:trPr>
          <w:trHeight w:val="320"/>
        </w:trPr>
        <w:tc>
          <w:tcPr>
            <w:tcW w:w="4780" w:type="dxa"/>
            <w:tcBorders>
              <w:top w:val="nil"/>
              <w:left w:val="nil"/>
              <w:bottom w:val="nil"/>
              <w:right w:val="nil"/>
            </w:tcBorders>
            <w:noWrap/>
            <w:vAlign w:val="bottom"/>
            <w:hideMark/>
          </w:tcPr>
          <w:p w14:paraId="36EBE8C9"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Sardina Común (V - X Región)</w:t>
            </w:r>
          </w:p>
        </w:tc>
        <w:tc>
          <w:tcPr>
            <w:tcW w:w="696" w:type="dxa"/>
            <w:tcBorders>
              <w:top w:val="nil"/>
              <w:left w:val="nil"/>
              <w:bottom w:val="nil"/>
              <w:right w:val="nil"/>
            </w:tcBorders>
            <w:noWrap/>
            <w:vAlign w:val="bottom"/>
            <w:hideMark/>
          </w:tcPr>
          <w:p w14:paraId="134E30E7"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2015</w:t>
            </w:r>
          </w:p>
        </w:tc>
        <w:tc>
          <w:tcPr>
            <w:tcW w:w="580" w:type="dxa"/>
            <w:tcBorders>
              <w:top w:val="nil"/>
              <w:left w:val="nil"/>
              <w:bottom w:val="nil"/>
              <w:right w:val="nil"/>
            </w:tcBorders>
            <w:noWrap/>
            <w:vAlign w:val="bottom"/>
            <w:hideMark/>
          </w:tcPr>
          <w:p w14:paraId="39B6C524"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TO</w:t>
            </w:r>
          </w:p>
        </w:tc>
        <w:tc>
          <w:tcPr>
            <w:tcW w:w="5155" w:type="dxa"/>
            <w:tcBorders>
              <w:top w:val="nil"/>
              <w:left w:val="nil"/>
              <w:bottom w:val="nil"/>
              <w:right w:val="nil"/>
            </w:tcBorders>
            <w:noWrap/>
            <w:vAlign w:val="bottom"/>
            <w:hideMark/>
          </w:tcPr>
          <w:p w14:paraId="33B5CAE6"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SOC. PESQ. LANDES S.A.</w:t>
            </w:r>
          </w:p>
        </w:tc>
        <w:tc>
          <w:tcPr>
            <w:tcW w:w="1300" w:type="dxa"/>
            <w:tcBorders>
              <w:top w:val="nil"/>
              <w:left w:val="nil"/>
              <w:bottom w:val="nil"/>
              <w:right w:val="nil"/>
            </w:tcBorders>
            <w:noWrap/>
            <w:vAlign w:val="bottom"/>
            <w:hideMark/>
          </w:tcPr>
          <w:p w14:paraId="6035A4B5" w14:textId="4CB951DF"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3</w:t>
            </w:r>
            <w:r>
              <w:rPr>
                <w:rFonts w:ascii="Calibri" w:hAnsi="Calibri" w:cs="Calibri"/>
                <w:color w:val="000000"/>
              </w:rPr>
              <w:t>.</w:t>
            </w:r>
            <w:r w:rsidRPr="00E3259D">
              <w:rPr>
                <w:rFonts w:ascii="Calibri" w:hAnsi="Calibri" w:cs="Calibri"/>
                <w:color w:val="000000"/>
              </w:rPr>
              <w:t xml:space="preserve">488 </w:t>
            </w:r>
          </w:p>
        </w:tc>
        <w:tc>
          <w:tcPr>
            <w:tcW w:w="1300" w:type="dxa"/>
            <w:tcBorders>
              <w:top w:val="nil"/>
              <w:left w:val="nil"/>
              <w:bottom w:val="nil"/>
              <w:right w:val="nil"/>
            </w:tcBorders>
            <w:noWrap/>
            <w:vAlign w:val="bottom"/>
            <w:hideMark/>
          </w:tcPr>
          <w:p w14:paraId="04FC94B7"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16</w:t>
            </w:r>
          </w:p>
        </w:tc>
      </w:tr>
      <w:tr w:rsidR="00432ABB" w:rsidRPr="00E3259D" w14:paraId="54A957D0" w14:textId="77777777">
        <w:trPr>
          <w:trHeight w:val="320"/>
        </w:trPr>
        <w:tc>
          <w:tcPr>
            <w:tcW w:w="4780" w:type="dxa"/>
            <w:tcBorders>
              <w:top w:val="nil"/>
              <w:left w:val="nil"/>
              <w:bottom w:val="nil"/>
              <w:right w:val="nil"/>
            </w:tcBorders>
            <w:noWrap/>
            <w:vAlign w:val="bottom"/>
            <w:hideMark/>
          </w:tcPr>
          <w:p w14:paraId="3D323CD5"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Merluza Común (IV Región a 41° 28,6' L.S.)</w:t>
            </w:r>
          </w:p>
        </w:tc>
        <w:tc>
          <w:tcPr>
            <w:tcW w:w="696" w:type="dxa"/>
            <w:tcBorders>
              <w:top w:val="nil"/>
              <w:left w:val="nil"/>
              <w:bottom w:val="nil"/>
              <w:right w:val="nil"/>
            </w:tcBorders>
            <w:noWrap/>
            <w:vAlign w:val="bottom"/>
            <w:hideMark/>
          </w:tcPr>
          <w:p w14:paraId="4B5482D5"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2018</w:t>
            </w:r>
          </w:p>
        </w:tc>
        <w:tc>
          <w:tcPr>
            <w:tcW w:w="580" w:type="dxa"/>
            <w:tcBorders>
              <w:top w:val="nil"/>
              <w:left w:val="nil"/>
              <w:bottom w:val="nil"/>
              <w:right w:val="nil"/>
            </w:tcBorders>
            <w:noWrap/>
            <w:vAlign w:val="bottom"/>
            <w:hideMark/>
          </w:tcPr>
          <w:p w14:paraId="042BFBDA"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bottom w:val="nil"/>
              <w:right w:val="nil"/>
            </w:tcBorders>
            <w:noWrap/>
            <w:vAlign w:val="bottom"/>
            <w:hideMark/>
          </w:tcPr>
          <w:p w14:paraId="26697ED6"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Bracpesca</w:t>
            </w:r>
          </w:p>
        </w:tc>
        <w:tc>
          <w:tcPr>
            <w:tcW w:w="1300" w:type="dxa"/>
            <w:tcBorders>
              <w:top w:val="nil"/>
              <w:left w:val="nil"/>
              <w:bottom w:val="nil"/>
              <w:right w:val="nil"/>
            </w:tcBorders>
            <w:noWrap/>
            <w:vAlign w:val="bottom"/>
            <w:hideMark/>
          </w:tcPr>
          <w:p w14:paraId="3833AAC3"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268 </w:t>
            </w:r>
          </w:p>
        </w:tc>
        <w:tc>
          <w:tcPr>
            <w:tcW w:w="1300" w:type="dxa"/>
            <w:tcBorders>
              <w:top w:val="nil"/>
              <w:left w:val="nil"/>
              <w:bottom w:val="nil"/>
              <w:right w:val="nil"/>
            </w:tcBorders>
            <w:noWrap/>
            <w:vAlign w:val="bottom"/>
            <w:hideMark/>
          </w:tcPr>
          <w:p w14:paraId="312ADE92"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15</w:t>
            </w:r>
          </w:p>
        </w:tc>
      </w:tr>
      <w:tr w:rsidR="00432ABB" w:rsidRPr="00E3259D" w14:paraId="0FD1D32C" w14:textId="77777777">
        <w:trPr>
          <w:trHeight w:val="320"/>
        </w:trPr>
        <w:tc>
          <w:tcPr>
            <w:tcW w:w="4780" w:type="dxa"/>
            <w:tcBorders>
              <w:top w:val="nil"/>
              <w:left w:val="nil"/>
              <w:bottom w:val="nil"/>
              <w:right w:val="nil"/>
            </w:tcBorders>
            <w:noWrap/>
            <w:vAlign w:val="bottom"/>
            <w:hideMark/>
          </w:tcPr>
          <w:p w14:paraId="7F9A990E"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Camarón Nailon (II - VIII Región)</w:t>
            </w:r>
          </w:p>
        </w:tc>
        <w:tc>
          <w:tcPr>
            <w:tcW w:w="696" w:type="dxa"/>
            <w:tcBorders>
              <w:top w:val="nil"/>
              <w:left w:val="nil"/>
              <w:bottom w:val="nil"/>
              <w:right w:val="nil"/>
            </w:tcBorders>
            <w:noWrap/>
            <w:vAlign w:val="bottom"/>
            <w:hideMark/>
          </w:tcPr>
          <w:p w14:paraId="68EEADC3"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2015</w:t>
            </w:r>
          </w:p>
        </w:tc>
        <w:tc>
          <w:tcPr>
            <w:tcW w:w="580" w:type="dxa"/>
            <w:tcBorders>
              <w:top w:val="nil"/>
              <w:left w:val="nil"/>
              <w:bottom w:val="nil"/>
              <w:right w:val="nil"/>
            </w:tcBorders>
            <w:noWrap/>
            <w:vAlign w:val="bottom"/>
            <w:hideMark/>
          </w:tcPr>
          <w:p w14:paraId="278CFF76"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bottom w:val="nil"/>
              <w:right w:val="nil"/>
            </w:tcBorders>
            <w:noWrap/>
            <w:vAlign w:val="bottom"/>
            <w:hideMark/>
          </w:tcPr>
          <w:p w14:paraId="673121BD"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Alimentos Alsan Limitada</w:t>
            </w:r>
          </w:p>
        </w:tc>
        <w:tc>
          <w:tcPr>
            <w:tcW w:w="1300" w:type="dxa"/>
            <w:tcBorders>
              <w:top w:val="nil"/>
              <w:left w:val="nil"/>
              <w:bottom w:val="nil"/>
              <w:right w:val="nil"/>
            </w:tcBorders>
            <w:noWrap/>
            <w:vAlign w:val="bottom"/>
            <w:hideMark/>
          </w:tcPr>
          <w:p w14:paraId="62E841A0"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198 </w:t>
            </w:r>
          </w:p>
        </w:tc>
        <w:tc>
          <w:tcPr>
            <w:tcW w:w="1300" w:type="dxa"/>
            <w:tcBorders>
              <w:top w:val="nil"/>
              <w:left w:val="nil"/>
              <w:bottom w:val="nil"/>
              <w:right w:val="nil"/>
            </w:tcBorders>
            <w:noWrap/>
            <w:vAlign w:val="bottom"/>
            <w:hideMark/>
          </w:tcPr>
          <w:p w14:paraId="032A7B88"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14</w:t>
            </w:r>
          </w:p>
        </w:tc>
      </w:tr>
      <w:tr w:rsidR="00432ABB" w:rsidRPr="00E3259D" w14:paraId="27B80589" w14:textId="77777777" w:rsidTr="00432ABB">
        <w:trPr>
          <w:trHeight w:val="320"/>
        </w:trPr>
        <w:tc>
          <w:tcPr>
            <w:tcW w:w="4780" w:type="dxa"/>
            <w:tcBorders>
              <w:top w:val="nil"/>
              <w:left w:val="nil"/>
              <w:right w:val="nil"/>
            </w:tcBorders>
            <w:noWrap/>
            <w:vAlign w:val="bottom"/>
            <w:hideMark/>
          </w:tcPr>
          <w:p w14:paraId="7F9EEC64"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Anchoveta (III- IV región)</w:t>
            </w:r>
          </w:p>
        </w:tc>
        <w:tc>
          <w:tcPr>
            <w:tcW w:w="696" w:type="dxa"/>
            <w:tcBorders>
              <w:top w:val="nil"/>
              <w:left w:val="nil"/>
              <w:right w:val="nil"/>
            </w:tcBorders>
            <w:noWrap/>
            <w:vAlign w:val="bottom"/>
            <w:hideMark/>
          </w:tcPr>
          <w:p w14:paraId="0EDFAC05"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2016</w:t>
            </w:r>
          </w:p>
        </w:tc>
        <w:tc>
          <w:tcPr>
            <w:tcW w:w="580" w:type="dxa"/>
            <w:tcBorders>
              <w:top w:val="nil"/>
              <w:left w:val="nil"/>
              <w:right w:val="nil"/>
            </w:tcBorders>
            <w:noWrap/>
            <w:vAlign w:val="bottom"/>
            <w:hideMark/>
          </w:tcPr>
          <w:p w14:paraId="35D700AD"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right w:val="nil"/>
            </w:tcBorders>
            <w:noWrap/>
            <w:vAlign w:val="bottom"/>
            <w:hideMark/>
          </w:tcPr>
          <w:p w14:paraId="1441C3EB"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SOC. COM. DE SERVICIOS Y TRANSPORTES STA LTDA.</w:t>
            </w:r>
          </w:p>
        </w:tc>
        <w:tc>
          <w:tcPr>
            <w:tcW w:w="1300" w:type="dxa"/>
            <w:tcBorders>
              <w:top w:val="nil"/>
              <w:left w:val="nil"/>
              <w:right w:val="nil"/>
            </w:tcBorders>
            <w:noWrap/>
            <w:vAlign w:val="bottom"/>
            <w:hideMark/>
          </w:tcPr>
          <w:p w14:paraId="3A05C465"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501 </w:t>
            </w:r>
          </w:p>
        </w:tc>
        <w:tc>
          <w:tcPr>
            <w:tcW w:w="1300" w:type="dxa"/>
            <w:tcBorders>
              <w:top w:val="nil"/>
              <w:left w:val="nil"/>
              <w:right w:val="nil"/>
            </w:tcBorders>
            <w:noWrap/>
            <w:vAlign w:val="bottom"/>
            <w:hideMark/>
          </w:tcPr>
          <w:p w14:paraId="0A4C2F1C"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13</w:t>
            </w:r>
          </w:p>
        </w:tc>
      </w:tr>
      <w:tr w:rsidR="00432ABB" w:rsidRPr="00E3259D" w14:paraId="3950BB8A" w14:textId="77777777" w:rsidTr="00432ABB">
        <w:trPr>
          <w:trHeight w:val="320"/>
        </w:trPr>
        <w:tc>
          <w:tcPr>
            <w:tcW w:w="4780" w:type="dxa"/>
            <w:tcBorders>
              <w:top w:val="nil"/>
              <w:left w:val="nil"/>
              <w:right w:val="nil"/>
            </w:tcBorders>
            <w:noWrap/>
            <w:vAlign w:val="bottom"/>
            <w:hideMark/>
          </w:tcPr>
          <w:p w14:paraId="59B933BB"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Anchoveta (III- IV región)</w:t>
            </w:r>
          </w:p>
        </w:tc>
        <w:tc>
          <w:tcPr>
            <w:tcW w:w="696" w:type="dxa"/>
            <w:tcBorders>
              <w:top w:val="nil"/>
              <w:left w:val="nil"/>
              <w:right w:val="nil"/>
            </w:tcBorders>
            <w:noWrap/>
            <w:vAlign w:val="bottom"/>
            <w:hideMark/>
          </w:tcPr>
          <w:p w14:paraId="31027A68"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2017</w:t>
            </w:r>
          </w:p>
        </w:tc>
        <w:tc>
          <w:tcPr>
            <w:tcW w:w="580" w:type="dxa"/>
            <w:tcBorders>
              <w:top w:val="nil"/>
              <w:left w:val="nil"/>
              <w:right w:val="nil"/>
            </w:tcBorders>
            <w:noWrap/>
            <w:vAlign w:val="bottom"/>
            <w:hideMark/>
          </w:tcPr>
          <w:p w14:paraId="471EA9B8"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right w:val="nil"/>
            </w:tcBorders>
            <w:noWrap/>
            <w:vAlign w:val="bottom"/>
            <w:hideMark/>
          </w:tcPr>
          <w:p w14:paraId="7E61CBAF"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Wood Quality S.A</w:t>
            </w:r>
          </w:p>
        </w:tc>
        <w:tc>
          <w:tcPr>
            <w:tcW w:w="1300" w:type="dxa"/>
            <w:tcBorders>
              <w:top w:val="nil"/>
              <w:left w:val="nil"/>
              <w:right w:val="nil"/>
            </w:tcBorders>
            <w:noWrap/>
            <w:vAlign w:val="bottom"/>
            <w:hideMark/>
          </w:tcPr>
          <w:p w14:paraId="08D00299"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798 </w:t>
            </w:r>
          </w:p>
        </w:tc>
        <w:tc>
          <w:tcPr>
            <w:tcW w:w="1300" w:type="dxa"/>
            <w:tcBorders>
              <w:top w:val="nil"/>
              <w:left w:val="nil"/>
              <w:right w:val="nil"/>
            </w:tcBorders>
            <w:noWrap/>
            <w:vAlign w:val="bottom"/>
            <w:hideMark/>
          </w:tcPr>
          <w:p w14:paraId="2F004B2D"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13</w:t>
            </w:r>
          </w:p>
        </w:tc>
      </w:tr>
      <w:tr w:rsidR="00432ABB" w:rsidRPr="00E3259D" w14:paraId="72EE377F" w14:textId="77777777" w:rsidTr="00432ABB">
        <w:trPr>
          <w:trHeight w:val="320"/>
        </w:trPr>
        <w:tc>
          <w:tcPr>
            <w:tcW w:w="4780" w:type="dxa"/>
            <w:tcBorders>
              <w:left w:val="nil"/>
              <w:bottom w:val="nil"/>
              <w:right w:val="nil"/>
            </w:tcBorders>
            <w:noWrap/>
            <w:vAlign w:val="bottom"/>
            <w:hideMark/>
          </w:tcPr>
          <w:p w14:paraId="69376DD4"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Jurel (XV - II Región)</w:t>
            </w:r>
          </w:p>
        </w:tc>
        <w:tc>
          <w:tcPr>
            <w:tcW w:w="696" w:type="dxa"/>
            <w:tcBorders>
              <w:left w:val="nil"/>
              <w:bottom w:val="nil"/>
              <w:right w:val="nil"/>
            </w:tcBorders>
            <w:noWrap/>
            <w:vAlign w:val="bottom"/>
            <w:hideMark/>
          </w:tcPr>
          <w:p w14:paraId="0E7D4FE9"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2017</w:t>
            </w:r>
          </w:p>
        </w:tc>
        <w:tc>
          <w:tcPr>
            <w:tcW w:w="580" w:type="dxa"/>
            <w:tcBorders>
              <w:left w:val="nil"/>
              <w:bottom w:val="nil"/>
              <w:right w:val="nil"/>
            </w:tcBorders>
            <w:noWrap/>
            <w:vAlign w:val="bottom"/>
            <w:hideMark/>
          </w:tcPr>
          <w:p w14:paraId="786F54B7"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left w:val="nil"/>
              <w:bottom w:val="nil"/>
              <w:right w:val="nil"/>
            </w:tcBorders>
            <w:noWrap/>
            <w:vAlign w:val="bottom"/>
            <w:hideMark/>
          </w:tcPr>
          <w:p w14:paraId="6211DDB9"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SERVICIOS MARITIMOS PESQUEROS CMP EIRL</w:t>
            </w:r>
          </w:p>
        </w:tc>
        <w:tc>
          <w:tcPr>
            <w:tcW w:w="1300" w:type="dxa"/>
            <w:tcBorders>
              <w:left w:val="nil"/>
              <w:bottom w:val="nil"/>
              <w:right w:val="nil"/>
            </w:tcBorders>
            <w:noWrap/>
            <w:vAlign w:val="bottom"/>
            <w:hideMark/>
          </w:tcPr>
          <w:p w14:paraId="6273FC1D" w14:textId="320670C6"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2</w:t>
            </w:r>
            <w:r>
              <w:rPr>
                <w:rFonts w:ascii="Calibri" w:hAnsi="Calibri" w:cs="Calibri"/>
                <w:color w:val="000000"/>
              </w:rPr>
              <w:t>.</w:t>
            </w:r>
            <w:r w:rsidRPr="00E3259D">
              <w:rPr>
                <w:rFonts w:ascii="Calibri" w:hAnsi="Calibri" w:cs="Calibri"/>
                <w:color w:val="000000"/>
              </w:rPr>
              <w:t xml:space="preserve">101 </w:t>
            </w:r>
          </w:p>
        </w:tc>
        <w:tc>
          <w:tcPr>
            <w:tcW w:w="1300" w:type="dxa"/>
            <w:tcBorders>
              <w:left w:val="nil"/>
              <w:bottom w:val="nil"/>
              <w:right w:val="nil"/>
            </w:tcBorders>
            <w:noWrap/>
            <w:vAlign w:val="bottom"/>
            <w:hideMark/>
          </w:tcPr>
          <w:p w14:paraId="169BD2AF"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12</w:t>
            </w:r>
          </w:p>
        </w:tc>
      </w:tr>
      <w:tr w:rsidR="00432ABB" w:rsidRPr="00E3259D" w14:paraId="2855C203" w14:textId="77777777">
        <w:trPr>
          <w:trHeight w:val="320"/>
        </w:trPr>
        <w:tc>
          <w:tcPr>
            <w:tcW w:w="4780" w:type="dxa"/>
            <w:tcBorders>
              <w:top w:val="nil"/>
              <w:left w:val="nil"/>
              <w:bottom w:val="nil"/>
              <w:right w:val="nil"/>
            </w:tcBorders>
            <w:noWrap/>
            <w:vAlign w:val="bottom"/>
            <w:hideMark/>
          </w:tcPr>
          <w:p w14:paraId="37D3FE9F"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Jurel (V - IX Región)</w:t>
            </w:r>
          </w:p>
        </w:tc>
        <w:tc>
          <w:tcPr>
            <w:tcW w:w="696" w:type="dxa"/>
            <w:tcBorders>
              <w:top w:val="nil"/>
              <w:left w:val="nil"/>
              <w:bottom w:val="nil"/>
              <w:right w:val="nil"/>
            </w:tcBorders>
            <w:noWrap/>
            <w:vAlign w:val="bottom"/>
            <w:hideMark/>
          </w:tcPr>
          <w:p w14:paraId="5ADBDA6C"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2017</w:t>
            </w:r>
          </w:p>
        </w:tc>
        <w:tc>
          <w:tcPr>
            <w:tcW w:w="580" w:type="dxa"/>
            <w:tcBorders>
              <w:top w:val="nil"/>
              <w:left w:val="nil"/>
              <w:bottom w:val="nil"/>
              <w:right w:val="nil"/>
            </w:tcBorders>
            <w:noWrap/>
            <w:vAlign w:val="bottom"/>
            <w:hideMark/>
          </w:tcPr>
          <w:p w14:paraId="3F575812"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TO</w:t>
            </w:r>
          </w:p>
        </w:tc>
        <w:tc>
          <w:tcPr>
            <w:tcW w:w="5155" w:type="dxa"/>
            <w:tcBorders>
              <w:top w:val="nil"/>
              <w:left w:val="nil"/>
              <w:bottom w:val="nil"/>
              <w:right w:val="nil"/>
            </w:tcBorders>
            <w:noWrap/>
            <w:vAlign w:val="bottom"/>
            <w:hideMark/>
          </w:tcPr>
          <w:p w14:paraId="14DA8787"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Orizon S.A</w:t>
            </w:r>
          </w:p>
        </w:tc>
        <w:tc>
          <w:tcPr>
            <w:tcW w:w="1300" w:type="dxa"/>
            <w:tcBorders>
              <w:top w:val="nil"/>
              <w:left w:val="nil"/>
              <w:bottom w:val="nil"/>
              <w:right w:val="nil"/>
            </w:tcBorders>
            <w:noWrap/>
            <w:vAlign w:val="bottom"/>
            <w:hideMark/>
          </w:tcPr>
          <w:p w14:paraId="1E8E097B" w14:textId="22894004"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12</w:t>
            </w:r>
            <w:r>
              <w:rPr>
                <w:rFonts w:ascii="Calibri" w:hAnsi="Calibri" w:cs="Calibri"/>
                <w:color w:val="000000"/>
              </w:rPr>
              <w:t>.</w:t>
            </w:r>
            <w:r w:rsidRPr="00E3259D">
              <w:rPr>
                <w:rFonts w:ascii="Calibri" w:hAnsi="Calibri" w:cs="Calibri"/>
                <w:color w:val="000000"/>
              </w:rPr>
              <w:t xml:space="preserve">684 </w:t>
            </w:r>
          </w:p>
        </w:tc>
        <w:tc>
          <w:tcPr>
            <w:tcW w:w="1300" w:type="dxa"/>
            <w:tcBorders>
              <w:top w:val="nil"/>
              <w:left w:val="nil"/>
              <w:bottom w:val="nil"/>
              <w:right w:val="nil"/>
            </w:tcBorders>
            <w:noWrap/>
            <w:vAlign w:val="bottom"/>
            <w:hideMark/>
          </w:tcPr>
          <w:p w14:paraId="4A0E7971"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11</w:t>
            </w:r>
          </w:p>
        </w:tc>
      </w:tr>
      <w:tr w:rsidR="00432ABB" w:rsidRPr="00E3259D" w14:paraId="34F043E1" w14:textId="77777777">
        <w:trPr>
          <w:trHeight w:val="320"/>
        </w:trPr>
        <w:tc>
          <w:tcPr>
            <w:tcW w:w="4780" w:type="dxa"/>
            <w:tcBorders>
              <w:top w:val="nil"/>
              <w:left w:val="nil"/>
              <w:bottom w:val="nil"/>
              <w:right w:val="nil"/>
            </w:tcBorders>
            <w:noWrap/>
            <w:vAlign w:val="bottom"/>
            <w:hideMark/>
          </w:tcPr>
          <w:p w14:paraId="7D00BE62"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Jurel (XV - II Región)</w:t>
            </w:r>
          </w:p>
        </w:tc>
        <w:tc>
          <w:tcPr>
            <w:tcW w:w="696" w:type="dxa"/>
            <w:tcBorders>
              <w:top w:val="nil"/>
              <w:left w:val="nil"/>
              <w:bottom w:val="nil"/>
              <w:right w:val="nil"/>
            </w:tcBorders>
            <w:noWrap/>
            <w:vAlign w:val="bottom"/>
            <w:hideMark/>
          </w:tcPr>
          <w:p w14:paraId="2094B8E1"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2017</w:t>
            </w:r>
          </w:p>
        </w:tc>
        <w:tc>
          <w:tcPr>
            <w:tcW w:w="580" w:type="dxa"/>
            <w:tcBorders>
              <w:top w:val="nil"/>
              <w:left w:val="nil"/>
              <w:bottom w:val="nil"/>
              <w:right w:val="nil"/>
            </w:tcBorders>
            <w:noWrap/>
            <w:vAlign w:val="bottom"/>
            <w:hideMark/>
          </w:tcPr>
          <w:p w14:paraId="04854C36"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TO</w:t>
            </w:r>
          </w:p>
        </w:tc>
        <w:tc>
          <w:tcPr>
            <w:tcW w:w="5155" w:type="dxa"/>
            <w:tcBorders>
              <w:top w:val="nil"/>
              <w:left w:val="nil"/>
              <w:bottom w:val="nil"/>
              <w:right w:val="nil"/>
            </w:tcBorders>
            <w:noWrap/>
            <w:vAlign w:val="bottom"/>
            <w:hideMark/>
          </w:tcPr>
          <w:p w14:paraId="08C95723"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Orizon S.A</w:t>
            </w:r>
          </w:p>
        </w:tc>
        <w:tc>
          <w:tcPr>
            <w:tcW w:w="1300" w:type="dxa"/>
            <w:tcBorders>
              <w:top w:val="nil"/>
              <w:left w:val="nil"/>
              <w:bottom w:val="nil"/>
              <w:right w:val="nil"/>
            </w:tcBorders>
            <w:noWrap/>
            <w:vAlign w:val="bottom"/>
            <w:hideMark/>
          </w:tcPr>
          <w:p w14:paraId="2F2090F0" w14:textId="352FA54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2</w:t>
            </w:r>
            <w:r>
              <w:rPr>
                <w:rFonts w:ascii="Calibri" w:hAnsi="Calibri" w:cs="Calibri"/>
                <w:color w:val="000000"/>
              </w:rPr>
              <w:t>.</w:t>
            </w:r>
            <w:r w:rsidRPr="00E3259D">
              <w:rPr>
                <w:rFonts w:ascii="Calibri" w:hAnsi="Calibri" w:cs="Calibri"/>
                <w:color w:val="000000"/>
              </w:rPr>
              <w:t xml:space="preserve">802 </w:t>
            </w:r>
          </w:p>
        </w:tc>
        <w:tc>
          <w:tcPr>
            <w:tcW w:w="1300" w:type="dxa"/>
            <w:tcBorders>
              <w:top w:val="nil"/>
              <w:left w:val="nil"/>
              <w:bottom w:val="nil"/>
              <w:right w:val="nil"/>
            </w:tcBorders>
            <w:noWrap/>
            <w:vAlign w:val="bottom"/>
            <w:hideMark/>
          </w:tcPr>
          <w:p w14:paraId="0F651C02"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11</w:t>
            </w:r>
          </w:p>
        </w:tc>
      </w:tr>
      <w:tr w:rsidR="00432ABB" w:rsidRPr="00E3259D" w14:paraId="4C23DE32" w14:textId="77777777" w:rsidTr="00432ABB">
        <w:trPr>
          <w:trHeight w:val="320"/>
        </w:trPr>
        <w:tc>
          <w:tcPr>
            <w:tcW w:w="4780" w:type="dxa"/>
            <w:tcBorders>
              <w:top w:val="nil"/>
              <w:left w:val="nil"/>
              <w:right w:val="nil"/>
            </w:tcBorders>
            <w:noWrap/>
            <w:vAlign w:val="bottom"/>
            <w:hideMark/>
          </w:tcPr>
          <w:p w14:paraId="0068EFB3"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Merluza Común (IV Región a 41° 28,6' L.S.)</w:t>
            </w:r>
          </w:p>
        </w:tc>
        <w:tc>
          <w:tcPr>
            <w:tcW w:w="696" w:type="dxa"/>
            <w:tcBorders>
              <w:top w:val="nil"/>
              <w:left w:val="nil"/>
              <w:right w:val="nil"/>
            </w:tcBorders>
            <w:noWrap/>
            <w:vAlign w:val="bottom"/>
            <w:hideMark/>
          </w:tcPr>
          <w:p w14:paraId="54C05B27"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2018</w:t>
            </w:r>
          </w:p>
        </w:tc>
        <w:tc>
          <w:tcPr>
            <w:tcW w:w="580" w:type="dxa"/>
            <w:tcBorders>
              <w:top w:val="nil"/>
              <w:left w:val="nil"/>
              <w:right w:val="nil"/>
            </w:tcBorders>
            <w:noWrap/>
            <w:vAlign w:val="bottom"/>
            <w:hideMark/>
          </w:tcPr>
          <w:p w14:paraId="7275B8B0"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right w:val="nil"/>
            </w:tcBorders>
            <w:noWrap/>
            <w:vAlign w:val="bottom"/>
            <w:hideMark/>
          </w:tcPr>
          <w:p w14:paraId="293B3824" w14:textId="77777777" w:rsidR="00432ABB" w:rsidRPr="000025B9" w:rsidRDefault="00432ABB" w:rsidP="004C4A9A">
            <w:pPr>
              <w:spacing w:after="0"/>
              <w:jc w:val="center"/>
              <w:rPr>
                <w:rFonts w:ascii="Calibri" w:hAnsi="Calibri" w:cs="Calibri"/>
                <w:color w:val="000000"/>
                <w:lang w:val="pt-BR"/>
                <w:rPrChange w:id="32" w:author="Jorge David Dresdner Cid" w:date="2025-07-29T14:54:00Z">
                  <w:rPr>
                    <w:rFonts w:ascii="Calibri" w:hAnsi="Calibri" w:cs="Calibri"/>
                    <w:color w:val="000000"/>
                  </w:rPr>
                </w:rPrChange>
              </w:rPr>
            </w:pPr>
            <w:r w:rsidRPr="000025B9">
              <w:rPr>
                <w:rFonts w:ascii="Calibri" w:hAnsi="Calibri" w:cs="Calibri"/>
                <w:color w:val="000000"/>
                <w:lang w:val="pt-BR"/>
                <w:rPrChange w:id="33" w:author="Jorge David Dresdner Cid" w:date="2025-07-29T14:54:00Z">
                  <w:rPr>
                    <w:rFonts w:ascii="Calibri" w:hAnsi="Calibri" w:cs="Calibri"/>
                    <w:color w:val="000000"/>
                  </w:rPr>
                </w:rPrChange>
              </w:rPr>
              <w:t>Pesquera Antonio Cruz Córdova  Nakouzi E.I.R.L</w:t>
            </w:r>
          </w:p>
        </w:tc>
        <w:tc>
          <w:tcPr>
            <w:tcW w:w="1300" w:type="dxa"/>
            <w:tcBorders>
              <w:top w:val="nil"/>
              <w:left w:val="nil"/>
              <w:right w:val="nil"/>
            </w:tcBorders>
            <w:noWrap/>
            <w:vAlign w:val="bottom"/>
            <w:hideMark/>
          </w:tcPr>
          <w:p w14:paraId="5FE58ED3" w14:textId="77777777" w:rsidR="00432ABB" w:rsidRPr="00E3259D" w:rsidRDefault="00432ABB" w:rsidP="004C4A9A">
            <w:pPr>
              <w:spacing w:after="0"/>
              <w:jc w:val="center"/>
              <w:rPr>
                <w:rFonts w:ascii="Calibri" w:hAnsi="Calibri" w:cs="Calibri"/>
                <w:color w:val="000000"/>
              </w:rPr>
            </w:pPr>
            <w:r w:rsidRPr="000025B9">
              <w:rPr>
                <w:rFonts w:ascii="Calibri" w:hAnsi="Calibri" w:cs="Calibri"/>
                <w:color w:val="000000"/>
                <w:lang w:val="pt-BR"/>
                <w:rPrChange w:id="34" w:author="Jorge David Dresdner Cid" w:date="2025-07-29T14:54:00Z">
                  <w:rPr>
                    <w:rFonts w:ascii="Calibri" w:hAnsi="Calibri" w:cs="Calibri"/>
                    <w:color w:val="000000"/>
                  </w:rPr>
                </w:rPrChange>
              </w:rPr>
              <w:t xml:space="preserve">               </w:t>
            </w:r>
            <w:r w:rsidRPr="00E3259D">
              <w:rPr>
                <w:rFonts w:ascii="Calibri" w:hAnsi="Calibri" w:cs="Calibri"/>
                <w:color w:val="000000"/>
              </w:rPr>
              <w:t xml:space="preserve">89 </w:t>
            </w:r>
          </w:p>
        </w:tc>
        <w:tc>
          <w:tcPr>
            <w:tcW w:w="1300" w:type="dxa"/>
            <w:tcBorders>
              <w:top w:val="nil"/>
              <w:left w:val="nil"/>
              <w:right w:val="nil"/>
            </w:tcBorders>
            <w:noWrap/>
            <w:vAlign w:val="bottom"/>
            <w:hideMark/>
          </w:tcPr>
          <w:p w14:paraId="04A51504"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11</w:t>
            </w:r>
          </w:p>
        </w:tc>
      </w:tr>
      <w:tr w:rsidR="00432ABB" w:rsidRPr="00E3259D" w14:paraId="1FB9B3F8" w14:textId="77777777" w:rsidTr="00432ABB">
        <w:trPr>
          <w:trHeight w:val="320"/>
        </w:trPr>
        <w:tc>
          <w:tcPr>
            <w:tcW w:w="4780" w:type="dxa"/>
            <w:tcBorders>
              <w:top w:val="nil"/>
              <w:left w:val="nil"/>
              <w:bottom w:val="single" w:sz="4" w:space="0" w:color="auto"/>
              <w:right w:val="nil"/>
            </w:tcBorders>
            <w:noWrap/>
            <w:vAlign w:val="bottom"/>
            <w:hideMark/>
          </w:tcPr>
          <w:p w14:paraId="170FF04B" w14:textId="77777777" w:rsidR="00432ABB" w:rsidRPr="00E3259D" w:rsidRDefault="00432ABB" w:rsidP="004C4A9A">
            <w:pPr>
              <w:spacing w:after="0"/>
              <w:rPr>
                <w:rFonts w:ascii="Calibri" w:hAnsi="Calibri" w:cs="Calibri"/>
                <w:color w:val="000000"/>
              </w:rPr>
            </w:pPr>
            <w:r w:rsidRPr="00E3259D">
              <w:rPr>
                <w:rFonts w:ascii="Calibri" w:hAnsi="Calibri" w:cs="Calibri"/>
                <w:color w:val="000000"/>
              </w:rPr>
              <w:t>Merluza Común (IV Región a 41° 28,6' L.S.)</w:t>
            </w:r>
          </w:p>
        </w:tc>
        <w:tc>
          <w:tcPr>
            <w:tcW w:w="696" w:type="dxa"/>
            <w:tcBorders>
              <w:top w:val="nil"/>
              <w:left w:val="nil"/>
              <w:bottom w:val="single" w:sz="4" w:space="0" w:color="auto"/>
              <w:right w:val="nil"/>
            </w:tcBorders>
            <w:noWrap/>
            <w:vAlign w:val="bottom"/>
            <w:hideMark/>
          </w:tcPr>
          <w:p w14:paraId="598235B3"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2018</w:t>
            </w:r>
          </w:p>
        </w:tc>
        <w:tc>
          <w:tcPr>
            <w:tcW w:w="580" w:type="dxa"/>
            <w:tcBorders>
              <w:top w:val="nil"/>
              <w:left w:val="nil"/>
              <w:bottom w:val="single" w:sz="4" w:space="0" w:color="auto"/>
              <w:right w:val="nil"/>
            </w:tcBorders>
            <w:noWrap/>
            <w:vAlign w:val="bottom"/>
            <w:hideMark/>
          </w:tcPr>
          <w:p w14:paraId="735306AA"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EMT</w:t>
            </w:r>
          </w:p>
        </w:tc>
        <w:tc>
          <w:tcPr>
            <w:tcW w:w="5155" w:type="dxa"/>
            <w:tcBorders>
              <w:top w:val="nil"/>
              <w:left w:val="nil"/>
              <w:bottom w:val="single" w:sz="4" w:space="0" w:color="auto"/>
              <w:right w:val="nil"/>
            </w:tcBorders>
            <w:noWrap/>
            <w:vAlign w:val="bottom"/>
            <w:hideMark/>
          </w:tcPr>
          <w:p w14:paraId="5333A483"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Sociedad Pesquera Enfemar Ltda.</w:t>
            </w:r>
          </w:p>
        </w:tc>
        <w:tc>
          <w:tcPr>
            <w:tcW w:w="1300" w:type="dxa"/>
            <w:tcBorders>
              <w:top w:val="nil"/>
              <w:left w:val="nil"/>
              <w:bottom w:val="single" w:sz="4" w:space="0" w:color="auto"/>
              <w:right w:val="nil"/>
            </w:tcBorders>
            <w:noWrap/>
            <w:vAlign w:val="bottom"/>
            <w:hideMark/>
          </w:tcPr>
          <w:p w14:paraId="7F3B200F"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 xml:space="preserve">               89 </w:t>
            </w:r>
          </w:p>
        </w:tc>
        <w:tc>
          <w:tcPr>
            <w:tcW w:w="1300" w:type="dxa"/>
            <w:tcBorders>
              <w:top w:val="nil"/>
              <w:left w:val="nil"/>
              <w:bottom w:val="single" w:sz="4" w:space="0" w:color="auto"/>
              <w:right w:val="nil"/>
            </w:tcBorders>
            <w:noWrap/>
            <w:vAlign w:val="bottom"/>
            <w:hideMark/>
          </w:tcPr>
          <w:p w14:paraId="1A49E3ED" w14:textId="77777777" w:rsidR="00432ABB" w:rsidRPr="00E3259D" w:rsidRDefault="00432ABB" w:rsidP="004C4A9A">
            <w:pPr>
              <w:spacing w:after="0"/>
              <w:jc w:val="center"/>
              <w:rPr>
                <w:rFonts w:ascii="Calibri" w:hAnsi="Calibri" w:cs="Calibri"/>
                <w:color w:val="000000"/>
              </w:rPr>
            </w:pPr>
            <w:r w:rsidRPr="00E3259D">
              <w:rPr>
                <w:rFonts w:ascii="Calibri" w:hAnsi="Calibri" w:cs="Calibri"/>
                <w:color w:val="000000"/>
              </w:rPr>
              <w:t>11</w:t>
            </w:r>
          </w:p>
        </w:tc>
      </w:tr>
    </w:tbl>
    <w:p w14:paraId="73875849" w14:textId="77777777" w:rsidR="005E2CBC" w:rsidRPr="00E3259D" w:rsidRDefault="005E2CBC" w:rsidP="005E2CBC">
      <w:pPr>
        <w:jc w:val="both"/>
        <w:rPr>
          <w:rFonts w:ascii="Calibri" w:hAnsi="Calibri" w:cs="Calibri"/>
        </w:rPr>
      </w:pPr>
    </w:p>
    <w:p w14:paraId="7FEB87DC" w14:textId="77777777" w:rsidR="005E2CBC" w:rsidRPr="00E3259D" w:rsidRDefault="005E2CBC" w:rsidP="005E2CBC">
      <w:pPr>
        <w:jc w:val="both"/>
        <w:rPr>
          <w:rFonts w:ascii="Calibri" w:hAnsi="Calibri" w:cs="Calibri"/>
        </w:rPr>
      </w:pPr>
    </w:p>
    <w:p w14:paraId="45C063D1" w14:textId="77777777" w:rsidR="00432ABB" w:rsidRDefault="00432ABB" w:rsidP="00A03A52">
      <w:pPr>
        <w:jc w:val="both"/>
        <w:rPr>
          <w:lang w:val="es-ES"/>
        </w:rPr>
        <w:sectPr w:rsidR="00432ABB" w:rsidSect="00432ABB">
          <w:pgSz w:w="15840" w:h="12240" w:orient="landscape"/>
          <w:pgMar w:top="1077" w:right="1440" w:bottom="1077" w:left="1440" w:header="709" w:footer="709" w:gutter="0"/>
          <w:cols w:space="708"/>
          <w:docGrid w:linePitch="360"/>
        </w:sectPr>
      </w:pPr>
    </w:p>
    <w:p w14:paraId="5E9B3FEE" w14:textId="77777777" w:rsidR="005E2CBC" w:rsidRPr="00E21DDA" w:rsidRDefault="005E2CBC" w:rsidP="00A03A52">
      <w:pPr>
        <w:jc w:val="both"/>
        <w:rPr>
          <w:lang w:val="es-ES"/>
        </w:rPr>
      </w:pPr>
    </w:p>
    <w:p w14:paraId="32B9E73B" w14:textId="7EA31057" w:rsidR="00F36026" w:rsidRPr="00E21DDA" w:rsidRDefault="00C44FA8" w:rsidP="00A03A52">
      <w:pPr>
        <w:jc w:val="both"/>
        <w:rPr>
          <w:lang w:val="es-ES"/>
        </w:rPr>
      </w:pPr>
      <w:r w:rsidRPr="00E21DDA">
        <w:rPr>
          <w:lang w:val="es-ES"/>
        </w:rPr>
        <w:t>Algunas consideraciones</w:t>
      </w:r>
      <w:r w:rsidR="00B02784" w:rsidRPr="00E21DDA">
        <w:rPr>
          <w:lang w:val="es-ES"/>
        </w:rPr>
        <w:t xml:space="preserve"> del análisis de subastas realizadas en Chile, entre los años 2015 a 2021</w:t>
      </w:r>
      <w:r w:rsidRPr="00E21DDA">
        <w:rPr>
          <w:lang w:val="es-ES"/>
        </w:rPr>
        <w:t>:</w:t>
      </w:r>
    </w:p>
    <w:p w14:paraId="02836088" w14:textId="20E3546E" w:rsidR="00C44FA8" w:rsidRPr="00E21DDA" w:rsidRDefault="283FE59D" w:rsidP="00C44FA8">
      <w:pPr>
        <w:pStyle w:val="ListParagraph"/>
        <w:numPr>
          <w:ilvl w:val="0"/>
          <w:numId w:val="74"/>
        </w:numPr>
        <w:jc w:val="both"/>
        <w:rPr>
          <w:lang w:val="es-ES"/>
        </w:rPr>
      </w:pPr>
      <w:r w:rsidRPr="00E21DDA">
        <w:rPr>
          <w:lang w:val="es-ES"/>
        </w:rPr>
        <w:t>En algunas unidades de pesquería</w:t>
      </w:r>
      <w:r w:rsidR="00FD7880">
        <w:rPr>
          <w:lang w:val="es-ES"/>
        </w:rPr>
        <w:t>,</w:t>
      </w:r>
      <w:r w:rsidRPr="00E21DDA">
        <w:rPr>
          <w:lang w:val="es-ES"/>
        </w:rPr>
        <w:t xml:space="preserve"> el número de actores participando en las subastas fue relativamente bajo en comparación al número de actores activos en estas.</w:t>
      </w:r>
    </w:p>
    <w:p w14:paraId="46B5C443" w14:textId="599D38CD" w:rsidR="00DD55EC" w:rsidRPr="00E21DDA" w:rsidRDefault="283FE59D" w:rsidP="00C44FA8">
      <w:pPr>
        <w:pStyle w:val="ListParagraph"/>
        <w:numPr>
          <w:ilvl w:val="0"/>
          <w:numId w:val="74"/>
        </w:numPr>
        <w:jc w:val="both"/>
        <w:rPr>
          <w:lang w:val="es-ES"/>
        </w:rPr>
      </w:pPr>
      <w:r w:rsidRPr="00E21DDA">
        <w:rPr>
          <w:lang w:val="es-ES"/>
        </w:rPr>
        <w:t xml:space="preserve">Se repiten </w:t>
      </w:r>
      <w:r w:rsidR="007567CB" w:rsidRPr="00E21DDA">
        <w:rPr>
          <w:lang w:val="es-ES"/>
        </w:rPr>
        <w:t>los actores</w:t>
      </w:r>
      <w:r w:rsidRPr="00E21DDA">
        <w:rPr>
          <w:lang w:val="es-ES"/>
        </w:rPr>
        <w:t xml:space="preserve"> que participan en las subastas a través de los años y se observa una menor cantidad de actores nuevos a los que se les asignan cuotas.</w:t>
      </w:r>
      <w:r w:rsidR="00493632">
        <w:rPr>
          <w:lang w:val="es-ES"/>
        </w:rPr>
        <w:t xml:space="preserve"> Ver Figura 1.</w:t>
      </w:r>
    </w:p>
    <w:p w14:paraId="2432956E" w14:textId="7A06F856" w:rsidR="00DD55EC" w:rsidRPr="00E21DDA" w:rsidRDefault="283FE59D" w:rsidP="00C44FA8">
      <w:pPr>
        <w:pStyle w:val="ListParagraph"/>
        <w:numPr>
          <w:ilvl w:val="0"/>
          <w:numId w:val="74"/>
        </w:numPr>
        <w:jc w:val="both"/>
        <w:rPr>
          <w:lang w:val="es-ES"/>
        </w:rPr>
      </w:pPr>
      <w:r w:rsidRPr="00E21DDA">
        <w:rPr>
          <w:lang w:val="es-ES"/>
        </w:rPr>
        <w:t xml:space="preserve">Los precios son </w:t>
      </w:r>
      <w:r w:rsidR="00FD7880">
        <w:rPr>
          <w:lang w:val="es-ES"/>
        </w:rPr>
        <w:t>diversos</w:t>
      </w:r>
      <w:r w:rsidRPr="00E21DDA">
        <w:rPr>
          <w:lang w:val="es-ES"/>
        </w:rPr>
        <w:t xml:space="preserve"> en las subastas en las distintas unidades de pesquería, lo que es un reflejo de la heterogeneidad que existe entre estas, así como las zonas geográficas en las que se desarrolla la actividad.</w:t>
      </w:r>
    </w:p>
    <w:p w14:paraId="6F27EBFF" w14:textId="4342517B" w:rsidR="00F36026" w:rsidRPr="004C4A9A" w:rsidRDefault="283FE59D" w:rsidP="004C4A9A">
      <w:pPr>
        <w:pStyle w:val="ListParagraph"/>
        <w:numPr>
          <w:ilvl w:val="0"/>
          <w:numId w:val="74"/>
        </w:numPr>
        <w:jc w:val="both"/>
        <w:rPr>
          <w:b/>
          <w:bCs/>
          <w:lang w:val="es-ES"/>
        </w:rPr>
      </w:pPr>
      <w:r w:rsidRPr="00E21DDA">
        <w:rPr>
          <w:lang w:val="es-ES"/>
        </w:rPr>
        <w:t>En la mayoría unidades de pesquería para las que se cuenta con información sobre subastas</w:t>
      </w:r>
      <w:r w:rsidR="00FD7880">
        <w:rPr>
          <w:lang w:val="es-ES"/>
        </w:rPr>
        <w:t xml:space="preserve"> (30)</w:t>
      </w:r>
      <w:r w:rsidRPr="00E21DDA">
        <w:rPr>
          <w:lang w:val="es-ES"/>
        </w:rPr>
        <w:t xml:space="preserve"> se observa un alto índice de concentración (</w:t>
      </w:r>
      <w:r w:rsidR="007567CB" w:rsidRPr="00E21DDA">
        <w:rPr>
          <w:lang w:val="es-ES"/>
        </w:rPr>
        <w:t>de acuerdo con el</w:t>
      </w:r>
      <w:r w:rsidRPr="00E21DDA">
        <w:rPr>
          <w:lang w:val="es-ES"/>
        </w:rPr>
        <w:t xml:space="preserve"> IHH), mientras que solo 5 de las 35</w:t>
      </w:r>
      <w:r w:rsidR="00FD7880">
        <w:rPr>
          <w:lang w:val="es-ES"/>
        </w:rPr>
        <w:t xml:space="preserve"> </w:t>
      </w:r>
      <w:r w:rsidRPr="00E21DDA">
        <w:rPr>
          <w:lang w:val="es-ES"/>
        </w:rPr>
        <w:t>registradas presentan un nivel moderado de concentración.</w:t>
      </w:r>
    </w:p>
    <w:p w14:paraId="051DBD6B" w14:textId="54931BE8" w:rsidR="00493632" w:rsidRPr="004C4A9A" w:rsidRDefault="00493632" w:rsidP="004C4A9A">
      <w:pPr>
        <w:jc w:val="center"/>
        <w:rPr>
          <w:b/>
          <w:bCs/>
          <w:lang w:val="es-ES"/>
        </w:rPr>
      </w:pPr>
      <w:r w:rsidRPr="004C4A9A">
        <w:rPr>
          <w:b/>
          <w:bCs/>
          <w:lang w:val="es-ES"/>
        </w:rPr>
        <w:t>Figura 1. Evolución de</w:t>
      </w:r>
      <w:r>
        <w:rPr>
          <w:b/>
          <w:bCs/>
          <w:lang w:val="es-ES"/>
        </w:rPr>
        <w:t>l número de</w:t>
      </w:r>
      <w:r w:rsidRPr="004C4A9A">
        <w:rPr>
          <w:b/>
          <w:bCs/>
          <w:lang w:val="es-ES"/>
        </w:rPr>
        <w:t xml:space="preserve"> </w:t>
      </w:r>
      <w:r>
        <w:rPr>
          <w:b/>
          <w:bCs/>
          <w:lang w:val="es-ES"/>
        </w:rPr>
        <w:t>adjudicatarios</w:t>
      </w:r>
      <w:r w:rsidRPr="004C4A9A">
        <w:rPr>
          <w:b/>
          <w:bCs/>
          <w:lang w:val="es-ES"/>
        </w:rPr>
        <w:t xml:space="preserve"> por UP.</w:t>
      </w:r>
    </w:p>
    <w:p w14:paraId="2F4C07BD" w14:textId="1B08E1EC" w:rsidR="00493632" w:rsidRPr="00E21DDA" w:rsidRDefault="00493632" w:rsidP="00A03A52">
      <w:pPr>
        <w:jc w:val="both"/>
        <w:rPr>
          <w:lang w:val="es-ES"/>
        </w:rPr>
      </w:pPr>
      <w:r>
        <w:rPr>
          <w:noProof/>
          <w:lang w:eastAsia="es-CL"/>
        </w:rPr>
        <w:drawing>
          <wp:inline distT="0" distB="0" distL="0" distR="0" wp14:anchorId="3ECFDE52" wp14:editId="176ABEB0">
            <wp:extent cx="6404610" cy="5013960"/>
            <wp:effectExtent l="0" t="0" r="0" b="2540"/>
            <wp:docPr id="1" name="Gráfico 1">
              <a:extLst xmlns:a="http://schemas.openxmlformats.org/drawingml/2006/main">
                <a:ext uri="{FF2B5EF4-FFF2-40B4-BE49-F238E27FC236}">
                  <a16:creationId xmlns:a16="http://schemas.microsoft.com/office/drawing/2014/main" id="{95480BE8-2C04-44F1-9599-FFA8552B6B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BD3A420" w14:textId="4CEBE83F" w:rsidR="002A4178" w:rsidRPr="00E21DDA" w:rsidRDefault="002A4178" w:rsidP="000970CC">
      <w:pPr>
        <w:pStyle w:val="ListParagraph"/>
        <w:numPr>
          <w:ilvl w:val="0"/>
          <w:numId w:val="46"/>
        </w:numPr>
        <w:rPr>
          <w:b/>
          <w:bCs/>
          <w:lang w:val="es-ES"/>
        </w:rPr>
      </w:pPr>
      <w:r w:rsidRPr="00E21DDA">
        <w:rPr>
          <w:b/>
          <w:bCs/>
          <w:lang w:val="es-ES"/>
        </w:rPr>
        <w:t>Comentarios finales</w:t>
      </w:r>
      <w:r w:rsidR="00A217B5" w:rsidRPr="00E21DDA">
        <w:rPr>
          <w:b/>
          <w:bCs/>
          <w:lang w:val="es-ES"/>
        </w:rPr>
        <w:t xml:space="preserve"> (</w:t>
      </w:r>
      <w:r w:rsidR="00281A59" w:rsidRPr="00E21DDA">
        <w:rPr>
          <w:b/>
          <w:bCs/>
          <w:lang w:val="es-ES"/>
        </w:rPr>
        <w:t>preliminar</w:t>
      </w:r>
      <w:r w:rsidR="00A217B5" w:rsidRPr="00E21DDA">
        <w:rPr>
          <w:b/>
          <w:bCs/>
          <w:lang w:val="es-ES"/>
        </w:rPr>
        <w:t>)</w:t>
      </w:r>
    </w:p>
    <w:p w14:paraId="3DEE1E32" w14:textId="0EF2055C" w:rsidR="00BB75DE" w:rsidRPr="00E21DDA" w:rsidRDefault="283FE59D" w:rsidP="00774E84">
      <w:pPr>
        <w:jc w:val="both"/>
        <w:rPr>
          <w:lang w:val="es-ES"/>
        </w:rPr>
      </w:pPr>
      <w:r w:rsidRPr="00E21DDA">
        <w:rPr>
          <w:lang w:val="es-ES"/>
        </w:rPr>
        <w:lastRenderedPageBreak/>
        <w:t>En el presente informe, se ha revisado la experiencia nacional e internacional con respecto a subastas en el sector pesquero para las cuotas de pesca. Además, se presenta una evaluación del desempeño de las subastas realizadas en Chile entre los años 2015 a 2021 (bajo el régimen de licencias transables de pesca tipo B).</w:t>
      </w:r>
      <w:r w:rsidR="004C4A9A">
        <w:rPr>
          <w:lang w:val="es-ES"/>
        </w:rPr>
        <w:t xml:space="preserve"> A continuación se entregan a</w:t>
      </w:r>
      <w:r w:rsidR="00BB75DE" w:rsidRPr="00E21DDA">
        <w:rPr>
          <w:lang w:val="es-ES"/>
        </w:rPr>
        <w:t>lgunos comentarios finales</w:t>
      </w:r>
      <w:r w:rsidR="004C4A9A">
        <w:rPr>
          <w:lang w:val="es-ES"/>
        </w:rPr>
        <w:t>.</w:t>
      </w:r>
    </w:p>
    <w:p w14:paraId="0E2B60EC" w14:textId="11398817" w:rsidR="00774E84" w:rsidRPr="00E21DDA" w:rsidRDefault="283FE59D" w:rsidP="00774E84">
      <w:pPr>
        <w:jc w:val="both"/>
        <w:rPr>
          <w:lang w:val="es-ES"/>
        </w:rPr>
      </w:pPr>
      <w:r w:rsidRPr="00E21DDA">
        <w:rPr>
          <w:lang w:val="es-ES"/>
        </w:rPr>
        <w:t xml:space="preserve">Primero, la gran mayoría de los países pesqueros a nivel internacional no usa subastas para asignar las cuotas pesqueras. Ello, a pesar de que desde un punto de vista teórico parece un sistema que podría asignar las cuotas en forma eficiente y justa. Esto debería llamar a analizar las causas por qué las subastas de cuotas pesqueras se han usado en forma muy tangencial a nivel mundial. </w:t>
      </w:r>
    </w:p>
    <w:p w14:paraId="627887E0" w14:textId="1FC36F99" w:rsidR="00774E84" w:rsidRPr="00E21DDA" w:rsidRDefault="283FE59D" w:rsidP="00FD7880">
      <w:pPr>
        <w:jc w:val="both"/>
        <w:rPr>
          <w:lang w:val="es-ES"/>
        </w:rPr>
      </w:pPr>
      <w:r w:rsidRPr="00E21DDA">
        <w:rPr>
          <w:lang w:val="es-ES"/>
        </w:rPr>
        <w:t xml:space="preserve">Segundo, en general la revisión de la experiencia de subastas internacional indica que la mayoría de los casos han sido experiencias de muy corta duración que finalmente han sido interrumpidas. Las razones no son únicas y es muy importante considerarlas si se quiere desarrollar un sistema de subastas perdurable en el tiempo. Una razón importante ha sido el lobby político del sector pesquero en contra del uso de la subasta como método de asignación de derechos de pesca. El caso de Estonia es claro. Las razones esgrimidas por el sector pesquero más bien apuntan a que no desean pagar por los derechos más que a razones de insolvencia económica. Y efectivamente las subastas en este país generaron ingresos para el gobierno mientras funcionaron. Tercero, encontramos que la mayor experiencia de uso de subastas para asignar cuotas de pesca en el mundo la presenta Chile, ya que se ha realizado bajo diferentes regímenes (LTP -B, PEP), varios años, modalidades y unidades de pesquerías. Si bien los resultados son diversos y heterogéneos, se han encontrado algunos puntos en común como la poca cantidad de actores participando en las subastas en comparación al número de actores activos en cada unidad de pesquería y los grados de concentración en estas (30 de 35 </w:t>
      </w:r>
      <w:r w:rsidR="00FD7880">
        <w:rPr>
          <w:lang w:val="es-ES"/>
        </w:rPr>
        <w:t>subastas por unidades de pesquería</w:t>
      </w:r>
      <w:r w:rsidRPr="00E21DDA">
        <w:rPr>
          <w:lang w:val="es-ES"/>
        </w:rPr>
        <w:t xml:space="preserve"> están altamente concentradas de acuerdo al IHH), lo cual indica que el número de empresas que concentran la mayor parte de las toneladas (cuotas) subastadas es relativamente bajo.</w:t>
      </w:r>
    </w:p>
    <w:p w14:paraId="45018D24" w14:textId="0F327CAA" w:rsidR="00774E84" w:rsidRDefault="00605E43" w:rsidP="00774E84">
      <w:pPr>
        <w:spacing w:line="240" w:lineRule="auto"/>
        <w:jc w:val="both"/>
        <w:rPr>
          <w:lang w:val="es-ES"/>
        </w:rPr>
      </w:pPr>
      <w:r>
        <w:rPr>
          <w:lang w:val="es-ES"/>
        </w:rPr>
        <w:t>Tercero, l</w:t>
      </w:r>
      <w:r w:rsidR="283FE59D" w:rsidRPr="00E21DDA">
        <w:rPr>
          <w:lang w:val="es-ES"/>
        </w:rPr>
        <w:t xml:space="preserve">as subastas pueden ser utilizadas para distintos propósitos por la autoridad reguladora. Para diseñar y evaluar si las subastas son un instrumento adecuado para los propósitos de las autoridades que propongan el mecanismo de asignación es importante tener claridad sobre estos. Para algunos propósitos las subastas pueden ser un mecanismo adecuado y para otros no. Es más, cuando se tienen distintos propósitos que entran en conflicto, la subasta no se podrá diseñar para alcanzar todos los propósitos en forma simultánea. Por ejemplo, eficiencia puede estar en conflicto con el fomento a la entrada de nuevos actores, y maximización de ingresos no siempre es consistente con equidad en la asignación. Finalmente, las características deseadas que sustentan el uso de mecanismos de subastas, como la transparencia del mecanismo de asignación o la revelación de mayor disponibilidad a pagar por parte de los actores que participan no se cumplen necesariamente en todas las unidades de pesquería, ya que dependerán tanto del diseño de la subasta como de las características del mercado en torno al recurso que se busca asignar. Esto implica que distintos diseños de subastas pueden tener distintos propósitos y resultados en las diferentes unidades de pesquería en que se apliquen. </w:t>
      </w:r>
    </w:p>
    <w:p w14:paraId="1EE54706" w14:textId="7513D9B4" w:rsidR="00605E43" w:rsidRPr="00E21DDA" w:rsidRDefault="00605E43" w:rsidP="00774E84">
      <w:pPr>
        <w:spacing w:line="240" w:lineRule="auto"/>
        <w:jc w:val="both"/>
        <w:rPr>
          <w:lang w:val="es-ES"/>
        </w:rPr>
      </w:pPr>
      <w:r>
        <w:rPr>
          <w:lang w:val="es-ES"/>
        </w:rPr>
        <w:t>Cuarto, en la revisión de la experiencia de subastas con LTP-A en Chile, la evidencia indica que los resultados han sido mixtos en distintas unidades de pesquerías. La participación de actores en algunas de las subastas ha sido bajo en relación con la cantidad de actores en las unidades de pesquería, se observan actores que se repiten en las subastas a través de los años y entre subastas, y la cantidad de nuevos actores participantes en las subastas que se le asignan lotes tienden a decrecer a través del tiempo, la diferencia entre precio mínimo y precio de adjudicación es diversa entre subastas, y en la mayoría de las unidades de pesquería se observan índices de concentración muy altos en las subastas. Todo esto sugiere que la subasta no debería considerarse como un método universal para asignar derechos de pesca en forma competitiva en Chile.</w:t>
      </w:r>
    </w:p>
    <w:p w14:paraId="44069FEC" w14:textId="77777777" w:rsidR="00BB75DE" w:rsidRPr="00E21DDA" w:rsidRDefault="00BB75DE" w:rsidP="00A03A52">
      <w:pPr>
        <w:jc w:val="both"/>
        <w:rPr>
          <w:lang w:val="es-ES"/>
        </w:rPr>
      </w:pPr>
    </w:p>
    <w:p w14:paraId="7719517D" w14:textId="77777777" w:rsidR="00BB75DE" w:rsidRPr="00E21DDA" w:rsidRDefault="00BB75DE" w:rsidP="00A03A52">
      <w:pPr>
        <w:jc w:val="both"/>
        <w:rPr>
          <w:lang w:val="es-ES"/>
        </w:rPr>
      </w:pPr>
    </w:p>
    <w:p w14:paraId="2BA30C92" w14:textId="7FE70D1A" w:rsidR="003E28B9" w:rsidRPr="00E21DDA" w:rsidRDefault="006A1FC0" w:rsidP="000970CC">
      <w:pPr>
        <w:pStyle w:val="ListParagraph"/>
        <w:numPr>
          <w:ilvl w:val="0"/>
          <w:numId w:val="46"/>
        </w:numPr>
        <w:rPr>
          <w:b/>
          <w:bCs/>
          <w:lang w:val="es-ES"/>
        </w:rPr>
      </w:pPr>
      <w:r w:rsidRPr="00E21DDA">
        <w:rPr>
          <w:b/>
          <w:bCs/>
          <w:lang w:val="es-ES"/>
        </w:rPr>
        <w:t>Referencias</w:t>
      </w:r>
    </w:p>
    <w:p w14:paraId="4697D10C" w14:textId="77777777" w:rsidR="00CA302C" w:rsidRPr="00CF2385" w:rsidRDefault="00CA302C" w:rsidP="00CA302C">
      <w:pPr>
        <w:jc w:val="both"/>
        <w:rPr>
          <w:lang w:val="en-US"/>
        </w:rPr>
      </w:pPr>
      <w:r w:rsidRPr="00CF2385">
        <w:rPr>
          <w:lang w:val="en-US"/>
        </w:rPr>
        <w:t>Anderson, C. &amp; Holland, D. (2006). Auctions for initial sale of annual catch entitlement. Land Economics, Vol 82, N° 3 (Aug., 2006), pp. 333-352.</w:t>
      </w:r>
    </w:p>
    <w:p w14:paraId="632F237E" w14:textId="62120CA1" w:rsidR="00CA302C" w:rsidRPr="00CF2385" w:rsidRDefault="00CA302C" w:rsidP="00CA302C">
      <w:pPr>
        <w:jc w:val="both"/>
        <w:rPr>
          <w:lang w:val="en-US"/>
        </w:rPr>
      </w:pPr>
      <w:r w:rsidRPr="00CF2385">
        <w:rPr>
          <w:lang w:val="en-US"/>
        </w:rPr>
        <w:t>Anferova, E., Vetemaa, M. &amp; Hannesson, R. (2004), Fish quota auctions in the russian far east: a failed experiment. Marine Policy 29 (2005) 47-56.</w:t>
      </w:r>
    </w:p>
    <w:p w14:paraId="3CF1A06B" w14:textId="77777777" w:rsidR="00CA302C" w:rsidRPr="00E21DDA" w:rsidRDefault="00CA302C" w:rsidP="00CA302C">
      <w:pPr>
        <w:autoSpaceDE w:val="0"/>
        <w:autoSpaceDN w:val="0"/>
        <w:adjustRightInd w:val="0"/>
        <w:spacing w:after="0" w:line="240" w:lineRule="auto"/>
        <w:rPr>
          <w:lang w:val="es-ES"/>
        </w:rPr>
      </w:pPr>
      <w:r w:rsidRPr="00CF2385">
        <w:rPr>
          <w:lang w:val="en-US"/>
        </w:rPr>
        <w:t xml:space="preserve">Arnason, R. (2002). A review of international experiences with ITQs: an annex to Future options for UK fish quota management. </w:t>
      </w:r>
      <w:r w:rsidRPr="00E21DDA">
        <w:rPr>
          <w:lang w:val="es-ES"/>
        </w:rPr>
        <w:t>CEMARE Rep. no.58. 2002, 64p.</w:t>
      </w:r>
    </w:p>
    <w:p w14:paraId="36B488C1" w14:textId="77777777" w:rsidR="00CA302C" w:rsidRPr="00E21DDA" w:rsidRDefault="00CA302C" w:rsidP="006C281F">
      <w:pPr>
        <w:autoSpaceDE w:val="0"/>
        <w:autoSpaceDN w:val="0"/>
        <w:adjustRightInd w:val="0"/>
        <w:spacing w:after="0" w:line="240" w:lineRule="auto"/>
        <w:rPr>
          <w:lang w:val="es-ES"/>
        </w:rPr>
      </w:pPr>
    </w:p>
    <w:p w14:paraId="47832F1C" w14:textId="634B7CFF" w:rsidR="00CA302C" w:rsidRPr="00CF2385" w:rsidRDefault="00CA302C" w:rsidP="00CA302C">
      <w:pPr>
        <w:jc w:val="both"/>
        <w:rPr>
          <w:lang w:val="en-US"/>
        </w:rPr>
      </w:pPr>
      <w:r w:rsidRPr="00E21DDA">
        <w:rPr>
          <w:lang w:val="es-ES"/>
        </w:rPr>
        <w:t xml:space="preserve">Bernal, P., Oliva, D. Aliaga, B. &amp; Morales, C. (1999). </w:t>
      </w:r>
      <w:r w:rsidRPr="00CF2385">
        <w:rPr>
          <w:lang w:val="en-US"/>
        </w:rPr>
        <w:t>New regulations ins chilean fisheries and aquaculture: ITQ’s and territorial user rights. Ocean &amp; Coastal Management</w:t>
      </w:r>
      <w:r w:rsidR="0037091A" w:rsidRPr="00CF2385">
        <w:rPr>
          <w:lang w:val="en-US"/>
        </w:rPr>
        <w:t xml:space="preserve"> </w:t>
      </w:r>
      <w:r w:rsidRPr="00CF2385">
        <w:rPr>
          <w:lang w:val="en-US"/>
        </w:rPr>
        <w:t>42 (1999) 119-142.</w:t>
      </w:r>
    </w:p>
    <w:p w14:paraId="0EB3229C" w14:textId="77777777" w:rsidR="00CA302C" w:rsidRPr="00E21DDA" w:rsidRDefault="00CA302C" w:rsidP="00CA302C">
      <w:pPr>
        <w:jc w:val="both"/>
        <w:rPr>
          <w:lang w:val="es-ES"/>
        </w:rPr>
      </w:pPr>
      <w:r w:rsidRPr="00CF2385">
        <w:rPr>
          <w:lang w:val="en-US"/>
        </w:rPr>
        <w:t xml:space="preserve">Cerda, R. &amp; Urbina, M. (2000). ITQs in chilean fisheries: The case of the squat lobster (pleuroncodes monodon). </w:t>
      </w:r>
      <w:r w:rsidRPr="00E21DDA">
        <w:rPr>
          <w:lang w:val="es-ES"/>
        </w:rPr>
        <w:t>Escuela de ciencias del mar, Universidad Católica de Valparaíso.</w:t>
      </w:r>
    </w:p>
    <w:p w14:paraId="451BF087" w14:textId="018A2BF2" w:rsidR="00CB1B2C" w:rsidRPr="00CF2385" w:rsidRDefault="00CB1B2C" w:rsidP="006C281F">
      <w:pPr>
        <w:jc w:val="both"/>
        <w:rPr>
          <w:lang w:val="en-US"/>
        </w:rPr>
      </w:pPr>
      <w:r w:rsidRPr="00E21DDA">
        <w:rPr>
          <w:lang w:val="es-ES"/>
        </w:rPr>
        <w:t xml:space="preserve">Dasgupta, P. &amp; Maskin, E. (2000). </w:t>
      </w:r>
      <w:r w:rsidRPr="00CF2385">
        <w:rPr>
          <w:lang w:val="en-US"/>
        </w:rPr>
        <w:t>Efficient auctions. The quarterly journal of economics, may, 2000, vol. 115, N° 2, pp. 341-388.</w:t>
      </w:r>
    </w:p>
    <w:p w14:paraId="5DEE93C8" w14:textId="45FE3AA0" w:rsidR="00487B4A" w:rsidRPr="00E21DDA" w:rsidRDefault="00487B4A" w:rsidP="006C281F">
      <w:pPr>
        <w:jc w:val="both"/>
        <w:rPr>
          <w:lang w:val="es-ES"/>
        </w:rPr>
      </w:pPr>
      <w:r w:rsidRPr="00CF2385">
        <w:rPr>
          <w:lang w:val="en-US"/>
        </w:rPr>
        <w:t xml:space="preserve">Escobar, J., Fischer, R., Ilkilic, R. &amp; Triossi, M. (2016). </w:t>
      </w:r>
      <w:r w:rsidRPr="00E21DDA">
        <w:rPr>
          <w:lang w:val="es-ES"/>
        </w:rPr>
        <w:t>Recomendaciones para licitaciones pesqueras. Proyecto Instituto Milenio MIPP con el Ministerio de Economía.</w:t>
      </w:r>
    </w:p>
    <w:p w14:paraId="4EB6DE4A" w14:textId="0584FB6B" w:rsidR="00CA302C" w:rsidRPr="00CF2385" w:rsidRDefault="00CA302C" w:rsidP="00CA302C">
      <w:pPr>
        <w:jc w:val="both"/>
        <w:rPr>
          <w:lang w:val="en-US"/>
        </w:rPr>
      </w:pPr>
      <w:r w:rsidRPr="00E21DDA">
        <w:rPr>
          <w:lang w:val="es-ES"/>
        </w:rPr>
        <w:t xml:space="preserve">González, E., Norambuena, R. &amp; García, M. (2001). </w:t>
      </w:r>
      <w:r w:rsidRPr="00CF2385">
        <w:rPr>
          <w:lang w:val="en-US"/>
        </w:rPr>
        <w:t>Initial Allocation of Harvesting Rights in the Chilean Fishery for Patagonian Toothfish. Case Studies on the Allocation of Transferable Quota Rights in Fisheries. FAO Fisheries Technical Paper, 411, 304-321.</w:t>
      </w:r>
    </w:p>
    <w:p w14:paraId="59ADF563" w14:textId="612D1254" w:rsidR="00B125F6" w:rsidRPr="00CF2385" w:rsidRDefault="00B125F6" w:rsidP="00CA302C">
      <w:pPr>
        <w:jc w:val="both"/>
        <w:rPr>
          <w:lang w:val="en-US"/>
        </w:rPr>
      </w:pPr>
      <w:r w:rsidRPr="00CF2385">
        <w:rPr>
          <w:lang w:val="en-US"/>
        </w:rPr>
        <w:t xml:space="preserve">Gomez-Lobo, A., Peña-Torres, J. &amp; Barría, P. (2011). ITQ’s en Chile: measuring the economic benefits of reform. Environ Resource Economics (2011) 48:651-678. </w:t>
      </w:r>
    </w:p>
    <w:p w14:paraId="6D088EB9" w14:textId="4FAA2C12" w:rsidR="00E6091E" w:rsidRPr="00CF2385" w:rsidRDefault="00E6091E" w:rsidP="00CA302C">
      <w:pPr>
        <w:jc w:val="both"/>
        <w:rPr>
          <w:lang w:val="en-US"/>
        </w:rPr>
      </w:pPr>
      <w:r w:rsidRPr="00CF2385">
        <w:rPr>
          <w:lang w:val="en-US"/>
        </w:rPr>
        <w:t>Hardin</w:t>
      </w:r>
      <w:r w:rsidR="00C4662C" w:rsidRPr="00CF2385">
        <w:rPr>
          <w:lang w:val="en-US"/>
        </w:rPr>
        <w:t xml:space="preserve">, G. </w:t>
      </w:r>
      <w:r w:rsidRPr="00CF2385">
        <w:rPr>
          <w:lang w:val="en-US"/>
        </w:rPr>
        <w:t>(1968). The Tragedy of the Commons, Science, Vol. 162, 1968, pp. 1243-1248.</w:t>
      </w:r>
    </w:p>
    <w:p w14:paraId="7831CC4E" w14:textId="77777777" w:rsidR="00CA302C" w:rsidRPr="00CF2385" w:rsidRDefault="00CA302C" w:rsidP="00CA302C">
      <w:pPr>
        <w:jc w:val="both"/>
        <w:rPr>
          <w:lang w:val="en-US"/>
        </w:rPr>
      </w:pPr>
      <w:r w:rsidRPr="00CF2385">
        <w:rPr>
          <w:lang w:val="en-US"/>
        </w:rPr>
        <w:t>Haush, D. (1986). Multi-Object auctions: Sequential vs simultaneous sales. Management Science, Dec., 1986, Vol. 32, N° 12, pp. 1599-1610.</w:t>
      </w:r>
    </w:p>
    <w:p w14:paraId="02F573E5" w14:textId="77777777" w:rsidR="00CA302C" w:rsidRPr="00CF2385" w:rsidRDefault="00CA302C" w:rsidP="00CA302C">
      <w:pPr>
        <w:jc w:val="both"/>
        <w:rPr>
          <w:lang w:val="en-US"/>
        </w:rPr>
      </w:pPr>
      <w:r w:rsidRPr="00CF2385">
        <w:rPr>
          <w:lang w:val="en-US"/>
        </w:rPr>
        <w:t>Huppert, D. D. (2007). Auctions of IFQs as means to share the rent, in Advances in Fisheries Economics (eds Bjørndal, T., Gordon, D., Arnason, R. &amp; Sumaila, U. R.) 74–85 (Wiley-Blackwell, 2007)</w:t>
      </w:r>
    </w:p>
    <w:p w14:paraId="1D6BCAFF" w14:textId="26251AD7" w:rsidR="00CA302C" w:rsidRPr="00CF2385" w:rsidRDefault="00CA302C" w:rsidP="00CA302C">
      <w:pPr>
        <w:jc w:val="both"/>
        <w:rPr>
          <w:lang w:val="en-US"/>
        </w:rPr>
      </w:pPr>
      <w:r w:rsidRPr="00CF2385">
        <w:rPr>
          <w:lang w:val="en-US"/>
        </w:rPr>
        <w:t>Huppert, D.D. (2005). An overview of fishing rights. Reviews in fish biology and fisheries, 15:201-215.</w:t>
      </w:r>
    </w:p>
    <w:p w14:paraId="45A1DE15" w14:textId="5A691656" w:rsidR="009533DC" w:rsidRPr="00E21DDA" w:rsidRDefault="009533DC" w:rsidP="00CA302C">
      <w:pPr>
        <w:jc w:val="both"/>
        <w:rPr>
          <w:lang w:val="es-ES"/>
        </w:rPr>
      </w:pPr>
      <w:r w:rsidRPr="00E21DDA">
        <w:rPr>
          <w:lang w:val="es-ES"/>
        </w:rPr>
        <w:t>Instituto de Fomento Pesquero, IFOP (2019). Informe final: Monitoreo económico de la industria pesquera y acuícola nacional, convenio de desempeño 2019. Subsecretaría de economía y EMT, septiembre 2020.</w:t>
      </w:r>
    </w:p>
    <w:p w14:paraId="7883636C" w14:textId="637D51BA" w:rsidR="009533DC" w:rsidRPr="00E21DDA" w:rsidRDefault="009533DC" w:rsidP="00CA302C">
      <w:pPr>
        <w:jc w:val="both"/>
        <w:rPr>
          <w:lang w:val="es-ES"/>
        </w:rPr>
      </w:pPr>
      <w:r w:rsidRPr="00E21DDA">
        <w:rPr>
          <w:lang w:val="es-ES"/>
        </w:rPr>
        <w:t xml:space="preserve">Instituto de Fomento Pesquero, IFOP (2021). Informe ejecutivo: análisis y propuesta de cambios normativos al proyecto de ley de las licencias transables de pesca, convenio de desempeño 2021, monitoreo económico de la industria pesquera y acuícola nacional, 2021-2022. </w:t>
      </w:r>
    </w:p>
    <w:p w14:paraId="06C39740" w14:textId="7EE1DDA7" w:rsidR="00CA302C" w:rsidRPr="00E21DDA" w:rsidRDefault="00CA302C" w:rsidP="00CA302C">
      <w:pPr>
        <w:jc w:val="both"/>
        <w:rPr>
          <w:lang w:val="es-ES"/>
        </w:rPr>
      </w:pPr>
      <w:r w:rsidRPr="00CF2385">
        <w:rPr>
          <w:lang w:val="en-US"/>
        </w:rPr>
        <w:t xml:space="preserve">Iftekhar, M.S. &amp; Tisdell, J.G (2012). Comparison of simultaneous and combinatorial auction designs in fisheries quota market. </w:t>
      </w:r>
      <w:r w:rsidRPr="00E21DDA">
        <w:rPr>
          <w:lang w:val="es-ES"/>
        </w:rPr>
        <w:t>Marine Policy 36 (2012) 446-453.</w:t>
      </w:r>
    </w:p>
    <w:p w14:paraId="708811B2" w14:textId="7F344D3C" w:rsidR="00062B0E" w:rsidRPr="00E21DDA" w:rsidRDefault="00062B0E" w:rsidP="00062B0E">
      <w:pPr>
        <w:jc w:val="both"/>
        <w:rPr>
          <w:lang w:val="es-ES"/>
        </w:rPr>
      </w:pPr>
      <w:r w:rsidRPr="00E21DDA">
        <w:rPr>
          <w:lang w:val="es-ES"/>
        </w:rPr>
        <w:lastRenderedPageBreak/>
        <w:t>Ley N° 18.892 de 1989 y sus modificaciones, Ley General de Pesca y Acuicultura (LGPA).</w:t>
      </w:r>
    </w:p>
    <w:p w14:paraId="148402EA" w14:textId="16CD09EB" w:rsidR="00FA36EE" w:rsidRPr="00E21DDA" w:rsidRDefault="00FA36EE" w:rsidP="00062B0E">
      <w:pPr>
        <w:jc w:val="both"/>
        <w:rPr>
          <w:lang w:val="es-ES"/>
        </w:rPr>
      </w:pPr>
      <w:r w:rsidRPr="00E21DDA">
        <w:rPr>
          <w:lang w:val="es-ES"/>
        </w:rPr>
        <w:t>Ley N° 20.416 de 2010. Fija normas especiales para las empresas de menor tamaño. Ministerio de Economía, Fomento y Reconstrucción.</w:t>
      </w:r>
    </w:p>
    <w:p w14:paraId="27B0AD36" w14:textId="653E7E52" w:rsidR="0094638C" w:rsidRPr="00E21DDA" w:rsidRDefault="00062B0E" w:rsidP="0094638C">
      <w:pPr>
        <w:autoSpaceDE w:val="0"/>
        <w:autoSpaceDN w:val="0"/>
        <w:adjustRightInd w:val="0"/>
        <w:spacing w:after="0" w:line="240" w:lineRule="auto"/>
        <w:jc w:val="both"/>
        <w:rPr>
          <w:lang w:val="es-ES"/>
        </w:rPr>
      </w:pPr>
      <w:r w:rsidRPr="00E21DDA">
        <w:rPr>
          <w:lang w:val="es-ES"/>
        </w:rPr>
        <w:t xml:space="preserve">Ley N° 20.657 de 2013. Modifica en el ámbito de la sustentabilidad de recursos hidrobiológicos, acceso a la actividad pesquera industrial y artesanal y regulaciones para la investigación y fiscalización, la ley general de pesca y acuicultura contenida en la ley </w:t>
      </w:r>
      <w:r w:rsidR="0093751F" w:rsidRPr="00E21DDA">
        <w:rPr>
          <w:lang w:val="es-ES"/>
        </w:rPr>
        <w:t>N°</w:t>
      </w:r>
      <w:r w:rsidRPr="00E21DDA">
        <w:rPr>
          <w:lang w:val="es-ES"/>
        </w:rPr>
        <w:t xml:space="preserve"> 18.892 y sus modificaciones.</w:t>
      </w:r>
    </w:p>
    <w:p w14:paraId="3CF12F7E" w14:textId="77777777" w:rsidR="0094638C" w:rsidRPr="00E21DDA" w:rsidRDefault="0094638C" w:rsidP="00780256">
      <w:pPr>
        <w:autoSpaceDE w:val="0"/>
        <w:autoSpaceDN w:val="0"/>
        <w:adjustRightInd w:val="0"/>
        <w:spacing w:after="0" w:line="240" w:lineRule="auto"/>
        <w:jc w:val="both"/>
        <w:rPr>
          <w:lang w:val="es-ES"/>
        </w:rPr>
      </w:pPr>
    </w:p>
    <w:p w14:paraId="2A4F687F" w14:textId="168B2A94" w:rsidR="00CA302C" w:rsidRPr="00CF2385" w:rsidRDefault="00CA302C" w:rsidP="00780256">
      <w:pPr>
        <w:jc w:val="both"/>
        <w:rPr>
          <w:lang w:val="en-US"/>
        </w:rPr>
      </w:pPr>
      <w:r w:rsidRPr="00CF2385">
        <w:rPr>
          <w:lang w:val="en-US"/>
        </w:rPr>
        <w:t>Marszalec, D. (2018). Auctions for quota: A primer and perspectives for the future. Fisheries Research 203 (2018) 84-92.</w:t>
      </w:r>
    </w:p>
    <w:p w14:paraId="436892F9" w14:textId="6F549569" w:rsidR="00CA302C" w:rsidRPr="00CF2385" w:rsidRDefault="00CA302C" w:rsidP="00CA302C">
      <w:pPr>
        <w:jc w:val="both"/>
        <w:rPr>
          <w:lang w:val="en-US"/>
        </w:rPr>
      </w:pPr>
      <w:r w:rsidRPr="00CF2385">
        <w:rPr>
          <w:lang w:val="en-US"/>
        </w:rPr>
        <w:t xml:space="preserve">Marszalec, D., Teytelboym, A. </w:t>
      </w:r>
      <w:r w:rsidR="009533DC" w:rsidRPr="00CF2385">
        <w:rPr>
          <w:lang w:val="en-US"/>
        </w:rPr>
        <w:t>&amp;</w:t>
      </w:r>
      <w:r w:rsidRPr="00CF2385">
        <w:rPr>
          <w:lang w:val="en-US"/>
        </w:rPr>
        <w:t xml:space="preserve"> Laksa, S. (2020). Epic Fail: How Below-bid Pricing Backfires in Multiunit Auctions.</w:t>
      </w:r>
      <w:r w:rsidR="009533DC" w:rsidRPr="00CF2385">
        <w:rPr>
          <w:lang w:val="en-US"/>
        </w:rPr>
        <w:t xml:space="preserve"> </w:t>
      </w:r>
      <w:r w:rsidRPr="00CF2385">
        <w:rPr>
          <w:lang w:val="en-US"/>
        </w:rPr>
        <w:t>CIRJE Discussion Paper, Univ. of Tokyo.</w:t>
      </w:r>
    </w:p>
    <w:p w14:paraId="1C6F0388" w14:textId="431BFF59" w:rsidR="00CB1B2C" w:rsidRPr="00CF2385" w:rsidRDefault="00CB1B2C" w:rsidP="00CA302C">
      <w:pPr>
        <w:jc w:val="both"/>
        <w:rPr>
          <w:lang w:val="en-US"/>
        </w:rPr>
      </w:pPr>
      <w:r w:rsidRPr="00CF2385">
        <w:rPr>
          <w:lang w:val="en-US"/>
        </w:rPr>
        <w:t>Maskin, E. (2001). Auctions and efficiency. N° 0002, Economics Working Papers, Institute for Advanced Study, School of Social Science.</w:t>
      </w:r>
    </w:p>
    <w:p w14:paraId="503485C2" w14:textId="77777777" w:rsidR="00CA302C" w:rsidRPr="00CF2385" w:rsidRDefault="00CA302C" w:rsidP="00CA302C">
      <w:pPr>
        <w:jc w:val="both"/>
        <w:rPr>
          <w:lang w:val="en-US"/>
        </w:rPr>
      </w:pPr>
      <w:r w:rsidRPr="00CF2385">
        <w:rPr>
          <w:lang w:val="en-US"/>
        </w:rPr>
        <w:t>Laksa, S. (2019). Distributing Resources: An Exploration of Auctions and Other Allocation Mechanisms. Ph.D. Thesis in Economics, University of Liverpool, U.K.</w:t>
      </w:r>
    </w:p>
    <w:p w14:paraId="125CFA51" w14:textId="66458C2E" w:rsidR="00CA302C" w:rsidRPr="00CF2385" w:rsidRDefault="00CA302C" w:rsidP="00CA302C">
      <w:pPr>
        <w:jc w:val="both"/>
        <w:rPr>
          <w:lang w:val="en-US"/>
        </w:rPr>
      </w:pPr>
      <w:r w:rsidRPr="00CF2385">
        <w:rPr>
          <w:lang w:val="en-US"/>
        </w:rPr>
        <w:t>Lock, K. &amp; Leslie, S</w:t>
      </w:r>
      <w:r w:rsidR="00F95944" w:rsidRPr="00CF2385">
        <w:rPr>
          <w:lang w:val="en-US"/>
        </w:rPr>
        <w:t>.</w:t>
      </w:r>
      <w:r w:rsidRPr="00CF2385">
        <w:rPr>
          <w:lang w:val="en-US"/>
        </w:rPr>
        <w:t xml:space="preserve"> (2007). New Zealand’s quota management system: A history of the first 20 years. Motu Working paper 07-02. Motu Economic and Public Policy Research.</w:t>
      </w:r>
    </w:p>
    <w:p w14:paraId="13FB9FEA" w14:textId="6769CE64" w:rsidR="00CA302C" w:rsidRPr="00CF2385" w:rsidRDefault="00CA302C" w:rsidP="00CA302C">
      <w:pPr>
        <w:jc w:val="both"/>
        <w:rPr>
          <w:lang w:val="en-US"/>
        </w:rPr>
      </w:pPr>
      <w:r w:rsidRPr="00CF2385">
        <w:rPr>
          <w:lang w:val="en-US"/>
        </w:rPr>
        <w:t>Lynham, J. (2013). How have catch shares been allocated? Working paper N° 2013-8. University of Hawai‘i at Mānoa.</w:t>
      </w:r>
    </w:p>
    <w:p w14:paraId="611FB468" w14:textId="44AFACDB" w:rsidR="00CA302C" w:rsidRPr="00CF2385" w:rsidRDefault="00CA302C" w:rsidP="00CA302C">
      <w:pPr>
        <w:jc w:val="both"/>
        <w:rPr>
          <w:lang w:val="en-US"/>
        </w:rPr>
      </w:pPr>
      <w:r w:rsidRPr="00CF2385">
        <w:rPr>
          <w:lang w:val="en-US"/>
        </w:rPr>
        <w:t>Milgrom, P. R. (2004). Putting Auction Theory to Work. Cambridge: Cambridge University Press.</w:t>
      </w:r>
    </w:p>
    <w:p w14:paraId="4C00FF18" w14:textId="532D3C2D" w:rsidR="00487B4A" w:rsidRPr="00E21DDA" w:rsidRDefault="00487B4A" w:rsidP="00E94C5D">
      <w:pPr>
        <w:jc w:val="both"/>
        <w:rPr>
          <w:lang w:val="es-ES"/>
        </w:rPr>
      </w:pPr>
      <w:r w:rsidRPr="00CF2385">
        <w:rPr>
          <w:lang w:val="en-US"/>
        </w:rPr>
        <w:t>Peña-Torres, J. Muñoz, R., Quezada, F. &amp; Kaufmann, C. (2022). Entry Deterrence an</w:t>
      </w:r>
      <w:r w:rsidR="00702591" w:rsidRPr="00CF2385">
        <w:rPr>
          <w:lang w:val="en-US"/>
        </w:rPr>
        <w:t>d</w:t>
      </w:r>
      <w:r w:rsidRPr="00CF2385">
        <w:rPr>
          <w:lang w:val="en-US"/>
        </w:rPr>
        <w:t xml:space="preserve"> collusion at repeated multi-unit auctions of ITQ’s. Marine Resource Economics</w:t>
      </w:r>
      <w:r w:rsidR="00702591" w:rsidRPr="00CF2385">
        <w:rPr>
          <w:lang w:val="en-US"/>
        </w:rPr>
        <w:t xml:space="preserve">, 37(4), October 2022. </w:t>
      </w:r>
      <w:r w:rsidR="00702591" w:rsidRPr="00E21DDA">
        <w:rPr>
          <w:lang w:val="es-ES"/>
        </w:rPr>
        <w:t>(pre-acceptance version).</w:t>
      </w:r>
    </w:p>
    <w:p w14:paraId="096A5E0C" w14:textId="70B82294" w:rsidR="00ED1A27" w:rsidRPr="00E21DDA" w:rsidRDefault="00ED1A27" w:rsidP="00E94C5D">
      <w:pPr>
        <w:jc w:val="both"/>
        <w:rPr>
          <w:lang w:val="es-ES"/>
        </w:rPr>
      </w:pPr>
      <w:r w:rsidRPr="00E21DDA">
        <w:rPr>
          <w:lang w:val="es-ES"/>
        </w:rPr>
        <w:t xml:space="preserve">Peña-Torres, J. and Fernández, G. </w:t>
      </w:r>
      <w:r w:rsidR="00332D8B" w:rsidRPr="00E21DDA">
        <w:rPr>
          <w:lang w:val="es-ES"/>
        </w:rPr>
        <w:t>(</w:t>
      </w:r>
      <w:r w:rsidRPr="00E21DDA">
        <w:rPr>
          <w:lang w:val="es-ES"/>
        </w:rPr>
        <w:t>2010</w:t>
      </w:r>
      <w:r w:rsidR="00332D8B" w:rsidRPr="00E21DDA">
        <w:rPr>
          <w:lang w:val="es-ES"/>
        </w:rPr>
        <w:t>)</w:t>
      </w:r>
      <w:r w:rsidRPr="00E21DDA">
        <w:rPr>
          <w:lang w:val="es-ES"/>
        </w:rPr>
        <w:t>.</w:t>
      </w:r>
      <w:r w:rsidR="00332D8B" w:rsidRPr="00E21DDA">
        <w:rPr>
          <w:lang w:val="es-ES"/>
        </w:rPr>
        <w:t xml:space="preserve"> </w:t>
      </w:r>
      <w:r w:rsidRPr="00E21DDA">
        <w:rPr>
          <w:lang w:val="es-ES"/>
        </w:rPr>
        <w:t xml:space="preserve">Disuasión de </w:t>
      </w:r>
      <w:r w:rsidR="00F95944" w:rsidRPr="00E21DDA">
        <w:rPr>
          <w:lang w:val="es-ES"/>
        </w:rPr>
        <w:t>e</w:t>
      </w:r>
      <w:r w:rsidRPr="00E21DDA">
        <w:rPr>
          <w:lang w:val="es-ES"/>
        </w:rPr>
        <w:t xml:space="preserve">ntrada, </w:t>
      </w:r>
      <w:r w:rsidR="00F95944" w:rsidRPr="00E21DDA">
        <w:rPr>
          <w:lang w:val="es-ES"/>
        </w:rPr>
        <w:t>su</w:t>
      </w:r>
      <w:r w:rsidRPr="00E21DDA">
        <w:rPr>
          <w:lang w:val="es-ES"/>
        </w:rPr>
        <w:t xml:space="preserve">bastas </w:t>
      </w:r>
      <w:r w:rsidR="00F95944" w:rsidRPr="00E21DDA">
        <w:rPr>
          <w:lang w:val="es-ES"/>
        </w:rPr>
        <w:t>r</w:t>
      </w:r>
      <w:r w:rsidRPr="00E21DDA">
        <w:rPr>
          <w:lang w:val="es-ES"/>
        </w:rPr>
        <w:t xml:space="preserve">epetidas y </w:t>
      </w:r>
      <w:r w:rsidR="00F95944" w:rsidRPr="00E21DDA">
        <w:rPr>
          <w:lang w:val="es-ES"/>
        </w:rPr>
        <w:t>d</w:t>
      </w:r>
      <w:r w:rsidRPr="00E21DDA">
        <w:rPr>
          <w:lang w:val="es-ES"/>
        </w:rPr>
        <w:t xml:space="preserve">ivisibilidad del </w:t>
      </w:r>
      <w:r w:rsidR="00F95944" w:rsidRPr="00E21DDA">
        <w:rPr>
          <w:lang w:val="es-ES"/>
        </w:rPr>
        <w:t>o</w:t>
      </w:r>
      <w:r w:rsidRPr="00E21DDA">
        <w:rPr>
          <w:lang w:val="es-ES"/>
        </w:rPr>
        <w:t xml:space="preserve">bjeto en </w:t>
      </w:r>
      <w:r w:rsidR="00F95944" w:rsidRPr="00E21DDA">
        <w:rPr>
          <w:lang w:val="es-ES"/>
        </w:rPr>
        <w:t>v</w:t>
      </w:r>
      <w:r w:rsidRPr="00E21DDA">
        <w:rPr>
          <w:lang w:val="es-ES"/>
        </w:rPr>
        <w:t>enta. Estudios de Economía 37(1): 105-149.</w:t>
      </w:r>
    </w:p>
    <w:p w14:paraId="6B542908" w14:textId="3E6EBC70" w:rsidR="00AE3261" w:rsidRPr="00CF2385" w:rsidRDefault="00AE3261" w:rsidP="00E94C5D">
      <w:pPr>
        <w:jc w:val="both"/>
        <w:rPr>
          <w:lang w:val="en-US"/>
        </w:rPr>
      </w:pPr>
      <w:r w:rsidRPr="00E21DDA">
        <w:rPr>
          <w:lang w:val="es-ES"/>
        </w:rPr>
        <w:t xml:space="preserve">Peña-Torres, J. (2002). Debates sobre cuota individuales transferibles: ¿privatizando el mar? ¿subsidios? o ¿muerte anunciada de la pesca extractiva en Chile? </w:t>
      </w:r>
      <w:r w:rsidRPr="00CF2385">
        <w:rPr>
          <w:lang w:val="en-US"/>
        </w:rPr>
        <w:t xml:space="preserve">Estudios </w:t>
      </w:r>
      <w:r w:rsidR="00ED5EBD" w:rsidRPr="00CF2385">
        <w:rPr>
          <w:lang w:val="en-US"/>
        </w:rPr>
        <w:t>P</w:t>
      </w:r>
      <w:r w:rsidRPr="00CF2385">
        <w:rPr>
          <w:lang w:val="en-US"/>
        </w:rPr>
        <w:t>úblicos, 89 (otoño 2002).</w:t>
      </w:r>
    </w:p>
    <w:p w14:paraId="76584D3B" w14:textId="63DAF472" w:rsidR="00AE3261" w:rsidRPr="00E21DDA" w:rsidRDefault="00AE3261" w:rsidP="00E94C5D">
      <w:pPr>
        <w:jc w:val="both"/>
        <w:rPr>
          <w:lang w:val="es-ES"/>
        </w:rPr>
      </w:pPr>
      <w:r w:rsidRPr="00CF2385">
        <w:rPr>
          <w:lang w:val="en-US"/>
        </w:rPr>
        <w:t xml:space="preserve">Peña-Torres, J. (1997). The political economy of fishing regulation: the case of </w:t>
      </w:r>
      <w:r w:rsidR="005E08D7" w:rsidRPr="00CF2385">
        <w:rPr>
          <w:lang w:val="en-US"/>
        </w:rPr>
        <w:t>C</w:t>
      </w:r>
      <w:r w:rsidRPr="00CF2385">
        <w:rPr>
          <w:lang w:val="en-US"/>
        </w:rPr>
        <w:t xml:space="preserve">hile. </w:t>
      </w:r>
      <w:r w:rsidRPr="00E21DDA">
        <w:rPr>
          <w:lang w:val="es-ES"/>
        </w:rPr>
        <w:t>Marine Resource Economics, Volume 12, pp. 253-280.</w:t>
      </w:r>
    </w:p>
    <w:p w14:paraId="76550FD4" w14:textId="77777777" w:rsidR="0094638C" w:rsidRPr="00E21DDA" w:rsidRDefault="0094638C" w:rsidP="0094638C">
      <w:pPr>
        <w:jc w:val="both"/>
        <w:rPr>
          <w:lang w:val="es-ES"/>
        </w:rPr>
      </w:pPr>
      <w:r w:rsidRPr="00E21DDA">
        <w:rPr>
          <w:lang w:val="es-ES"/>
        </w:rPr>
        <w:t>Subsecretaría de pesca y acuicultura, SUBPESCA (1992). Decreto 452, Autoriza y reglamenta la subasta de permisos extraordinarios de pesca para la unidad de pesquería del recurso bacalao de profundidad, en área de pesca; señalada en DS N° 328 de 1992. Ministerio de Economía, Fomento y Reconstrucción.</w:t>
      </w:r>
    </w:p>
    <w:p w14:paraId="384D35AC" w14:textId="77777777" w:rsidR="0094638C" w:rsidRPr="00E21DDA" w:rsidRDefault="0094638C" w:rsidP="0094638C">
      <w:pPr>
        <w:jc w:val="both"/>
        <w:rPr>
          <w:lang w:val="es-ES"/>
        </w:rPr>
      </w:pPr>
      <w:r w:rsidRPr="00E21DDA">
        <w:rPr>
          <w:lang w:val="es-ES"/>
        </w:rPr>
        <w:t>Subsecretaría de pesca y acuicultura, SUBPESCA (1996). Decreto 97, Reglamenta subasta de permisos extraordinarios de pesca. Ministerio de Economía, Fomento y Reconstrucción.</w:t>
      </w:r>
    </w:p>
    <w:p w14:paraId="0510D27E" w14:textId="77777777" w:rsidR="0094638C" w:rsidRPr="00E21DDA" w:rsidRDefault="0094638C" w:rsidP="0094638C">
      <w:pPr>
        <w:jc w:val="both"/>
        <w:rPr>
          <w:lang w:val="es-ES"/>
        </w:rPr>
      </w:pPr>
      <w:r w:rsidRPr="00E21DDA">
        <w:rPr>
          <w:lang w:val="es-ES"/>
        </w:rPr>
        <w:t>Subsecretaría de pesca y acuicultura, SUBPESCA (2013). Decreto 173, Establece reglamento de licitación de la cuota de reserva para consumo humano de las empresas de menor tamaño y de aquella destinada a carnada. Ministerio de Economía, Fomento y Turismo; Subsecretaría de Pesca y Acuicultura.</w:t>
      </w:r>
    </w:p>
    <w:p w14:paraId="7167D86E" w14:textId="77777777" w:rsidR="0094638C" w:rsidRPr="00E21DDA" w:rsidRDefault="0094638C" w:rsidP="0094638C">
      <w:pPr>
        <w:jc w:val="both"/>
        <w:rPr>
          <w:lang w:val="es-ES"/>
        </w:rPr>
      </w:pPr>
      <w:r w:rsidRPr="00E21DDA">
        <w:rPr>
          <w:lang w:val="es-ES"/>
        </w:rPr>
        <w:lastRenderedPageBreak/>
        <w:t>Subsecretaría de pesca y acuicultura, SUBPESCA (2015). Decreto 103, Establece reglamento de subasta de licencias transables de pesca clase B. Ministerio de Economía, Fomento y Turismo.</w:t>
      </w:r>
    </w:p>
    <w:p w14:paraId="37E6D7B1" w14:textId="400A5063" w:rsidR="0094638C" w:rsidRPr="00E21DDA" w:rsidRDefault="0094638C" w:rsidP="0094638C">
      <w:pPr>
        <w:jc w:val="both"/>
        <w:rPr>
          <w:lang w:val="es-ES"/>
        </w:rPr>
      </w:pPr>
      <w:r w:rsidRPr="00E21DDA">
        <w:rPr>
          <w:lang w:val="es-ES"/>
        </w:rPr>
        <w:t>Subsecretaría de pesca y acuicultura, SUBPESCA (2019). Decreto 162, Modifica DS nº 173, de 2013, del Ministerio de Economía, Fomento y Turismo, que establece el reglamento de licitación de la cuota de reserva para consumo humano de las empresas de menor tamaño y de aquella destinada a carnada.</w:t>
      </w:r>
    </w:p>
    <w:p w14:paraId="66BAB89C" w14:textId="04C4705F" w:rsidR="00583689" w:rsidRPr="00E21DDA" w:rsidRDefault="00583689" w:rsidP="0094638C">
      <w:pPr>
        <w:jc w:val="both"/>
        <w:rPr>
          <w:lang w:val="es-ES"/>
        </w:rPr>
      </w:pPr>
      <w:r w:rsidRPr="00E21DDA">
        <w:rPr>
          <w:lang w:val="es-ES"/>
        </w:rPr>
        <w:t xml:space="preserve">Subsecretaría de pesca y acuicultura, SUBPESCA (2022). Estado de situación de las principales pesquerías chilenas año 2021. Departamento de </w:t>
      </w:r>
      <w:r w:rsidR="007D1E6F" w:rsidRPr="00E21DDA">
        <w:rPr>
          <w:lang w:val="es-ES"/>
        </w:rPr>
        <w:t>P</w:t>
      </w:r>
      <w:r w:rsidRPr="00E21DDA">
        <w:rPr>
          <w:lang w:val="es-ES"/>
        </w:rPr>
        <w:t>esquerías, División de Administración Pesquera.</w:t>
      </w:r>
    </w:p>
    <w:p w14:paraId="1FDA33FA" w14:textId="1CA48E81" w:rsidR="00CA302C" w:rsidRPr="00E21DDA" w:rsidRDefault="00CA302C" w:rsidP="00CA302C">
      <w:pPr>
        <w:jc w:val="both"/>
        <w:rPr>
          <w:lang w:val="es-ES"/>
        </w:rPr>
      </w:pPr>
      <w:r w:rsidRPr="00E21DDA">
        <w:rPr>
          <w:lang w:val="es-ES"/>
        </w:rPr>
        <w:t xml:space="preserve">Vetemaa, M. Eero, M. &amp; Hannesson, R. (2001). </w:t>
      </w:r>
      <w:r w:rsidRPr="00CF2385">
        <w:rPr>
          <w:lang w:val="en-US"/>
        </w:rPr>
        <w:t xml:space="preserve">The Estonian fisheries: from soviet system to ITQs and quota auctions. </w:t>
      </w:r>
      <w:r w:rsidRPr="00E21DDA">
        <w:rPr>
          <w:lang w:val="es-ES"/>
        </w:rPr>
        <w:t>Marine Policy 26 (2002) 95-102.</w:t>
      </w:r>
    </w:p>
    <w:p w14:paraId="6FFBA11C" w14:textId="248BA766" w:rsidR="00DB2C96" w:rsidRPr="00E21DDA" w:rsidRDefault="00DB2C96">
      <w:pPr>
        <w:rPr>
          <w:lang w:val="es-ES"/>
        </w:rPr>
      </w:pPr>
      <w:r w:rsidRPr="00E21DDA">
        <w:rPr>
          <w:lang w:val="es-ES"/>
        </w:rPr>
        <w:br w:type="page"/>
      </w:r>
    </w:p>
    <w:p w14:paraId="0448B41F" w14:textId="7E6A5E61" w:rsidR="004A3D7E" w:rsidRPr="00E21DDA" w:rsidRDefault="004A3D7E" w:rsidP="004A3D7E">
      <w:pPr>
        <w:pStyle w:val="ListParagraph"/>
        <w:numPr>
          <w:ilvl w:val="0"/>
          <w:numId w:val="46"/>
        </w:numPr>
        <w:rPr>
          <w:b/>
          <w:bCs/>
          <w:lang w:val="es-ES"/>
        </w:rPr>
      </w:pPr>
      <w:r w:rsidRPr="00E21DDA">
        <w:rPr>
          <w:b/>
          <w:bCs/>
          <w:lang w:val="es-ES"/>
        </w:rPr>
        <w:lastRenderedPageBreak/>
        <w:t>Anexos</w:t>
      </w:r>
    </w:p>
    <w:p w14:paraId="462E2F9C" w14:textId="6B78D9C2" w:rsidR="00D322E1" w:rsidRPr="00E21DDA" w:rsidRDefault="001E6E7B" w:rsidP="006750F9">
      <w:pPr>
        <w:pStyle w:val="ListParagraph"/>
        <w:numPr>
          <w:ilvl w:val="1"/>
          <w:numId w:val="46"/>
        </w:numPr>
        <w:rPr>
          <w:b/>
          <w:bCs/>
          <w:lang w:val="es-ES"/>
        </w:rPr>
      </w:pPr>
      <w:r w:rsidRPr="00E21DDA">
        <w:rPr>
          <w:b/>
          <w:bCs/>
          <w:lang w:val="es-ES"/>
        </w:rPr>
        <w:t xml:space="preserve">Anexo </w:t>
      </w:r>
      <w:r w:rsidR="00D322E1" w:rsidRPr="00E21DDA">
        <w:rPr>
          <w:b/>
          <w:bCs/>
          <w:lang w:val="es-ES"/>
        </w:rPr>
        <w:t>1. Re</w:t>
      </w:r>
      <w:r w:rsidR="00514E01" w:rsidRPr="00E21DDA">
        <w:rPr>
          <w:b/>
          <w:bCs/>
          <w:lang w:val="es-ES"/>
        </w:rPr>
        <w:t>sumen de algunos aspectos de la re</w:t>
      </w:r>
      <w:r w:rsidR="00D322E1" w:rsidRPr="00E21DDA">
        <w:rPr>
          <w:b/>
          <w:bCs/>
          <w:lang w:val="es-ES"/>
        </w:rPr>
        <w:t>gulación del sector pesquero en Chile</w:t>
      </w:r>
    </w:p>
    <w:p w14:paraId="74E54AD0" w14:textId="7D23EC55" w:rsidR="00D322E1" w:rsidRPr="00E21DDA" w:rsidRDefault="00D322E1" w:rsidP="00D322E1">
      <w:pPr>
        <w:jc w:val="both"/>
        <w:rPr>
          <w:lang w:val="es-ES"/>
        </w:rPr>
      </w:pPr>
      <w:r w:rsidRPr="00E21DDA">
        <w:rPr>
          <w:lang w:val="es-ES"/>
        </w:rPr>
        <w:t>La regulación pesquera en Chile data desde inicios del siglo pasado</w:t>
      </w:r>
      <w:r w:rsidRPr="00E21DDA">
        <w:rPr>
          <w:rStyle w:val="FootnoteReference"/>
          <w:lang w:val="es-ES"/>
        </w:rPr>
        <w:footnoteReference w:id="17"/>
      </w:r>
      <w:r w:rsidRPr="00E21DDA">
        <w:rPr>
          <w:lang w:val="es-ES"/>
        </w:rPr>
        <w:t>, la cual ha presentado diversos cambios en el tiempo. Para efectos de esta descripción sólo se considerará el horizonte temporal a partir de la creación de la Ley General de Pesca y Acuicultura (LGPA), ley N° 18.892, y sus modificaciones posteriores. La presentación está dirigida a aclarar aquellos aspectos que pueden ser relevantes para la actual discusión de modificación de la actual LGPA.</w:t>
      </w:r>
    </w:p>
    <w:p w14:paraId="1B73F0EC" w14:textId="77777777" w:rsidR="00D322E1" w:rsidRPr="00E21DDA" w:rsidRDefault="00D322E1" w:rsidP="00D322E1">
      <w:pPr>
        <w:pStyle w:val="ListParagraph"/>
        <w:numPr>
          <w:ilvl w:val="1"/>
          <w:numId w:val="46"/>
        </w:numPr>
        <w:rPr>
          <w:b/>
          <w:bCs/>
          <w:lang w:val="es-ES"/>
        </w:rPr>
      </w:pPr>
      <w:r w:rsidRPr="00E21DDA">
        <w:rPr>
          <w:b/>
          <w:bCs/>
          <w:lang w:val="es-ES"/>
        </w:rPr>
        <w:t>Actores involucrados: pesca artesanal e industrial</w:t>
      </w:r>
    </w:p>
    <w:p w14:paraId="49EE3BD1" w14:textId="77777777" w:rsidR="00D322E1" w:rsidRPr="00E21DDA" w:rsidRDefault="00D322E1" w:rsidP="00D322E1">
      <w:pPr>
        <w:jc w:val="both"/>
        <w:rPr>
          <w:lang w:val="es-ES"/>
        </w:rPr>
      </w:pPr>
      <w:r w:rsidRPr="00E21DDA">
        <w:rPr>
          <w:lang w:val="es-ES"/>
        </w:rPr>
        <w:t>Previo a la descripción de los aspectos más relevantes de la regulación pesquera bajo el marco de la LGPA, resulta necesario identificar a los principales actores que la ley individualiza como sujetos afectos a cumplir con la norma. Para ello se exponen las definiciones de pesca artesanal e industrial que establece la LGPA.</w:t>
      </w:r>
    </w:p>
    <w:p w14:paraId="53798F9A" w14:textId="77777777" w:rsidR="00D322E1" w:rsidRPr="00E21DDA" w:rsidRDefault="00D322E1" w:rsidP="00D322E1">
      <w:pPr>
        <w:pStyle w:val="ListParagraph"/>
        <w:numPr>
          <w:ilvl w:val="0"/>
          <w:numId w:val="63"/>
        </w:numPr>
        <w:spacing w:after="0"/>
        <w:jc w:val="both"/>
        <w:rPr>
          <w:lang w:val="es-ES"/>
        </w:rPr>
      </w:pPr>
      <w:r w:rsidRPr="00E21DDA">
        <w:rPr>
          <w:b/>
          <w:bCs/>
          <w:lang w:val="es-ES"/>
        </w:rPr>
        <w:t>Pesca artesanal</w:t>
      </w:r>
      <w:r w:rsidRPr="00E21DDA">
        <w:rPr>
          <w:lang w:val="es-ES"/>
        </w:rPr>
        <w:t>: Corresponde a la actividad pesquera extractiva realizada por personas naturales que, en forma personal, directa y habitual, trabajan como pescadores artesanales inscritos en el Registro Pesquero Artesanal (RPA)</w:t>
      </w:r>
      <w:r w:rsidRPr="00E21DDA">
        <w:rPr>
          <w:rStyle w:val="FootnoteReference"/>
          <w:lang w:val="es-ES"/>
        </w:rPr>
        <w:footnoteReference w:id="18"/>
      </w:r>
      <w:r w:rsidRPr="00E21DDA">
        <w:rPr>
          <w:lang w:val="es-ES"/>
        </w:rPr>
        <w:t>, con o sin el empleo de una embarcación artesanal. Sin perjuicio de lo anterior, también se considera como pesca artesanal la actividad pesquera extractiva realizada por personas jurídicas que estén compuestas exclusivamente por personas naturales inscritas como pescadores artesanales en términos establecidos por la ley</w:t>
      </w:r>
      <w:r w:rsidRPr="00E21DDA">
        <w:rPr>
          <w:rStyle w:val="FootnoteReference"/>
          <w:lang w:val="es-ES"/>
        </w:rPr>
        <w:footnoteReference w:id="19"/>
      </w:r>
      <w:r w:rsidRPr="00E21DDA">
        <w:rPr>
          <w:lang w:val="es-ES"/>
        </w:rPr>
        <w:t>.</w:t>
      </w:r>
    </w:p>
    <w:p w14:paraId="7986D624" w14:textId="77777777" w:rsidR="00D322E1" w:rsidRPr="00E21DDA" w:rsidRDefault="00D322E1" w:rsidP="00D322E1">
      <w:pPr>
        <w:pStyle w:val="ListParagraph"/>
        <w:spacing w:after="0"/>
        <w:jc w:val="both"/>
        <w:rPr>
          <w:lang w:val="es-ES"/>
        </w:rPr>
      </w:pPr>
    </w:p>
    <w:p w14:paraId="44D2230E" w14:textId="77777777" w:rsidR="00D322E1" w:rsidRPr="00E21DDA" w:rsidRDefault="00D322E1" w:rsidP="00D322E1">
      <w:pPr>
        <w:pStyle w:val="ListParagraph"/>
        <w:spacing w:before="240"/>
        <w:jc w:val="both"/>
        <w:rPr>
          <w:lang w:val="es-ES"/>
        </w:rPr>
      </w:pPr>
      <w:r w:rsidRPr="00E21DDA">
        <w:rPr>
          <w:lang w:val="es-ES"/>
        </w:rPr>
        <w:t>Asimismo, la actividad pesquera artesanal se ejerce a través de una o más de las siguientes categorías: Armador artesanal; Pescador artesanal propiamente tal, Buzo, Recolector de orilla, Alguero o buzo apnea (para mayor detalle ver Anexo 7.1). Dichas categorías no son excluyentes, por lo que una persona puede actuar simultánea o sucesivamente en dos o más de ellas, siempre y cuando todas se ejerciten en la misma región (existen excepciones en la ley).</w:t>
      </w:r>
    </w:p>
    <w:p w14:paraId="4C97B337" w14:textId="77777777" w:rsidR="00D322E1" w:rsidRPr="00E21DDA" w:rsidRDefault="00D322E1" w:rsidP="00D322E1">
      <w:pPr>
        <w:pStyle w:val="ListParagraph"/>
        <w:spacing w:before="240"/>
        <w:jc w:val="both"/>
        <w:rPr>
          <w:lang w:val="es-ES"/>
        </w:rPr>
      </w:pPr>
    </w:p>
    <w:p w14:paraId="72C32ABB" w14:textId="77777777" w:rsidR="00D322E1" w:rsidRPr="00E21DDA" w:rsidRDefault="00D322E1" w:rsidP="00D322E1">
      <w:pPr>
        <w:pStyle w:val="ListParagraph"/>
        <w:jc w:val="both"/>
        <w:rPr>
          <w:lang w:val="es-ES"/>
        </w:rPr>
      </w:pPr>
      <w:r w:rsidRPr="00E21DDA">
        <w:rPr>
          <w:lang w:val="es-ES"/>
        </w:rPr>
        <w:t>También existen actividades conexas a la pesca artesanal que, sin ser actividades pesqueras artesanales propiamente tales, son indispensables para las faenas de la pesca artesanal, entre las que se encuentran: Encarnadoras y encarnadores; Charqueadoras y charqueadores; Ahumadoras y ahumadores; Tejedoras y tejedores; Fileteadoras y fileteadores; Carapacheras y carapacheros; Desconchadoras y desconchadores (para mayor detalle ver Anexo 7.2)</w:t>
      </w:r>
      <w:r w:rsidRPr="00E21DDA">
        <w:rPr>
          <w:rStyle w:val="FootnoteReference"/>
          <w:lang w:val="es-ES"/>
        </w:rPr>
        <w:footnoteReference w:id="20"/>
      </w:r>
      <w:r w:rsidRPr="00E21DDA">
        <w:rPr>
          <w:lang w:val="es-ES"/>
        </w:rPr>
        <w:t>.</w:t>
      </w:r>
    </w:p>
    <w:p w14:paraId="444B3B66" w14:textId="77777777" w:rsidR="00D322E1" w:rsidRPr="00E21DDA" w:rsidRDefault="00D322E1" w:rsidP="00D322E1">
      <w:pPr>
        <w:pStyle w:val="ListParagraph"/>
        <w:jc w:val="both"/>
        <w:rPr>
          <w:lang w:val="es-ES"/>
        </w:rPr>
      </w:pPr>
    </w:p>
    <w:p w14:paraId="15328E73" w14:textId="77777777" w:rsidR="00D322E1" w:rsidRPr="00E21DDA" w:rsidRDefault="00D322E1" w:rsidP="00D322E1">
      <w:pPr>
        <w:pStyle w:val="ListParagraph"/>
        <w:jc w:val="both"/>
        <w:rPr>
          <w:lang w:val="es-ES"/>
        </w:rPr>
      </w:pPr>
      <w:r w:rsidRPr="00E21DDA">
        <w:rPr>
          <w:lang w:val="es-ES"/>
        </w:rPr>
        <w:t>Como bien indica la ley, la categorización de pescador artesanal no está sujeta al empleo de una embarcación. Sin desmedro de lo anterior, se indican las características que las definen como embarcaciones factibles de pertenecer a este sector. En concreto, las embarcaciones artesanales son aquellas explotadas por un armador artesanal e inscrita en el Registro Pesquero Artesanal (RPA), de una eslora</w:t>
      </w:r>
      <w:r w:rsidRPr="00E21DDA">
        <w:rPr>
          <w:rStyle w:val="FootnoteReference"/>
          <w:lang w:val="es-ES"/>
        </w:rPr>
        <w:footnoteReference w:id="21"/>
      </w:r>
      <w:r w:rsidRPr="00E21DDA">
        <w:rPr>
          <w:lang w:val="es-ES"/>
        </w:rPr>
        <w:t xml:space="preserve"> máxima no superior a 18 metros y 80 metros cúbicos de capacidad de bodega. Existen además subcategorías entre las mismas embarcaciones artesanales. A saber, se encuentran: bote a remo vela; </w:t>
      </w:r>
      <w:r w:rsidRPr="00E21DDA">
        <w:rPr>
          <w:lang w:val="es-ES"/>
        </w:rPr>
        <w:lastRenderedPageBreak/>
        <w:t>bote a motor; lanchas menores (eslora &lt;=12m); lanchas medias (eslora &gt;12m y &lt;= 15m) y lanchas mayores (eslora &gt;15m y &lt;= 18m). Estas pueden presentar diferencias relevantes en tecnología, no obstante, la diferenciación básica en la discusión pública radica en el tamaño de la eslora.</w:t>
      </w:r>
    </w:p>
    <w:p w14:paraId="4F8F95D0" w14:textId="77777777" w:rsidR="00D322E1" w:rsidRPr="00E21DDA" w:rsidRDefault="00D322E1" w:rsidP="00D322E1">
      <w:pPr>
        <w:pStyle w:val="ListParagraph"/>
        <w:ind w:left="1440"/>
        <w:jc w:val="both"/>
        <w:rPr>
          <w:lang w:val="es-ES"/>
        </w:rPr>
      </w:pPr>
    </w:p>
    <w:p w14:paraId="527323B4" w14:textId="77777777" w:rsidR="00D322E1" w:rsidRPr="00E21DDA" w:rsidRDefault="00D322E1" w:rsidP="00D322E1">
      <w:pPr>
        <w:pStyle w:val="ListParagraph"/>
        <w:numPr>
          <w:ilvl w:val="0"/>
          <w:numId w:val="63"/>
        </w:numPr>
        <w:jc w:val="both"/>
        <w:rPr>
          <w:lang w:val="es-ES"/>
        </w:rPr>
      </w:pPr>
      <w:r w:rsidRPr="00E21DDA">
        <w:rPr>
          <w:b/>
          <w:bCs/>
          <w:lang w:val="es-ES"/>
        </w:rPr>
        <w:t>Pesca Industrial</w:t>
      </w:r>
      <w:r w:rsidRPr="00E21DDA">
        <w:rPr>
          <w:lang w:val="es-ES"/>
        </w:rPr>
        <w:t>: Actividad pesquera extractiva realizada por armadores industriales, utilizando naves o embarcaciones pesqueras, de conformidad con la LGPA</w:t>
      </w:r>
      <w:r w:rsidRPr="00E21DDA">
        <w:rPr>
          <w:rStyle w:val="FootnoteReference"/>
          <w:lang w:val="es-ES"/>
        </w:rPr>
        <w:footnoteReference w:id="22"/>
      </w:r>
      <w:r w:rsidRPr="00E21DDA">
        <w:rPr>
          <w:lang w:val="es-ES"/>
        </w:rPr>
        <w:t>. A partir de lo anterior, es necesario establecer la definición de lo que corresponde a un armador industrial:</w:t>
      </w:r>
    </w:p>
    <w:p w14:paraId="262D93BF" w14:textId="77777777" w:rsidR="00D322E1" w:rsidRPr="00E21DDA" w:rsidRDefault="00D322E1" w:rsidP="00D322E1">
      <w:pPr>
        <w:pStyle w:val="ListParagraph"/>
        <w:jc w:val="both"/>
        <w:rPr>
          <w:lang w:val="es-ES"/>
        </w:rPr>
      </w:pPr>
    </w:p>
    <w:p w14:paraId="3D89DAAE" w14:textId="77777777" w:rsidR="00D322E1" w:rsidRPr="00E21DDA" w:rsidRDefault="00D322E1" w:rsidP="00D322E1">
      <w:pPr>
        <w:pStyle w:val="ListParagraph"/>
        <w:numPr>
          <w:ilvl w:val="1"/>
          <w:numId w:val="68"/>
        </w:numPr>
        <w:jc w:val="both"/>
        <w:rPr>
          <w:lang w:val="es-ES"/>
        </w:rPr>
      </w:pPr>
      <w:r w:rsidRPr="00E21DDA">
        <w:rPr>
          <w:b/>
          <w:bCs/>
          <w:lang w:val="es-ES"/>
        </w:rPr>
        <w:t>Armador pesquero industrial</w:t>
      </w:r>
      <w:r w:rsidRPr="00E21DDA">
        <w:rPr>
          <w:lang w:val="es-ES"/>
        </w:rPr>
        <w:t>: persona inscrita en el Registro Pesquero Industrial (RPI), que ejecuta por su cuenta y riesgo una actividad pesquera extractiva o de transformación a bordo, utilizando una o más naves o embarcaciones pesqueras, cualquiera sea el tipo, tamaño, diseño o especialidad de éstas, las que deberán estar identificadas e inscritas como tales en los registros a cargo de la autoridad marítima</w:t>
      </w:r>
      <w:r w:rsidRPr="00E21DDA">
        <w:rPr>
          <w:rStyle w:val="FootnoteReference"/>
          <w:lang w:val="es-ES"/>
        </w:rPr>
        <w:footnoteReference w:id="23"/>
      </w:r>
      <w:r w:rsidRPr="00E21DDA">
        <w:rPr>
          <w:lang w:val="es-ES"/>
        </w:rPr>
        <w:t>.</w:t>
      </w:r>
    </w:p>
    <w:p w14:paraId="6C972C4F" w14:textId="77777777" w:rsidR="00D322E1" w:rsidRPr="00E21DDA" w:rsidRDefault="00D322E1" w:rsidP="00D322E1">
      <w:pPr>
        <w:jc w:val="both"/>
        <w:rPr>
          <w:lang w:val="es-ES"/>
        </w:rPr>
      </w:pPr>
      <w:r w:rsidRPr="00E21DDA">
        <w:rPr>
          <w:lang w:val="es-ES"/>
        </w:rPr>
        <w:t xml:space="preserve">Existen subclasificaciones de los armadores industriales de acuerdo con el tamaño o características de la embarcación. </w:t>
      </w:r>
    </w:p>
    <w:p w14:paraId="7E8BD080" w14:textId="77777777" w:rsidR="00D322E1" w:rsidRPr="00E21DDA" w:rsidRDefault="00D322E1" w:rsidP="00D322E1">
      <w:pPr>
        <w:pStyle w:val="ListParagraph"/>
        <w:numPr>
          <w:ilvl w:val="1"/>
          <w:numId w:val="63"/>
        </w:numPr>
        <w:jc w:val="both"/>
        <w:rPr>
          <w:lang w:val="es-ES"/>
        </w:rPr>
      </w:pPr>
      <w:r w:rsidRPr="00E21DDA">
        <w:rPr>
          <w:b/>
          <w:bCs/>
          <w:lang w:val="es-ES"/>
        </w:rPr>
        <w:t>Pequeño armador pesquero industrial</w:t>
      </w:r>
      <w:r w:rsidRPr="00E21DDA">
        <w:rPr>
          <w:lang w:val="es-ES"/>
        </w:rPr>
        <w:t>: persona inscrita en el RPI</w:t>
      </w:r>
      <w:r w:rsidRPr="00E21DDA">
        <w:rPr>
          <w:rStyle w:val="FootnoteReference"/>
          <w:lang w:val="es-ES"/>
        </w:rPr>
        <w:footnoteReference w:id="24"/>
      </w:r>
      <w:r w:rsidRPr="00E21DDA">
        <w:rPr>
          <w:lang w:val="es-ES"/>
        </w:rPr>
        <w:t xml:space="preserve"> que ejecuta una actividad pesquera extractiva utilizando hasta tres naves, de hasta 22,5 metros de eslora máxima y de hasta 100 toneladas de registro grueso</w:t>
      </w:r>
      <w:r w:rsidRPr="00E21DDA">
        <w:rPr>
          <w:rStyle w:val="FootnoteReference"/>
          <w:lang w:val="es-ES"/>
        </w:rPr>
        <w:footnoteReference w:id="25"/>
      </w:r>
      <w:r w:rsidRPr="00E21DDA">
        <w:rPr>
          <w:lang w:val="es-ES"/>
        </w:rPr>
        <w:t xml:space="preserve"> cada una</w:t>
      </w:r>
      <w:r w:rsidRPr="00E21DDA">
        <w:rPr>
          <w:rStyle w:val="FootnoteReference"/>
          <w:lang w:val="es-ES"/>
        </w:rPr>
        <w:footnoteReference w:id="26"/>
      </w:r>
      <w:r w:rsidRPr="00E21DDA">
        <w:rPr>
          <w:lang w:val="es-ES"/>
        </w:rPr>
        <w:t>.</w:t>
      </w:r>
    </w:p>
    <w:p w14:paraId="54CABDCD" w14:textId="77777777" w:rsidR="00D322E1" w:rsidRPr="00E21DDA" w:rsidRDefault="00D322E1" w:rsidP="00D322E1">
      <w:pPr>
        <w:pStyle w:val="ListParagraph"/>
        <w:numPr>
          <w:ilvl w:val="1"/>
          <w:numId w:val="63"/>
        </w:numPr>
        <w:jc w:val="both"/>
        <w:rPr>
          <w:lang w:val="es-ES"/>
        </w:rPr>
      </w:pPr>
      <w:r w:rsidRPr="00E21DDA">
        <w:rPr>
          <w:b/>
          <w:bCs/>
          <w:lang w:val="es-ES"/>
        </w:rPr>
        <w:t>Barcos fábrica o factoría</w:t>
      </w:r>
      <w:r w:rsidRPr="00E21DDA">
        <w:rPr>
          <w:lang w:val="es-ES"/>
        </w:rPr>
        <w:t>: es la nave que realiza faenas de pesca y efectúa a bordo procesos de transformación a las capturas, incluyendo en ello la congelación de las mismas</w:t>
      </w:r>
      <w:r w:rsidRPr="00E21DDA">
        <w:rPr>
          <w:rStyle w:val="FootnoteReference"/>
          <w:lang w:val="es-ES"/>
        </w:rPr>
        <w:footnoteReference w:id="27"/>
      </w:r>
      <w:r w:rsidRPr="00E21DDA">
        <w:rPr>
          <w:lang w:val="es-ES"/>
        </w:rPr>
        <w:t>. También se diferencian por su sistema o aparejo de pesca:</w:t>
      </w:r>
    </w:p>
    <w:p w14:paraId="00E052B2" w14:textId="77777777" w:rsidR="00D322E1" w:rsidRPr="00E21DDA" w:rsidRDefault="00D322E1" w:rsidP="00D322E1">
      <w:pPr>
        <w:pStyle w:val="ListParagraph"/>
        <w:numPr>
          <w:ilvl w:val="2"/>
          <w:numId w:val="63"/>
        </w:numPr>
        <w:jc w:val="both"/>
        <w:rPr>
          <w:lang w:val="es-ES"/>
        </w:rPr>
      </w:pPr>
      <w:r w:rsidRPr="00E21DDA">
        <w:rPr>
          <w:b/>
          <w:bCs/>
          <w:lang w:val="es-ES"/>
        </w:rPr>
        <w:t>Barcos fábrica o factoría arrastrero</w:t>
      </w:r>
      <w:r w:rsidRPr="00E21DDA">
        <w:rPr>
          <w:lang w:val="es-ES"/>
        </w:rPr>
        <w:t>: aquel que en sus operaciones de pesca extractiva utiliza como arte de pesca la red de arrastre.</w:t>
      </w:r>
    </w:p>
    <w:p w14:paraId="38D11563" w14:textId="77777777" w:rsidR="00D322E1" w:rsidRPr="00E21DDA" w:rsidRDefault="00D322E1" w:rsidP="00D322E1">
      <w:pPr>
        <w:pStyle w:val="ListParagraph"/>
        <w:numPr>
          <w:ilvl w:val="2"/>
          <w:numId w:val="63"/>
        </w:numPr>
        <w:jc w:val="both"/>
        <w:rPr>
          <w:lang w:val="es-ES"/>
        </w:rPr>
      </w:pPr>
      <w:r w:rsidRPr="00E21DDA">
        <w:rPr>
          <w:b/>
          <w:bCs/>
          <w:lang w:val="es-ES"/>
        </w:rPr>
        <w:t>Barco fábrica o factoría espinelero o palangrero</w:t>
      </w:r>
      <w:r w:rsidRPr="00E21DDA">
        <w:rPr>
          <w:lang w:val="es-ES"/>
        </w:rPr>
        <w:t>: utiliza como aparejo de pesca el espinel o palangre.</w:t>
      </w:r>
    </w:p>
    <w:p w14:paraId="482E3C93" w14:textId="77777777" w:rsidR="00D322E1" w:rsidRPr="00E21DDA" w:rsidRDefault="00D322E1" w:rsidP="00D322E1">
      <w:pPr>
        <w:pStyle w:val="ListParagraph"/>
        <w:numPr>
          <w:ilvl w:val="2"/>
          <w:numId w:val="63"/>
        </w:numPr>
        <w:jc w:val="both"/>
        <w:rPr>
          <w:lang w:val="es-ES"/>
        </w:rPr>
      </w:pPr>
      <w:r w:rsidRPr="00E21DDA">
        <w:rPr>
          <w:b/>
          <w:bCs/>
          <w:lang w:val="es-ES"/>
        </w:rPr>
        <w:t>Barco fábrica o factoría cerquero</w:t>
      </w:r>
      <w:r w:rsidRPr="00E21DDA">
        <w:rPr>
          <w:lang w:val="es-ES"/>
        </w:rPr>
        <w:t>: utiliza en sus operaciones de pesca extractiva la red de cerco.</w:t>
      </w:r>
    </w:p>
    <w:p w14:paraId="30D6AEE4" w14:textId="77777777" w:rsidR="00D322E1" w:rsidRPr="00E21DDA" w:rsidRDefault="00D322E1" w:rsidP="00D322E1">
      <w:pPr>
        <w:pStyle w:val="ListParagraph"/>
        <w:ind w:left="1440"/>
        <w:jc w:val="both"/>
        <w:rPr>
          <w:lang w:val="es-ES"/>
        </w:rPr>
      </w:pPr>
    </w:p>
    <w:p w14:paraId="3700325A" w14:textId="77777777" w:rsidR="00D322E1" w:rsidRPr="00E21DDA" w:rsidRDefault="00D322E1" w:rsidP="00D322E1">
      <w:pPr>
        <w:pStyle w:val="ListParagraph"/>
        <w:numPr>
          <w:ilvl w:val="1"/>
          <w:numId w:val="46"/>
        </w:numPr>
        <w:rPr>
          <w:b/>
          <w:bCs/>
          <w:lang w:val="es-ES"/>
        </w:rPr>
      </w:pPr>
      <w:r w:rsidRPr="00E21DDA">
        <w:rPr>
          <w:b/>
          <w:bCs/>
          <w:lang w:val="es-ES"/>
        </w:rPr>
        <w:t>Acceso a la actividad pesquera y estatus de las pesquerías</w:t>
      </w:r>
    </w:p>
    <w:p w14:paraId="1D987227" w14:textId="77777777" w:rsidR="00D322E1" w:rsidRPr="00E21DDA" w:rsidRDefault="00D322E1" w:rsidP="00D322E1">
      <w:pPr>
        <w:jc w:val="both"/>
        <w:rPr>
          <w:lang w:val="es-ES"/>
        </w:rPr>
      </w:pPr>
      <w:r w:rsidRPr="00E21DDA">
        <w:rPr>
          <w:lang w:val="es-ES"/>
        </w:rPr>
        <w:t>El acceso a la actividad pesquera no es uniforme y se encuentra diferenciado entre el sector industrial y artesanal. El primero se basa en un régimen general de acceso</w:t>
      </w:r>
      <w:r w:rsidRPr="00E21DDA">
        <w:rPr>
          <w:rStyle w:val="FootnoteReference"/>
          <w:lang w:val="es-ES"/>
        </w:rPr>
        <w:footnoteReference w:id="28"/>
      </w:r>
      <w:r w:rsidRPr="00E21DDA">
        <w:rPr>
          <w:lang w:val="es-ES"/>
        </w:rPr>
        <w:t>, en toda aquella pesquería que no se encuentre declarada en alguno de los siguientes regímenes: Plena Explotación, Pesquerías en Recuperación, o Pesquerías de Desarrollo Incipiente</w:t>
      </w:r>
      <w:r w:rsidRPr="00E21DDA">
        <w:rPr>
          <w:rStyle w:val="FootnoteReference"/>
          <w:lang w:val="es-ES"/>
        </w:rPr>
        <w:footnoteReference w:id="29"/>
      </w:r>
      <w:r w:rsidRPr="00E21DDA">
        <w:rPr>
          <w:lang w:val="es-ES"/>
        </w:rPr>
        <w:t>. A saber:</w:t>
      </w:r>
    </w:p>
    <w:p w14:paraId="7C5FF245" w14:textId="77777777" w:rsidR="00D322E1" w:rsidRPr="00E21DDA" w:rsidRDefault="00D322E1" w:rsidP="00D322E1">
      <w:pPr>
        <w:pStyle w:val="ListParagraph"/>
        <w:numPr>
          <w:ilvl w:val="0"/>
          <w:numId w:val="61"/>
        </w:numPr>
        <w:jc w:val="both"/>
        <w:rPr>
          <w:lang w:val="es-ES"/>
        </w:rPr>
      </w:pPr>
      <w:r w:rsidRPr="00E21DDA">
        <w:rPr>
          <w:b/>
          <w:bCs/>
          <w:lang w:val="es-ES"/>
        </w:rPr>
        <w:lastRenderedPageBreak/>
        <w:t>Plena explotación</w:t>
      </w:r>
      <w:r w:rsidRPr="00E21DDA">
        <w:rPr>
          <w:lang w:val="es-ES"/>
        </w:rPr>
        <w:t>: Una unidad de pesquería podrá declararse en plena explotación en aquellos casos en que su punto biológico está en o cerca de su rendimiento máximo sostenible (RMS).</w:t>
      </w:r>
    </w:p>
    <w:p w14:paraId="07DE3270" w14:textId="77777777" w:rsidR="00D322E1" w:rsidRPr="00E21DDA" w:rsidRDefault="00D322E1" w:rsidP="00D322E1">
      <w:pPr>
        <w:pStyle w:val="ListParagraph"/>
        <w:numPr>
          <w:ilvl w:val="0"/>
          <w:numId w:val="61"/>
        </w:numPr>
        <w:jc w:val="both"/>
        <w:rPr>
          <w:lang w:val="es-ES"/>
        </w:rPr>
      </w:pPr>
      <w:r w:rsidRPr="00E21DDA">
        <w:rPr>
          <w:b/>
          <w:bCs/>
          <w:lang w:val="es-ES"/>
        </w:rPr>
        <w:t>En recuperación</w:t>
      </w:r>
      <w:r w:rsidRPr="00E21DDA">
        <w:rPr>
          <w:lang w:val="es-ES"/>
        </w:rPr>
        <w:t>: Es aquella que se encuentra sobreexplotada y sujeta a una veda extractiva de, a lo menos, tres años.</w:t>
      </w:r>
    </w:p>
    <w:p w14:paraId="72419F6B" w14:textId="77777777" w:rsidR="00D322E1" w:rsidRPr="00E21DDA" w:rsidRDefault="00D322E1" w:rsidP="00D322E1">
      <w:pPr>
        <w:pStyle w:val="ListParagraph"/>
        <w:numPr>
          <w:ilvl w:val="0"/>
          <w:numId w:val="61"/>
        </w:numPr>
        <w:jc w:val="both"/>
        <w:rPr>
          <w:lang w:val="es-ES"/>
        </w:rPr>
      </w:pPr>
      <w:r w:rsidRPr="00E21DDA">
        <w:rPr>
          <w:b/>
          <w:bCs/>
          <w:lang w:val="es-ES"/>
        </w:rPr>
        <w:t>Desarrollo incipiente</w:t>
      </w:r>
      <w:r w:rsidRPr="00E21DDA">
        <w:rPr>
          <w:lang w:val="es-ES"/>
        </w:rPr>
        <w:t>: Aquella sujeta al régimen general de acceso en la cual se pueda fijar una cuota global de captura, en que actualmente no se realice esfuerzo de pesca o éste sea en términos de captura anual menor al 10% de dicha cuota.</w:t>
      </w:r>
    </w:p>
    <w:p w14:paraId="5A8DB691" w14:textId="77777777" w:rsidR="00D322E1" w:rsidRPr="00E21DDA" w:rsidRDefault="00D322E1" w:rsidP="00D322E1">
      <w:pPr>
        <w:jc w:val="both"/>
        <w:rPr>
          <w:lang w:val="es-ES"/>
        </w:rPr>
      </w:pPr>
      <w:r w:rsidRPr="00E21DDA">
        <w:rPr>
          <w:lang w:val="es-ES"/>
        </w:rPr>
        <w:t>Durante el año 2021, la Subsecretaría de Pesca y Acuicultura reportó dieciséis pesquerías en estado de plena explotación administradas con licencias transables de pesca y tres en régimen de desarrollo incipiente o en recuperación administradas con permisos extraordinarios de pesca. Dichos estatus agrupan aproximadamente al 68% del número de pesquerías vigentes en el país. La forma específica como se regula la pesquería pasa además a depender del régimen de explotación. Estos aspectos serán abordados con mayor detalle en las próximas secciones.</w:t>
      </w:r>
    </w:p>
    <w:p w14:paraId="09A1CBB2" w14:textId="77777777" w:rsidR="00D322E1" w:rsidRPr="00E21DDA" w:rsidRDefault="00D322E1" w:rsidP="00D322E1">
      <w:pPr>
        <w:jc w:val="both"/>
        <w:rPr>
          <w:lang w:val="es-ES"/>
        </w:rPr>
      </w:pPr>
      <w:r w:rsidRPr="00E21DDA">
        <w:rPr>
          <w:lang w:val="es-ES"/>
        </w:rPr>
        <w:t>La LGPA autoriza la realización de actividades extractivas en las primeras cinco millas de mar desde la franja territorial, reservada exclusivamente para el sector pesquero artesanal</w:t>
      </w:r>
      <w:r w:rsidRPr="00E21DDA">
        <w:rPr>
          <w:rStyle w:val="FootnoteReference"/>
          <w:lang w:val="es-ES"/>
        </w:rPr>
        <w:footnoteReference w:id="30"/>
      </w:r>
      <w:r w:rsidRPr="00E21DDA">
        <w:rPr>
          <w:lang w:val="es-ES"/>
        </w:rPr>
        <w:t>. Al interior de esta, se encuentra reservada la primera milla para el desarrollo de actividades pesqueras de embarcaciones artesanales de eslora inferior a 12 metros. Existen algunas excepciones que permiten al sector industrial ejecutar su actividad en las primeras cinco millas en algunas regiones y especies, y también para que embarcaciones artesanales sobre 12 metros de eslora puedan operar dentro de la primera milla; todas estas se encuentran debidamente individualizadas en la ley. Adicionalmente, se reserva a la pesca artesanal el ejercicio de las actividades pesqueras extractivas en la playa de mar y en las aguas interiores del país.</w:t>
      </w:r>
    </w:p>
    <w:p w14:paraId="1F10182C" w14:textId="77777777" w:rsidR="00D322E1" w:rsidRPr="00E21DDA" w:rsidRDefault="00D322E1" w:rsidP="00D322E1">
      <w:pPr>
        <w:pStyle w:val="ListParagraph"/>
        <w:numPr>
          <w:ilvl w:val="1"/>
          <w:numId w:val="46"/>
        </w:numPr>
        <w:rPr>
          <w:b/>
          <w:bCs/>
          <w:lang w:val="es-ES"/>
        </w:rPr>
      </w:pPr>
      <w:r w:rsidRPr="00E21DDA">
        <w:rPr>
          <w:b/>
          <w:bCs/>
          <w:lang w:val="es-ES"/>
        </w:rPr>
        <w:t>Cuotas de pesca</w:t>
      </w:r>
    </w:p>
    <w:p w14:paraId="477C25C7" w14:textId="77777777" w:rsidR="00D322E1" w:rsidRPr="00E21DDA" w:rsidRDefault="00D322E1" w:rsidP="00D322E1">
      <w:pPr>
        <w:pStyle w:val="ListParagraph"/>
        <w:numPr>
          <w:ilvl w:val="2"/>
          <w:numId w:val="46"/>
        </w:numPr>
        <w:rPr>
          <w:b/>
          <w:bCs/>
          <w:lang w:val="es-ES"/>
        </w:rPr>
      </w:pPr>
      <w:r w:rsidRPr="00E21DDA">
        <w:rPr>
          <w:b/>
          <w:bCs/>
          <w:lang w:val="es-ES"/>
        </w:rPr>
        <w:t>Cuota global de captura</w:t>
      </w:r>
    </w:p>
    <w:p w14:paraId="00C21C50" w14:textId="77777777" w:rsidR="00D322E1" w:rsidRPr="00E21DDA" w:rsidRDefault="00D322E1" w:rsidP="00D322E1">
      <w:pPr>
        <w:jc w:val="both"/>
        <w:rPr>
          <w:lang w:val="es-ES"/>
        </w:rPr>
      </w:pPr>
      <w:r w:rsidRPr="00E21DDA">
        <w:rPr>
          <w:lang w:val="es-ES"/>
        </w:rPr>
        <w:t xml:space="preserve">Uno de los hitos en la historia de la regulación pesquera a nivel nacional, fue la incorporación de una cuota global de captura (CG). En particular, el aumento sostenido del esfuerzo pesquero en los años 1980´s provocó que los recursos hidrobiológicos se hicieran más escasos, gatillando la necesidad de establecer medidas que impidieran el colapso de la actividad pesquera. Para evitarlo se incorporó una CG global para las principales pesquerías del país, buscando ajustar el volumen de capturas a la capacidad reproductiva de la población del recurso explotado. </w:t>
      </w:r>
    </w:p>
    <w:p w14:paraId="31C4D472" w14:textId="77777777" w:rsidR="00D322E1" w:rsidRPr="00E21DDA" w:rsidRDefault="00D322E1" w:rsidP="00D322E1">
      <w:pPr>
        <w:jc w:val="both"/>
        <w:rPr>
          <w:lang w:val="es-ES"/>
        </w:rPr>
      </w:pPr>
      <w:r w:rsidRPr="00E21DDA">
        <w:rPr>
          <w:lang w:val="es-ES"/>
        </w:rPr>
        <w:t xml:space="preserve">La LGPA establece que la CG se determina en base a: i) el estatus biológico de cada recurso, ii) las recomendaciones de capturas permisibles calculadas a partir de un modelo de dinámica poblacional, iii) consideraciones basadas en puntos biológicos de referencia objetivos que se expresan en una tasa de mortalidad por pesca objetivo. La CG se </w:t>
      </w:r>
      <w:r w:rsidRPr="00E21DDA">
        <w:rPr>
          <w:b/>
          <w:i/>
          <w:lang w:val="es-ES"/>
        </w:rPr>
        <w:t>fracciona</w:t>
      </w:r>
      <w:r w:rsidRPr="00E21DDA">
        <w:rPr>
          <w:b/>
          <w:lang w:val="es-ES"/>
        </w:rPr>
        <w:t xml:space="preserve"> </w:t>
      </w:r>
      <w:r w:rsidRPr="00E21DDA">
        <w:rPr>
          <w:lang w:val="es-ES"/>
        </w:rPr>
        <w:t xml:space="preserve">mayoritariamente entre el sector </w:t>
      </w:r>
      <w:r w:rsidRPr="00E21DDA">
        <w:rPr>
          <w:b/>
          <w:lang w:val="es-ES"/>
        </w:rPr>
        <w:t>artesanal</w:t>
      </w:r>
      <w:r w:rsidRPr="00E21DDA">
        <w:rPr>
          <w:lang w:val="es-ES"/>
        </w:rPr>
        <w:t xml:space="preserve"> e </w:t>
      </w:r>
      <w:r w:rsidRPr="00E21DDA">
        <w:rPr>
          <w:b/>
          <w:lang w:val="es-ES"/>
        </w:rPr>
        <w:t>industrial</w:t>
      </w:r>
      <w:r w:rsidRPr="00E21DDA">
        <w:rPr>
          <w:lang w:val="es-ES"/>
        </w:rPr>
        <w:t>, considerando un pequeño porcentaje, alrededor del 2%, para fines de investigación; también se establece otra pequeña porción para cuota de imprevistos y cuota para consumo humano. La CG es también fraccionada temporal y espacialmente en las regiones donde se desarrolla la pesquería. Este fraccionamiento contempla la posibilidad de ser revisada y de reasignar saldos de cuota no capturados dentro de la temporada de pesca regulada.</w:t>
      </w:r>
    </w:p>
    <w:p w14:paraId="6716F9C5" w14:textId="77777777" w:rsidR="00D322E1" w:rsidRPr="00E21DDA" w:rsidRDefault="00D322E1" w:rsidP="00D322E1">
      <w:pPr>
        <w:jc w:val="both"/>
        <w:rPr>
          <w:lang w:val="es-ES"/>
        </w:rPr>
      </w:pPr>
      <w:r w:rsidRPr="00E21DDA">
        <w:rPr>
          <w:lang w:val="es-ES"/>
        </w:rPr>
        <w:t xml:space="preserve">La CG por si sola puede ser insuficiente para regular la pesca, especialmente en las pesquerías de alto valor, porque genera estímulos para que los pescadores busquen capturar la mayor cantidad del recurso en el menor tiempo </w:t>
      </w:r>
      <w:r w:rsidRPr="00E21DDA">
        <w:rPr>
          <w:lang w:val="es-ES"/>
        </w:rPr>
        <w:lastRenderedPageBreak/>
        <w:t>posible antes que se agote la cuota, sin generar incentivos para la sustentabilidad del recurso. Esta situación es ampliamente conocida en la literatura como “Carrera Olímpica”, induce un aumento desenfrenado de la capacidad de pesca de la flota pesquera. Cuando los bienes o recursos son de naturaleza común y limitada, entonces este tipo de ajustes puede llevar a la sobreexplotación, debido a que los incentivos individuales se sobreponen a los incentivos colectivos</w:t>
      </w:r>
      <w:r w:rsidRPr="00E21DDA">
        <w:rPr>
          <w:rStyle w:val="FootnoteReference"/>
          <w:lang w:val="es-ES"/>
        </w:rPr>
        <w:footnoteReference w:id="31"/>
      </w:r>
      <w:r w:rsidRPr="00E21DDA">
        <w:rPr>
          <w:lang w:val="es-ES"/>
        </w:rPr>
        <w:t xml:space="preserve">. Una forma de lidiar con esto es complementar la CG con cuotas individuales de pesca. </w:t>
      </w:r>
    </w:p>
    <w:p w14:paraId="7778F688" w14:textId="77777777" w:rsidR="00D322E1" w:rsidRPr="00E21DDA" w:rsidRDefault="00D322E1" w:rsidP="00D322E1">
      <w:pPr>
        <w:pStyle w:val="ListParagraph"/>
        <w:numPr>
          <w:ilvl w:val="2"/>
          <w:numId w:val="46"/>
        </w:numPr>
        <w:rPr>
          <w:b/>
          <w:bCs/>
          <w:lang w:val="es-ES"/>
        </w:rPr>
      </w:pPr>
      <w:r w:rsidRPr="00E21DDA">
        <w:rPr>
          <w:b/>
          <w:bCs/>
          <w:lang w:val="es-ES"/>
        </w:rPr>
        <w:t>Cuotas individuales de captura</w:t>
      </w:r>
    </w:p>
    <w:p w14:paraId="7696C094" w14:textId="77777777" w:rsidR="00D322E1" w:rsidRPr="00E21DDA" w:rsidRDefault="00D322E1" w:rsidP="00D322E1">
      <w:pPr>
        <w:jc w:val="both"/>
        <w:rPr>
          <w:lang w:val="es-ES"/>
        </w:rPr>
      </w:pPr>
      <w:r w:rsidRPr="00E21DDA">
        <w:rPr>
          <w:lang w:val="es-ES"/>
        </w:rPr>
        <w:t>Bajo un sistema de cuotas individuales de captura, cada agente que participa de la pesquería accede a una porción particular de la CG. En este escenario, tener una nave de mayor capacidad evidentemente seguirá ayudando, pero ya no será en factor decisivo para tener éxito. Así, un pescador sólo dependerá de sus decisiones individuales para alcanzar su cuota individual y no de las decisiones de los restantes pescadores. Dicho cambio ha permitido un reordenamiento del sector, a través de una mejor planificación de sus operaciones, otorgándoles la posibilidad de decidir sobre la cantidad capturada. Esto ayudó a mejorar en la calidad de los desembarques, lo que a su vez permitió incrementar la proporción que era destinada a los segmentos de mayor valor agregado en la industria (Gómez-Lobo et al., 2011).</w:t>
      </w:r>
    </w:p>
    <w:p w14:paraId="1066F3AA" w14:textId="77777777" w:rsidR="00D322E1" w:rsidRPr="00E21DDA" w:rsidRDefault="00D322E1" w:rsidP="00D322E1">
      <w:pPr>
        <w:jc w:val="both"/>
        <w:rPr>
          <w:lang w:val="es-ES"/>
        </w:rPr>
      </w:pPr>
      <w:r w:rsidRPr="00E21DDA">
        <w:rPr>
          <w:lang w:val="es-ES"/>
        </w:rPr>
        <w:t>No existe un único mecanismo de asignación para estas cuotas individuales a nivel nacional, sino que varía entre sector artesanal e industrial, así como para cada unidad de pesquería asociada a cada uno de estos sectores. La siguiente sección identifica los distintos mecanismos de asignación que han sido implementados en Chile.</w:t>
      </w:r>
    </w:p>
    <w:p w14:paraId="589E8B03" w14:textId="77777777" w:rsidR="00D322E1" w:rsidRPr="00E21DDA" w:rsidRDefault="00D322E1" w:rsidP="00D322E1">
      <w:pPr>
        <w:jc w:val="both"/>
        <w:rPr>
          <w:lang w:val="es-ES"/>
        </w:rPr>
      </w:pPr>
    </w:p>
    <w:p w14:paraId="1EA066F9" w14:textId="69398979" w:rsidR="00D322E1" w:rsidRPr="00E21DDA" w:rsidRDefault="00D322E1" w:rsidP="00D322E1">
      <w:pPr>
        <w:rPr>
          <w:b/>
          <w:bCs/>
          <w:lang w:val="es-ES"/>
        </w:rPr>
      </w:pPr>
    </w:p>
    <w:p w14:paraId="5F5BD76C" w14:textId="61643CB9" w:rsidR="00D322E1" w:rsidRPr="00E21DDA" w:rsidRDefault="00D322E1" w:rsidP="00D322E1">
      <w:pPr>
        <w:rPr>
          <w:b/>
          <w:bCs/>
          <w:lang w:val="es-ES"/>
        </w:rPr>
      </w:pPr>
    </w:p>
    <w:p w14:paraId="5D7A7406" w14:textId="77777777" w:rsidR="00D322E1" w:rsidRPr="00E21DDA" w:rsidRDefault="00D322E1" w:rsidP="00D322E1">
      <w:pPr>
        <w:rPr>
          <w:b/>
          <w:bCs/>
          <w:lang w:val="es-ES"/>
        </w:rPr>
      </w:pPr>
    </w:p>
    <w:p w14:paraId="772DCE17" w14:textId="62239281" w:rsidR="005E2CBC" w:rsidRDefault="005E2CBC">
      <w:pPr>
        <w:rPr>
          <w:lang w:val="es-ES"/>
        </w:rPr>
      </w:pPr>
      <w:r>
        <w:rPr>
          <w:lang w:val="es-ES"/>
        </w:rPr>
        <w:br w:type="page"/>
      </w:r>
    </w:p>
    <w:p w14:paraId="3C8F20D9" w14:textId="77777777" w:rsidR="005E2CBC" w:rsidRPr="00DA70BE" w:rsidRDefault="005E2CBC" w:rsidP="005E2CBC">
      <w:pPr>
        <w:jc w:val="center"/>
        <w:rPr>
          <w:b/>
          <w:bCs/>
        </w:rPr>
      </w:pPr>
      <w:r w:rsidRPr="00DA70BE">
        <w:rPr>
          <w:b/>
          <w:bCs/>
        </w:rPr>
        <w:lastRenderedPageBreak/>
        <w:t>Tabla</w:t>
      </w:r>
      <w:r>
        <w:rPr>
          <w:b/>
          <w:bCs/>
        </w:rPr>
        <w:t xml:space="preserve"> A.1</w:t>
      </w:r>
      <w:r w:rsidRPr="00DA70BE">
        <w:rPr>
          <w:b/>
          <w:bCs/>
        </w:rPr>
        <w:t>. Razón (ratio) entre el precio promedio de adjudicación y precio de playa por UP y subasta. Empresas de Menor Tamaño y Todo Oferente.</w:t>
      </w:r>
    </w:p>
    <w:tbl>
      <w:tblPr>
        <w:tblW w:w="8380" w:type="dxa"/>
        <w:jc w:val="center"/>
        <w:tblCellMar>
          <w:left w:w="70" w:type="dxa"/>
          <w:right w:w="70" w:type="dxa"/>
        </w:tblCellMar>
        <w:tblLook w:val="04A0" w:firstRow="1" w:lastRow="0" w:firstColumn="1" w:lastColumn="0" w:noHBand="0" w:noVBand="1"/>
      </w:tblPr>
      <w:tblGrid>
        <w:gridCol w:w="4480"/>
        <w:gridCol w:w="1300"/>
        <w:gridCol w:w="1300"/>
        <w:gridCol w:w="1300"/>
      </w:tblGrid>
      <w:tr w:rsidR="00432ABB" w:rsidRPr="00DA70BE" w14:paraId="21C2D438" w14:textId="77777777" w:rsidTr="00432ABB">
        <w:trPr>
          <w:trHeight w:val="300"/>
          <w:jc w:val="center"/>
        </w:trPr>
        <w:tc>
          <w:tcPr>
            <w:tcW w:w="4480" w:type="dxa"/>
            <w:tcBorders>
              <w:top w:val="single" w:sz="8" w:space="0" w:color="auto"/>
              <w:left w:val="nil"/>
              <w:bottom w:val="single" w:sz="8" w:space="0" w:color="auto"/>
              <w:right w:val="nil"/>
            </w:tcBorders>
            <w:vAlign w:val="center"/>
            <w:hideMark/>
          </w:tcPr>
          <w:p w14:paraId="59EBF168" w14:textId="77777777" w:rsidR="005E2CBC" w:rsidRPr="00DA70BE" w:rsidRDefault="005E2CBC" w:rsidP="004C4A9A">
            <w:pPr>
              <w:spacing w:after="0"/>
              <w:rPr>
                <w:rFonts w:ascii="Calibri" w:eastAsia="Times New Roman" w:hAnsi="Calibri" w:cs="Calibri"/>
                <w:b/>
                <w:bCs/>
                <w:color w:val="000000"/>
                <w:lang w:eastAsia="es-MX"/>
              </w:rPr>
            </w:pPr>
            <w:r w:rsidRPr="00DA70BE">
              <w:rPr>
                <w:rFonts w:ascii="Calibri" w:eastAsia="Times New Roman" w:hAnsi="Calibri" w:cs="Calibri"/>
                <w:b/>
                <w:bCs/>
                <w:color w:val="000000"/>
                <w:lang w:val="es-ES" w:eastAsia="es-MX"/>
              </w:rPr>
              <w:t>Unidades de Pesquería</w:t>
            </w:r>
          </w:p>
        </w:tc>
        <w:tc>
          <w:tcPr>
            <w:tcW w:w="1300" w:type="dxa"/>
            <w:tcBorders>
              <w:top w:val="single" w:sz="8" w:space="0" w:color="auto"/>
              <w:left w:val="nil"/>
              <w:bottom w:val="single" w:sz="8" w:space="0" w:color="auto"/>
              <w:right w:val="nil"/>
            </w:tcBorders>
            <w:vAlign w:val="center"/>
            <w:hideMark/>
          </w:tcPr>
          <w:p w14:paraId="4B99150C" w14:textId="77777777" w:rsidR="005E2CBC" w:rsidRPr="00DA70BE" w:rsidRDefault="005E2CBC" w:rsidP="004C4A9A">
            <w:pPr>
              <w:spacing w:after="0"/>
              <w:jc w:val="center"/>
              <w:rPr>
                <w:rFonts w:ascii="Calibri" w:eastAsia="Times New Roman" w:hAnsi="Calibri" w:cs="Calibri"/>
                <w:b/>
                <w:bCs/>
                <w:color w:val="000000"/>
                <w:lang w:eastAsia="es-MX"/>
              </w:rPr>
            </w:pPr>
            <w:r w:rsidRPr="00DA70BE">
              <w:rPr>
                <w:rFonts w:ascii="Calibri" w:eastAsia="Times New Roman" w:hAnsi="Calibri" w:cs="Calibri"/>
                <w:b/>
                <w:bCs/>
                <w:color w:val="000000"/>
                <w:lang w:val="es-ES" w:eastAsia="es-MX"/>
              </w:rPr>
              <w:t>Año</w:t>
            </w:r>
          </w:p>
        </w:tc>
        <w:tc>
          <w:tcPr>
            <w:tcW w:w="1300" w:type="dxa"/>
            <w:tcBorders>
              <w:top w:val="single" w:sz="8" w:space="0" w:color="auto"/>
              <w:left w:val="nil"/>
              <w:bottom w:val="single" w:sz="8" w:space="0" w:color="auto"/>
              <w:right w:val="nil"/>
            </w:tcBorders>
            <w:noWrap/>
            <w:vAlign w:val="center"/>
            <w:hideMark/>
          </w:tcPr>
          <w:p w14:paraId="4AC94746" w14:textId="77777777" w:rsidR="005E2CBC" w:rsidRPr="00DA70BE" w:rsidRDefault="005E2CBC" w:rsidP="004C4A9A">
            <w:pPr>
              <w:spacing w:after="0"/>
              <w:jc w:val="center"/>
              <w:rPr>
                <w:rFonts w:ascii="Calibri" w:eastAsia="Times New Roman" w:hAnsi="Calibri" w:cs="Calibri"/>
                <w:b/>
                <w:bCs/>
                <w:color w:val="000000"/>
                <w:lang w:eastAsia="es-MX"/>
              </w:rPr>
            </w:pPr>
            <w:r w:rsidRPr="00DA70BE">
              <w:rPr>
                <w:rFonts w:ascii="Calibri" w:eastAsia="Times New Roman" w:hAnsi="Calibri" w:cs="Calibri"/>
                <w:b/>
                <w:bCs/>
                <w:color w:val="000000"/>
                <w:lang w:val="es-ES" w:eastAsia="es-MX"/>
              </w:rPr>
              <w:t>EMT</w:t>
            </w:r>
          </w:p>
        </w:tc>
        <w:tc>
          <w:tcPr>
            <w:tcW w:w="1300" w:type="dxa"/>
            <w:tcBorders>
              <w:top w:val="single" w:sz="8" w:space="0" w:color="auto"/>
              <w:left w:val="nil"/>
              <w:bottom w:val="single" w:sz="8" w:space="0" w:color="auto"/>
              <w:right w:val="nil"/>
            </w:tcBorders>
            <w:vAlign w:val="center"/>
            <w:hideMark/>
          </w:tcPr>
          <w:p w14:paraId="26C02112" w14:textId="77777777" w:rsidR="005E2CBC" w:rsidRPr="00DA70BE" w:rsidRDefault="005E2CBC" w:rsidP="004C4A9A">
            <w:pPr>
              <w:spacing w:after="0"/>
              <w:jc w:val="center"/>
              <w:rPr>
                <w:rFonts w:ascii="Calibri" w:eastAsia="Times New Roman" w:hAnsi="Calibri" w:cs="Calibri"/>
                <w:b/>
                <w:bCs/>
                <w:color w:val="000000"/>
                <w:lang w:eastAsia="es-MX"/>
              </w:rPr>
            </w:pPr>
            <w:r w:rsidRPr="00DA70BE">
              <w:rPr>
                <w:rFonts w:ascii="Calibri" w:eastAsia="Times New Roman" w:hAnsi="Calibri" w:cs="Calibri"/>
                <w:b/>
                <w:bCs/>
                <w:color w:val="000000"/>
                <w:lang w:val="es-ES" w:eastAsia="es-MX"/>
              </w:rPr>
              <w:t>Todo Oferente</w:t>
            </w:r>
          </w:p>
        </w:tc>
      </w:tr>
      <w:tr w:rsidR="00432ABB" w:rsidRPr="00DA70BE" w14:paraId="711C0281" w14:textId="77777777" w:rsidTr="00432ABB">
        <w:trPr>
          <w:trHeight w:val="300"/>
          <w:jc w:val="center"/>
        </w:trPr>
        <w:tc>
          <w:tcPr>
            <w:tcW w:w="4480" w:type="dxa"/>
            <w:tcBorders>
              <w:top w:val="nil"/>
              <w:left w:val="nil"/>
              <w:bottom w:val="nil"/>
              <w:right w:val="nil"/>
            </w:tcBorders>
            <w:noWrap/>
            <w:vAlign w:val="center"/>
            <w:hideMark/>
          </w:tcPr>
          <w:p w14:paraId="2210C7CD"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Langostino Amarillo (III - IV Región) </w:t>
            </w:r>
          </w:p>
        </w:tc>
        <w:tc>
          <w:tcPr>
            <w:tcW w:w="1300" w:type="dxa"/>
            <w:tcBorders>
              <w:top w:val="nil"/>
              <w:left w:val="nil"/>
              <w:bottom w:val="nil"/>
              <w:right w:val="nil"/>
            </w:tcBorders>
            <w:noWrap/>
            <w:vAlign w:val="center"/>
            <w:hideMark/>
          </w:tcPr>
          <w:p w14:paraId="78CDCBB3"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2015</w:t>
            </w:r>
          </w:p>
        </w:tc>
        <w:tc>
          <w:tcPr>
            <w:tcW w:w="1300" w:type="dxa"/>
            <w:tcBorders>
              <w:top w:val="nil"/>
              <w:left w:val="nil"/>
              <w:bottom w:val="nil"/>
              <w:right w:val="nil"/>
            </w:tcBorders>
            <w:noWrap/>
            <w:vAlign w:val="center"/>
            <w:hideMark/>
          </w:tcPr>
          <w:p w14:paraId="0A0C962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80</w:t>
            </w:r>
          </w:p>
        </w:tc>
        <w:tc>
          <w:tcPr>
            <w:tcW w:w="1300" w:type="dxa"/>
            <w:tcBorders>
              <w:top w:val="nil"/>
              <w:left w:val="nil"/>
              <w:bottom w:val="nil"/>
              <w:right w:val="nil"/>
            </w:tcBorders>
            <w:noWrap/>
            <w:vAlign w:val="center"/>
            <w:hideMark/>
          </w:tcPr>
          <w:p w14:paraId="1FE82C7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24</w:t>
            </w:r>
          </w:p>
        </w:tc>
      </w:tr>
      <w:tr w:rsidR="00432ABB" w:rsidRPr="00DA70BE" w14:paraId="666AE6ED" w14:textId="77777777" w:rsidTr="00432ABB">
        <w:trPr>
          <w:trHeight w:val="300"/>
          <w:jc w:val="center"/>
        </w:trPr>
        <w:tc>
          <w:tcPr>
            <w:tcW w:w="4480" w:type="dxa"/>
            <w:tcBorders>
              <w:top w:val="nil"/>
              <w:left w:val="nil"/>
              <w:bottom w:val="nil"/>
              <w:right w:val="nil"/>
            </w:tcBorders>
            <w:noWrap/>
            <w:vAlign w:val="center"/>
            <w:hideMark/>
          </w:tcPr>
          <w:p w14:paraId="3F11E330"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Langostino Colorado (XV - IV Región) </w:t>
            </w:r>
          </w:p>
        </w:tc>
        <w:tc>
          <w:tcPr>
            <w:tcW w:w="1300" w:type="dxa"/>
            <w:tcBorders>
              <w:top w:val="nil"/>
              <w:left w:val="nil"/>
              <w:bottom w:val="nil"/>
              <w:right w:val="nil"/>
            </w:tcBorders>
            <w:noWrap/>
            <w:vAlign w:val="center"/>
            <w:hideMark/>
          </w:tcPr>
          <w:p w14:paraId="2C457D4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2015</w:t>
            </w:r>
          </w:p>
        </w:tc>
        <w:tc>
          <w:tcPr>
            <w:tcW w:w="1300" w:type="dxa"/>
            <w:tcBorders>
              <w:top w:val="nil"/>
              <w:left w:val="nil"/>
              <w:bottom w:val="nil"/>
              <w:right w:val="nil"/>
            </w:tcBorders>
            <w:noWrap/>
            <w:vAlign w:val="center"/>
            <w:hideMark/>
          </w:tcPr>
          <w:p w14:paraId="00E3182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09</w:t>
            </w:r>
          </w:p>
        </w:tc>
        <w:tc>
          <w:tcPr>
            <w:tcW w:w="1300" w:type="dxa"/>
            <w:tcBorders>
              <w:top w:val="nil"/>
              <w:left w:val="nil"/>
              <w:bottom w:val="nil"/>
              <w:right w:val="nil"/>
            </w:tcBorders>
            <w:noWrap/>
            <w:vAlign w:val="center"/>
            <w:hideMark/>
          </w:tcPr>
          <w:p w14:paraId="23218AF3"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24</w:t>
            </w:r>
          </w:p>
        </w:tc>
      </w:tr>
      <w:tr w:rsidR="00432ABB" w:rsidRPr="00DA70BE" w14:paraId="7EEA6A6D" w14:textId="77777777" w:rsidTr="00432ABB">
        <w:trPr>
          <w:trHeight w:val="300"/>
          <w:jc w:val="center"/>
        </w:trPr>
        <w:tc>
          <w:tcPr>
            <w:tcW w:w="4480" w:type="dxa"/>
            <w:tcBorders>
              <w:top w:val="nil"/>
              <w:left w:val="nil"/>
              <w:bottom w:val="nil"/>
              <w:right w:val="nil"/>
            </w:tcBorders>
            <w:noWrap/>
            <w:vAlign w:val="center"/>
            <w:hideMark/>
          </w:tcPr>
          <w:p w14:paraId="14C5E972"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Camarón Nailon (II - VIII Región) </w:t>
            </w:r>
          </w:p>
        </w:tc>
        <w:tc>
          <w:tcPr>
            <w:tcW w:w="1300" w:type="dxa"/>
            <w:tcBorders>
              <w:top w:val="nil"/>
              <w:left w:val="nil"/>
              <w:bottom w:val="nil"/>
              <w:right w:val="nil"/>
            </w:tcBorders>
            <w:noWrap/>
            <w:vAlign w:val="center"/>
            <w:hideMark/>
          </w:tcPr>
          <w:p w14:paraId="07996E1E"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2015</w:t>
            </w:r>
          </w:p>
        </w:tc>
        <w:tc>
          <w:tcPr>
            <w:tcW w:w="1300" w:type="dxa"/>
            <w:tcBorders>
              <w:top w:val="nil"/>
              <w:left w:val="nil"/>
              <w:bottom w:val="nil"/>
              <w:right w:val="nil"/>
            </w:tcBorders>
            <w:noWrap/>
            <w:vAlign w:val="center"/>
            <w:hideMark/>
          </w:tcPr>
          <w:p w14:paraId="2422351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35</w:t>
            </w:r>
          </w:p>
        </w:tc>
        <w:tc>
          <w:tcPr>
            <w:tcW w:w="1300" w:type="dxa"/>
            <w:tcBorders>
              <w:top w:val="nil"/>
              <w:left w:val="nil"/>
              <w:bottom w:val="nil"/>
              <w:right w:val="nil"/>
            </w:tcBorders>
            <w:noWrap/>
            <w:vAlign w:val="center"/>
            <w:hideMark/>
          </w:tcPr>
          <w:p w14:paraId="4F5C669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16</w:t>
            </w:r>
          </w:p>
        </w:tc>
      </w:tr>
      <w:tr w:rsidR="00432ABB" w:rsidRPr="00DA70BE" w14:paraId="75DEF894" w14:textId="77777777" w:rsidTr="00432ABB">
        <w:trPr>
          <w:trHeight w:val="300"/>
          <w:jc w:val="center"/>
        </w:trPr>
        <w:tc>
          <w:tcPr>
            <w:tcW w:w="4480" w:type="dxa"/>
            <w:tcBorders>
              <w:top w:val="nil"/>
              <w:left w:val="nil"/>
              <w:bottom w:val="nil"/>
              <w:right w:val="nil"/>
            </w:tcBorders>
            <w:noWrap/>
            <w:vAlign w:val="center"/>
            <w:hideMark/>
          </w:tcPr>
          <w:p w14:paraId="323047F2"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Sardina Común (V - X Región)</w:t>
            </w:r>
          </w:p>
        </w:tc>
        <w:tc>
          <w:tcPr>
            <w:tcW w:w="1300" w:type="dxa"/>
            <w:tcBorders>
              <w:top w:val="nil"/>
              <w:left w:val="nil"/>
              <w:bottom w:val="nil"/>
              <w:right w:val="nil"/>
            </w:tcBorders>
            <w:noWrap/>
            <w:vAlign w:val="center"/>
            <w:hideMark/>
          </w:tcPr>
          <w:p w14:paraId="0144E9CE"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2015</w:t>
            </w:r>
          </w:p>
        </w:tc>
        <w:tc>
          <w:tcPr>
            <w:tcW w:w="1300" w:type="dxa"/>
            <w:tcBorders>
              <w:top w:val="nil"/>
              <w:left w:val="nil"/>
              <w:bottom w:val="nil"/>
              <w:right w:val="nil"/>
            </w:tcBorders>
            <w:noWrap/>
            <w:vAlign w:val="center"/>
            <w:hideMark/>
          </w:tcPr>
          <w:p w14:paraId="4BCA43F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62</w:t>
            </w:r>
          </w:p>
        </w:tc>
        <w:tc>
          <w:tcPr>
            <w:tcW w:w="1300" w:type="dxa"/>
            <w:tcBorders>
              <w:top w:val="nil"/>
              <w:left w:val="nil"/>
              <w:bottom w:val="nil"/>
              <w:right w:val="nil"/>
            </w:tcBorders>
            <w:noWrap/>
            <w:vAlign w:val="center"/>
            <w:hideMark/>
          </w:tcPr>
          <w:p w14:paraId="299E93E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95</w:t>
            </w:r>
          </w:p>
        </w:tc>
      </w:tr>
      <w:tr w:rsidR="00432ABB" w:rsidRPr="00DA70BE" w14:paraId="7BB40370" w14:textId="77777777" w:rsidTr="00432ABB">
        <w:trPr>
          <w:trHeight w:val="300"/>
          <w:jc w:val="center"/>
        </w:trPr>
        <w:tc>
          <w:tcPr>
            <w:tcW w:w="4480" w:type="dxa"/>
            <w:tcBorders>
              <w:top w:val="nil"/>
              <w:left w:val="nil"/>
              <w:bottom w:val="nil"/>
              <w:right w:val="nil"/>
            </w:tcBorders>
            <w:noWrap/>
            <w:vAlign w:val="center"/>
            <w:hideMark/>
          </w:tcPr>
          <w:p w14:paraId="525F8EA4"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Sardina Común (V - X Región)</w:t>
            </w:r>
          </w:p>
        </w:tc>
        <w:tc>
          <w:tcPr>
            <w:tcW w:w="1300" w:type="dxa"/>
            <w:tcBorders>
              <w:top w:val="nil"/>
              <w:left w:val="nil"/>
              <w:bottom w:val="nil"/>
              <w:right w:val="nil"/>
            </w:tcBorders>
            <w:noWrap/>
            <w:vAlign w:val="center"/>
            <w:hideMark/>
          </w:tcPr>
          <w:p w14:paraId="36F01DA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2016</w:t>
            </w:r>
          </w:p>
        </w:tc>
        <w:tc>
          <w:tcPr>
            <w:tcW w:w="1300" w:type="dxa"/>
            <w:tcBorders>
              <w:top w:val="nil"/>
              <w:left w:val="nil"/>
              <w:bottom w:val="nil"/>
              <w:right w:val="nil"/>
            </w:tcBorders>
            <w:noWrap/>
            <w:vAlign w:val="center"/>
            <w:hideMark/>
          </w:tcPr>
          <w:p w14:paraId="34AE0448"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38</w:t>
            </w:r>
          </w:p>
        </w:tc>
        <w:tc>
          <w:tcPr>
            <w:tcW w:w="1300" w:type="dxa"/>
            <w:tcBorders>
              <w:top w:val="nil"/>
              <w:left w:val="nil"/>
              <w:bottom w:val="nil"/>
              <w:right w:val="nil"/>
            </w:tcBorders>
            <w:noWrap/>
            <w:vAlign w:val="center"/>
            <w:hideMark/>
          </w:tcPr>
          <w:p w14:paraId="12E7009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w:t>
            </w:r>
          </w:p>
        </w:tc>
      </w:tr>
      <w:tr w:rsidR="00432ABB" w:rsidRPr="00DA70BE" w14:paraId="750C3302" w14:textId="77777777" w:rsidTr="00432ABB">
        <w:trPr>
          <w:trHeight w:val="300"/>
          <w:jc w:val="center"/>
        </w:trPr>
        <w:tc>
          <w:tcPr>
            <w:tcW w:w="4480" w:type="dxa"/>
            <w:tcBorders>
              <w:top w:val="nil"/>
              <w:left w:val="nil"/>
              <w:bottom w:val="nil"/>
              <w:right w:val="nil"/>
            </w:tcBorders>
            <w:noWrap/>
            <w:vAlign w:val="center"/>
            <w:hideMark/>
          </w:tcPr>
          <w:p w14:paraId="466D9934"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(III- IV región) </w:t>
            </w:r>
          </w:p>
        </w:tc>
        <w:tc>
          <w:tcPr>
            <w:tcW w:w="1300" w:type="dxa"/>
            <w:tcBorders>
              <w:top w:val="nil"/>
              <w:left w:val="nil"/>
              <w:bottom w:val="nil"/>
              <w:right w:val="nil"/>
            </w:tcBorders>
            <w:noWrap/>
            <w:vAlign w:val="center"/>
            <w:hideMark/>
          </w:tcPr>
          <w:p w14:paraId="759B2C5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2016</w:t>
            </w:r>
          </w:p>
        </w:tc>
        <w:tc>
          <w:tcPr>
            <w:tcW w:w="1300" w:type="dxa"/>
            <w:tcBorders>
              <w:top w:val="nil"/>
              <w:left w:val="nil"/>
              <w:bottom w:val="nil"/>
              <w:right w:val="nil"/>
            </w:tcBorders>
            <w:noWrap/>
            <w:vAlign w:val="center"/>
            <w:hideMark/>
          </w:tcPr>
          <w:p w14:paraId="5D0003C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03</w:t>
            </w:r>
          </w:p>
        </w:tc>
        <w:tc>
          <w:tcPr>
            <w:tcW w:w="1300" w:type="dxa"/>
            <w:tcBorders>
              <w:top w:val="nil"/>
              <w:left w:val="nil"/>
              <w:bottom w:val="nil"/>
              <w:right w:val="nil"/>
            </w:tcBorders>
            <w:noWrap/>
            <w:vAlign w:val="center"/>
            <w:hideMark/>
          </w:tcPr>
          <w:p w14:paraId="649CE558"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10</w:t>
            </w:r>
          </w:p>
        </w:tc>
      </w:tr>
      <w:tr w:rsidR="00432ABB" w:rsidRPr="00DA70BE" w14:paraId="27BCAAF6" w14:textId="77777777" w:rsidTr="00432ABB">
        <w:trPr>
          <w:trHeight w:val="300"/>
          <w:jc w:val="center"/>
        </w:trPr>
        <w:tc>
          <w:tcPr>
            <w:tcW w:w="4480" w:type="dxa"/>
            <w:tcBorders>
              <w:top w:val="nil"/>
              <w:left w:val="nil"/>
              <w:bottom w:val="nil"/>
              <w:right w:val="nil"/>
            </w:tcBorders>
            <w:noWrap/>
            <w:vAlign w:val="center"/>
            <w:hideMark/>
          </w:tcPr>
          <w:p w14:paraId="00F88036"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(III- IV región) </w:t>
            </w:r>
          </w:p>
        </w:tc>
        <w:tc>
          <w:tcPr>
            <w:tcW w:w="1300" w:type="dxa"/>
            <w:tcBorders>
              <w:top w:val="nil"/>
              <w:left w:val="nil"/>
              <w:bottom w:val="nil"/>
              <w:right w:val="nil"/>
            </w:tcBorders>
            <w:noWrap/>
            <w:vAlign w:val="center"/>
            <w:hideMark/>
          </w:tcPr>
          <w:p w14:paraId="585B4326"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2017</w:t>
            </w:r>
          </w:p>
        </w:tc>
        <w:tc>
          <w:tcPr>
            <w:tcW w:w="1300" w:type="dxa"/>
            <w:tcBorders>
              <w:top w:val="nil"/>
              <w:left w:val="nil"/>
              <w:bottom w:val="nil"/>
              <w:right w:val="nil"/>
            </w:tcBorders>
            <w:noWrap/>
            <w:vAlign w:val="center"/>
            <w:hideMark/>
          </w:tcPr>
          <w:p w14:paraId="402BF71A"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11</w:t>
            </w:r>
          </w:p>
        </w:tc>
        <w:tc>
          <w:tcPr>
            <w:tcW w:w="1300" w:type="dxa"/>
            <w:tcBorders>
              <w:top w:val="nil"/>
              <w:left w:val="nil"/>
              <w:bottom w:val="nil"/>
              <w:right w:val="nil"/>
            </w:tcBorders>
            <w:noWrap/>
            <w:vAlign w:val="center"/>
            <w:hideMark/>
          </w:tcPr>
          <w:p w14:paraId="71B36DC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15</w:t>
            </w:r>
          </w:p>
        </w:tc>
      </w:tr>
      <w:tr w:rsidR="00432ABB" w:rsidRPr="00DA70BE" w14:paraId="5E37AE39" w14:textId="77777777" w:rsidTr="00432ABB">
        <w:trPr>
          <w:trHeight w:val="300"/>
          <w:jc w:val="center"/>
        </w:trPr>
        <w:tc>
          <w:tcPr>
            <w:tcW w:w="4480" w:type="dxa"/>
            <w:tcBorders>
              <w:top w:val="nil"/>
              <w:left w:val="nil"/>
              <w:bottom w:val="nil"/>
              <w:right w:val="nil"/>
            </w:tcBorders>
            <w:noWrap/>
            <w:vAlign w:val="center"/>
            <w:hideMark/>
          </w:tcPr>
          <w:p w14:paraId="568F6186"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(III- IV región) </w:t>
            </w:r>
          </w:p>
        </w:tc>
        <w:tc>
          <w:tcPr>
            <w:tcW w:w="1300" w:type="dxa"/>
            <w:tcBorders>
              <w:top w:val="nil"/>
              <w:left w:val="nil"/>
              <w:bottom w:val="nil"/>
              <w:right w:val="nil"/>
            </w:tcBorders>
            <w:noWrap/>
            <w:vAlign w:val="center"/>
            <w:hideMark/>
          </w:tcPr>
          <w:p w14:paraId="559D350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0B086E9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w:t>
            </w:r>
          </w:p>
        </w:tc>
        <w:tc>
          <w:tcPr>
            <w:tcW w:w="1300" w:type="dxa"/>
            <w:tcBorders>
              <w:top w:val="nil"/>
              <w:left w:val="nil"/>
              <w:bottom w:val="nil"/>
              <w:right w:val="nil"/>
            </w:tcBorders>
            <w:noWrap/>
            <w:vAlign w:val="center"/>
            <w:hideMark/>
          </w:tcPr>
          <w:p w14:paraId="5D86716A"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03</w:t>
            </w:r>
          </w:p>
        </w:tc>
      </w:tr>
      <w:tr w:rsidR="00432ABB" w:rsidRPr="00DA70BE" w14:paraId="038F8238" w14:textId="77777777" w:rsidTr="00432ABB">
        <w:trPr>
          <w:trHeight w:val="300"/>
          <w:jc w:val="center"/>
        </w:trPr>
        <w:tc>
          <w:tcPr>
            <w:tcW w:w="4480" w:type="dxa"/>
            <w:tcBorders>
              <w:top w:val="nil"/>
              <w:left w:val="nil"/>
              <w:bottom w:val="nil"/>
              <w:right w:val="nil"/>
            </w:tcBorders>
            <w:noWrap/>
            <w:vAlign w:val="center"/>
            <w:hideMark/>
          </w:tcPr>
          <w:p w14:paraId="37123125"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Jurel (III-IV Región) </w:t>
            </w:r>
          </w:p>
        </w:tc>
        <w:tc>
          <w:tcPr>
            <w:tcW w:w="1300" w:type="dxa"/>
            <w:tcBorders>
              <w:top w:val="nil"/>
              <w:left w:val="nil"/>
              <w:bottom w:val="nil"/>
              <w:right w:val="nil"/>
            </w:tcBorders>
            <w:noWrap/>
            <w:vAlign w:val="center"/>
            <w:hideMark/>
          </w:tcPr>
          <w:p w14:paraId="4FF41C4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2017</w:t>
            </w:r>
          </w:p>
        </w:tc>
        <w:tc>
          <w:tcPr>
            <w:tcW w:w="1300" w:type="dxa"/>
            <w:tcBorders>
              <w:top w:val="nil"/>
              <w:left w:val="nil"/>
              <w:bottom w:val="nil"/>
              <w:right w:val="nil"/>
            </w:tcBorders>
            <w:noWrap/>
            <w:vAlign w:val="center"/>
            <w:hideMark/>
          </w:tcPr>
          <w:p w14:paraId="62ECABD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09</w:t>
            </w:r>
          </w:p>
        </w:tc>
        <w:tc>
          <w:tcPr>
            <w:tcW w:w="1300" w:type="dxa"/>
            <w:tcBorders>
              <w:top w:val="nil"/>
              <w:left w:val="nil"/>
              <w:bottom w:val="nil"/>
              <w:right w:val="nil"/>
            </w:tcBorders>
            <w:noWrap/>
            <w:vAlign w:val="center"/>
            <w:hideMark/>
          </w:tcPr>
          <w:p w14:paraId="2C89938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15</w:t>
            </w:r>
          </w:p>
        </w:tc>
      </w:tr>
      <w:tr w:rsidR="00432ABB" w:rsidRPr="00DA70BE" w14:paraId="15DDFADC" w14:textId="77777777" w:rsidTr="00432ABB">
        <w:trPr>
          <w:trHeight w:val="300"/>
          <w:jc w:val="center"/>
        </w:trPr>
        <w:tc>
          <w:tcPr>
            <w:tcW w:w="4480" w:type="dxa"/>
            <w:tcBorders>
              <w:top w:val="nil"/>
              <w:left w:val="nil"/>
              <w:bottom w:val="nil"/>
              <w:right w:val="nil"/>
            </w:tcBorders>
            <w:noWrap/>
            <w:vAlign w:val="center"/>
            <w:hideMark/>
          </w:tcPr>
          <w:p w14:paraId="3734FCFF"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Jurel (V - IX Región) </w:t>
            </w:r>
          </w:p>
        </w:tc>
        <w:tc>
          <w:tcPr>
            <w:tcW w:w="1300" w:type="dxa"/>
            <w:tcBorders>
              <w:top w:val="nil"/>
              <w:left w:val="nil"/>
              <w:bottom w:val="nil"/>
              <w:right w:val="nil"/>
            </w:tcBorders>
            <w:noWrap/>
            <w:vAlign w:val="center"/>
            <w:hideMark/>
          </w:tcPr>
          <w:p w14:paraId="06DA8B2C"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2017</w:t>
            </w:r>
          </w:p>
        </w:tc>
        <w:tc>
          <w:tcPr>
            <w:tcW w:w="1300" w:type="dxa"/>
            <w:tcBorders>
              <w:top w:val="nil"/>
              <w:left w:val="nil"/>
              <w:bottom w:val="nil"/>
              <w:right w:val="nil"/>
            </w:tcBorders>
            <w:noWrap/>
            <w:vAlign w:val="center"/>
            <w:hideMark/>
          </w:tcPr>
          <w:p w14:paraId="0919C3D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36</w:t>
            </w:r>
          </w:p>
        </w:tc>
        <w:tc>
          <w:tcPr>
            <w:tcW w:w="1300" w:type="dxa"/>
            <w:tcBorders>
              <w:top w:val="nil"/>
              <w:left w:val="nil"/>
              <w:bottom w:val="nil"/>
              <w:right w:val="nil"/>
            </w:tcBorders>
            <w:noWrap/>
            <w:vAlign w:val="center"/>
            <w:hideMark/>
          </w:tcPr>
          <w:p w14:paraId="3C7BEDEC"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46</w:t>
            </w:r>
          </w:p>
        </w:tc>
      </w:tr>
      <w:tr w:rsidR="00432ABB" w:rsidRPr="00DA70BE" w14:paraId="18D4B8EE" w14:textId="77777777" w:rsidTr="00432ABB">
        <w:trPr>
          <w:trHeight w:val="300"/>
          <w:jc w:val="center"/>
        </w:trPr>
        <w:tc>
          <w:tcPr>
            <w:tcW w:w="4480" w:type="dxa"/>
            <w:tcBorders>
              <w:top w:val="nil"/>
              <w:left w:val="nil"/>
              <w:bottom w:val="nil"/>
              <w:right w:val="nil"/>
            </w:tcBorders>
            <w:noWrap/>
            <w:vAlign w:val="center"/>
            <w:hideMark/>
          </w:tcPr>
          <w:p w14:paraId="6EE0CE0F"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Jurel (XIV - X Región) </w:t>
            </w:r>
          </w:p>
        </w:tc>
        <w:tc>
          <w:tcPr>
            <w:tcW w:w="1300" w:type="dxa"/>
            <w:tcBorders>
              <w:top w:val="nil"/>
              <w:left w:val="nil"/>
              <w:bottom w:val="nil"/>
              <w:right w:val="nil"/>
            </w:tcBorders>
            <w:noWrap/>
            <w:vAlign w:val="center"/>
            <w:hideMark/>
          </w:tcPr>
          <w:p w14:paraId="414E0A9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2017</w:t>
            </w:r>
          </w:p>
        </w:tc>
        <w:tc>
          <w:tcPr>
            <w:tcW w:w="1300" w:type="dxa"/>
            <w:tcBorders>
              <w:top w:val="nil"/>
              <w:left w:val="nil"/>
              <w:bottom w:val="nil"/>
              <w:right w:val="nil"/>
            </w:tcBorders>
            <w:noWrap/>
            <w:vAlign w:val="center"/>
            <w:hideMark/>
          </w:tcPr>
          <w:p w14:paraId="69F80C8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79</w:t>
            </w:r>
          </w:p>
        </w:tc>
        <w:tc>
          <w:tcPr>
            <w:tcW w:w="1300" w:type="dxa"/>
            <w:tcBorders>
              <w:top w:val="nil"/>
              <w:left w:val="nil"/>
              <w:bottom w:val="nil"/>
              <w:right w:val="nil"/>
            </w:tcBorders>
            <w:noWrap/>
            <w:vAlign w:val="center"/>
            <w:hideMark/>
          </w:tcPr>
          <w:p w14:paraId="6C06800C"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05</w:t>
            </w:r>
          </w:p>
        </w:tc>
      </w:tr>
      <w:tr w:rsidR="00432ABB" w:rsidRPr="00DA70BE" w14:paraId="5ECD7DB2" w14:textId="77777777" w:rsidTr="00432ABB">
        <w:trPr>
          <w:trHeight w:val="300"/>
          <w:jc w:val="center"/>
        </w:trPr>
        <w:tc>
          <w:tcPr>
            <w:tcW w:w="4480" w:type="dxa"/>
            <w:tcBorders>
              <w:top w:val="nil"/>
              <w:left w:val="nil"/>
              <w:bottom w:val="nil"/>
              <w:right w:val="nil"/>
            </w:tcBorders>
            <w:noWrap/>
            <w:vAlign w:val="center"/>
            <w:hideMark/>
          </w:tcPr>
          <w:p w14:paraId="3A79FAB4"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Jurel (XV - II Región) </w:t>
            </w:r>
          </w:p>
        </w:tc>
        <w:tc>
          <w:tcPr>
            <w:tcW w:w="1300" w:type="dxa"/>
            <w:tcBorders>
              <w:top w:val="nil"/>
              <w:left w:val="nil"/>
              <w:bottom w:val="nil"/>
              <w:right w:val="nil"/>
            </w:tcBorders>
            <w:noWrap/>
            <w:vAlign w:val="center"/>
            <w:hideMark/>
          </w:tcPr>
          <w:p w14:paraId="7493ADB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2017</w:t>
            </w:r>
          </w:p>
        </w:tc>
        <w:tc>
          <w:tcPr>
            <w:tcW w:w="1300" w:type="dxa"/>
            <w:tcBorders>
              <w:top w:val="nil"/>
              <w:left w:val="nil"/>
              <w:bottom w:val="nil"/>
              <w:right w:val="nil"/>
            </w:tcBorders>
            <w:noWrap/>
            <w:vAlign w:val="center"/>
            <w:hideMark/>
          </w:tcPr>
          <w:p w14:paraId="607B6B7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11</w:t>
            </w:r>
          </w:p>
        </w:tc>
        <w:tc>
          <w:tcPr>
            <w:tcW w:w="1300" w:type="dxa"/>
            <w:tcBorders>
              <w:top w:val="nil"/>
              <w:left w:val="nil"/>
              <w:bottom w:val="nil"/>
              <w:right w:val="nil"/>
            </w:tcBorders>
            <w:noWrap/>
            <w:vAlign w:val="center"/>
            <w:hideMark/>
          </w:tcPr>
          <w:p w14:paraId="79D794EA"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17</w:t>
            </w:r>
          </w:p>
        </w:tc>
      </w:tr>
      <w:tr w:rsidR="00432ABB" w:rsidRPr="00DA70BE" w14:paraId="3A0CDC29" w14:textId="77777777" w:rsidTr="00432ABB">
        <w:trPr>
          <w:trHeight w:val="300"/>
          <w:jc w:val="center"/>
        </w:trPr>
        <w:tc>
          <w:tcPr>
            <w:tcW w:w="4480" w:type="dxa"/>
            <w:tcBorders>
              <w:top w:val="nil"/>
              <w:left w:val="nil"/>
              <w:bottom w:val="nil"/>
              <w:right w:val="nil"/>
            </w:tcBorders>
            <w:noWrap/>
            <w:vAlign w:val="center"/>
            <w:hideMark/>
          </w:tcPr>
          <w:p w14:paraId="5C7E6B9A"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Merluza Común (IV Región a 41° 28,6' L.S.) </w:t>
            </w:r>
          </w:p>
        </w:tc>
        <w:tc>
          <w:tcPr>
            <w:tcW w:w="1300" w:type="dxa"/>
            <w:tcBorders>
              <w:top w:val="nil"/>
              <w:left w:val="nil"/>
              <w:bottom w:val="nil"/>
              <w:right w:val="nil"/>
            </w:tcBorders>
            <w:noWrap/>
            <w:vAlign w:val="center"/>
            <w:hideMark/>
          </w:tcPr>
          <w:p w14:paraId="78F2D8F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177B979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42</w:t>
            </w:r>
          </w:p>
        </w:tc>
        <w:tc>
          <w:tcPr>
            <w:tcW w:w="1300" w:type="dxa"/>
            <w:tcBorders>
              <w:top w:val="nil"/>
              <w:left w:val="nil"/>
              <w:bottom w:val="nil"/>
              <w:right w:val="nil"/>
            </w:tcBorders>
            <w:noWrap/>
            <w:vAlign w:val="center"/>
            <w:hideMark/>
          </w:tcPr>
          <w:p w14:paraId="7B7427F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64</w:t>
            </w:r>
          </w:p>
        </w:tc>
      </w:tr>
      <w:tr w:rsidR="00432ABB" w:rsidRPr="00DA70BE" w14:paraId="42C63C3B" w14:textId="77777777" w:rsidTr="00432ABB">
        <w:trPr>
          <w:trHeight w:val="300"/>
          <w:jc w:val="center"/>
        </w:trPr>
        <w:tc>
          <w:tcPr>
            <w:tcW w:w="4480" w:type="dxa"/>
            <w:tcBorders>
              <w:top w:val="nil"/>
              <w:left w:val="nil"/>
              <w:bottom w:val="nil"/>
              <w:right w:val="nil"/>
            </w:tcBorders>
            <w:noWrap/>
            <w:vAlign w:val="center"/>
            <w:hideMark/>
          </w:tcPr>
          <w:p w14:paraId="0B41E8D6"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Merluza Común (IV Región a 41° 28,6' L.S.) </w:t>
            </w:r>
          </w:p>
        </w:tc>
        <w:tc>
          <w:tcPr>
            <w:tcW w:w="1300" w:type="dxa"/>
            <w:tcBorders>
              <w:top w:val="nil"/>
              <w:left w:val="nil"/>
              <w:bottom w:val="nil"/>
              <w:right w:val="nil"/>
            </w:tcBorders>
            <w:noWrap/>
            <w:vAlign w:val="center"/>
            <w:hideMark/>
          </w:tcPr>
          <w:p w14:paraId="7A8E110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3730886C"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37</w:t>
            </w:r>
          </w:p>
        </w:tc>
        <w:tc>
          <w:tcPr>
            <w:tcW w:w="1300" w:type="dxa"/>
            <w:tcBorders>
              <w:top w:val="nil"/>
              <w:left w:val="nil"/>
              <w:bottom w:val="nil"/>
              <w:right w:val="nil"/>
            </w:tcBorders>
            <w:noWrap/>
            <w:vAlign w:val="center"/>
            <w:hideMark/>
          </w:tcPr>
          <w:p w14:paraId="5BEE5E5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30</w:t>
            </w:r>
          </w:p>
        </w:tc>
      </w:tr>
      <w:tr w:rsidR="00432ABB" w:rsidRPr="00DA70BE" w14:paraId="5ED0E837" w14:textId="77777777" w:rsidTr="00432ABB">
        <w:trPr>
          <w:trHeight w:val="300"/>
          <w:jc w:val="center"/>
        </w:trPr>
        <w:tc>
          <w:tcPr>
            <w:tcW w:w="4480" w:type="dxa"/>
            <w:tcBorders>
              <w:top w:val="nil"/>
              <w:left w:val="nil"/>
              <w:bottom w:val="nil"/>
              <w:right w:val="nil"/>
            </w:tcBorders>
            <w:noWrap/>
            <w:vAlign w:val="center"/>
            <w:hideMark/>
          </w:tcPr>
          <w:p w14:paraId="18EFF321"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Merluza Común (IV Región a 41° 28,6' L.S.) </w:t>
            </w:r>
          </w:p>
        </w:tc>
        <w:tc>
          <w:tcPr>
            <w:tcW w:w="1300" w:type="dxa"/>
            <w:tcBorders>
              <w:top w:val="nil"/>
              <w:left w:val="nil"/>
              <w:bottom w:val="nil"/>
              <w:right w:val="nil"/>
            </w:tcBorders>
            <w:noWrap/>
            <w:vAlign w:val="center"/>
            <w:hideMark/>
          </w:tcPr>
          <w:p w14:paraId="484EF648"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184AF1F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33</w:t>
            </w:r>
          </w:p>
        </w:tc>
        <w:tc>
          <w:tcPr>
            <w:tcW w:w="1300" w:type="dxa"/>
            <w:tcBorders>
              <w:top w:val="nil"/>
              <w:left w:val="nil"/>
              <w:bottom w:val="nil"/>
              <w:right w:val="nil"/>
            </w:tcBorders>
            <w:noWrap/>
            <w:vAlign w:val="center"/>
            <w:hideMark/>
          </w:tcPr>
          <w:p w14:paraId="0E3140F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39</w:t>
            </w:r>
          </w:p>
        </w:tc>
      </w:tr>
      <w:tr w:rsidR="00432ABB" w:rsidRPr="00DA70BE" w14:paraId="7526393B" w14:textId="77777777" w:rsidTr="00432ABB">
        <w:trPr>
          <w:trHeight w:val="300"/>
          <w:jc w:val="center"/>
        </w:trPr>
        <w:tc>
          <w:tcPr>
            <w:tcW w:w="4480" w:type="dxa"/>
            <w:tcBorders>
              <w:top w:val="nil"/>
              <w:left w:val="nil"/>
              <w:bottom w:val="nil"/>
              <w:right w:val="nil"/>
            </w:tcBorders>
            <w:noWrap/>
            <w:vAlign w:val="center"/>
            <w:hideMark/>
          </w:tcPr>
          <w:p w14:paraId="40957230"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(XV - II Región) </w:t>
            </w:r>
          </w:p>
        </w:tc>
        <w:tc>
          <w:tcPr>
            <w:tcW w:w="1300" w:type="dxa"/>
            <w:tcBorders>
              <w:top w:val="nil"/>
              <w:left w:val="nil"/>
              <w:bottom w:val="nil"/>
              <w:right w:val="nil"/>
            </w:tcBorders>
            <w:noWrap/>
            <w:vAlign w:val="center"/>
            <w:hideMark/>
          </w:tcPr>
          <w:p w14:paraId="404A7FEB"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051A241B"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10</w:t>
            </w:r>
          </w:p>
        </w:tc>
        <w:tc>
          <w:tcPr>
            <w:tcW w:w="1300" w:type="dxa"/>
            <w:tcBorders>
              <w:top w:val="nil"/>
              <w:left w:val="nil"/>
              <w:bottom w:val="nil"/>
              <w:right w:val="nil"/>
            </w:tcBorders>
            <w:noWrap/>
            <w:vAlign w:val="center"/>
            <w:hideMark/>
          </w:tcPr>
          <w:p w14:paraId="56E7C918"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08</w:t>
            </w:r>
          </w:p>
        </w:tc>
      </w:tr>
      <w:tr w:rsidR="00432ABB" w:rsidRPr="00DA70BE" w14:paraId="0258E396" w14:textId="77777777" w:rsidTr="00432ABB">
        <w:trPr>
          <w:trHeight w:val="300"/>
          <w:jc w:val="center"/>
        </w:trPr>
        <w:tc>
          <w:tcPr>
            <w:tcW w:w="4480" w:type="dxa"/>
            <w:tcBorders>
              <w:top w:val="nil"/>
              <w:left w:val="nil"/>
              <w:bottom w:val="nil"/>
              <w:right w:val="nil"/>
            </w:tcBorders>
            <w:noWrap/>
            <w:vAlign w:val="center"/>
            <w:hideMark/>
          </w:tcPr>
          <w:p w14:paraId="33E51510"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(XV - II Región) </w:t>
            </w:r>
          </w:p>
        </w:tc>
        <w:tc>
          <w:tcPr>
            <w:tcW w:w="1300" w:type="dxa"/>
            <w:tcBorders>
              <w:top w:val="nil"/>
              <w:left w:val="nil"/>
              <w:bottom w:val="nil"/>
              <w:right w:val="nil"/>
            </w:tcBorders>
            <w:noWrap/>
            <w:vAlign w:val="center"/>
            <w:hideMark/>
          </w:tcPr>
          <w:p w14:paraId="7665C87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39C7C21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09</w:t>
            </w:r>
          </w:p>
        </w:tc>
        <w:tc>
          <w:tcPr>
            <w:tcW w:w="1300" w:type="dxa"/>
            <w:tcBorders>
              <w:top w:val="nil"/>
              <w:left w:val="nil"/>
              <w:bottom w:val="nil"/>
              <w:right w:val="nil"/>
            </w:tcBorders>
            <w:noWrap/>
            <w:vAlign w:val="center"/>
            <w:hideMark/>
          </w:tcPr>
          <w:p w14:paraId="3F6EA063"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11</w:t>
            </w:r>
          </w:p>
        </w:tc>
      </w:tr>
      <w:tr w:rsidR="00432ABB" w:rsidRPr="00DA70BE" w14:paraId="11DFD5CC" w14:textId="77777777" w:rsidTr="00432ABB">
        <w:trPr>
          <w:trHeight w:val="300"/>
          <w:jc w:val="center"/>
        </w:trPr>
        <w:tc>
          <w:tcPr>
            <w:tcW w:w="4480" w:type="dxa"/>
            <w:tcBorders>
              <w:top w:val="nil"/>
              <w:left w:val="nil"/>
              <w:bottom w:val="nil"/>
              <w:right w:val="nil"/>
            </w:tcBorders>
            <w:noWrap/>
            <w:vAlign w:val="center"/>
            <w:hideMark/>
          </w:tcPr>
          <w:p w14:paraId="689A95BE"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(XV - II Región) </w:t>
            </w:r>
          </w:p>
        </w:tc>
        <w:tc>
          <w:tcPr>
            <w:tcW w:w="1300" w:type="dxa"/>
            <w:tcBorders>
              <w:top w:val="nil"/>
              <w:left w:val="nil"/>
              <w:bottom w:val="nil"/>
              <w:right w:val="nil"/>
            </w:tcBorders>
            <w:noWrap/>
            <w:vAlign w:val="center"/>
            <w:hideMark/>
          </w:tcPr>
          <w:p w14:paraId="0D6F790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08830E0A"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10</w:t>
            </w:r>
          </w:p>
        </w:tc>
        <w:tc>
          <w:tcPr>
            <w:tcW w:w="1300" w:type="dxa"/>
            <w:tcBorders>
              <w:top w:val="nil"/>
              <w:left w:val="nil"/>
              <w:bottom w:val="nil"/>
              <w:right w:val="nil"/>
            </w:tcBorders>
            <w:noWrap/>
            <w:vAlign w:val="center"/>
            <w:hideMark/>
          </w:tcPr>
          <w:p w14:paraId="26BE38DA"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11</w:t>
            </w:r>
          </w:p>
        </w:tc>
      </w:tr>
      <w:tr w:rsidR="00432ABB" w:rsidRPr="00DA70BE" w14:paraId="237FF21A" w14:textId="77777777" w:rsidTr="00432ABB">
        <w:trPr>
          <w:trHeight w:val="300"/>
          <w:jc w:val="center"/>
        </w:trPr>
        <w:tc>
          <w:tcPr>
            <w:tcW w:w="4480" w:type="dxa"/>
            <w:tcBorders>
              <w:top w:val="nil"/>
              <w:left w:val="nil"/>
              <w:bottom w:val="nil"/>
              <w:right w:val="nil"/>
            </w:tcBorders>
            <w:noWrap/>
            <w:vAlign w:val="center"/>
            <w:hideMark/>
          </w:tcPr>
          <w:p w14:paraId="5B69DD95"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Congrio Dorado Norte (41° 28,6' L.S. a 47° L.S.) </w:t>
            </w:r>
          </w:p>
        </w:tc>
        <w:tc>
          <w:tcPr>
            <w:tcW w:w="1300" w:type="dxa"/>
            <w:tcBorders>
              <w:top w:val="nil"/>
              <w:left w:val="nil"/>
              <w:bottom w:val="nil"/>
              <w:right w:val="nil"/>
            </w:tcBorders>
            <w:noWrap/>
            <w:vAlign w:val="center"/>
            <w:hideMark/>
          </w:tcPr>
          <w:p w14:paraId="07668D2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0441B37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80</w:t>
            </w:r>
          </w:p>
        </w:tc>
        <w:tc>
          <w:tcPr>
            <w:tcW w:w="1300" w:type="dxa"/>
            <w:tcBorders>
              <w:top w:val="nil"/>
              <w:left w:val="nil"/>
              <w:bottom w:val="nil"/>
              <w:right w:val="nil"/>
            </w:tcBorders>
            <w:noWrap/>
            <w:vAlign w:val="center"/>
            <w:hideMark/>
          </w:tcPr>
          <w:p w14:paraId="678F7D3A"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20</w:t>
            </w:r>
          </w:p>
        </w:tc>
      </w:tr>
      <w:tr w:rsidR="00432ABB" w:rsidRPr="00DA70BE" w14:paraId="197E9604" w14:textId="77777777" w:rsidTr="00432ABB">
        <w:trPr>
          <w:trHeight w:val="300"/>
          <w:jc w:val="center"/>
        </w:trPr>
        <w:tc>
          <w:tcPr>
            <w:tcW w:w="4480" w:type="dxa"/>
            <w:tcBorders>
              <w:top w:val="nil"/>
              <w:left w:val="nil"/>
              <w:bottom w:val="nil"/>
              <w:right w:val="nil"/>
            </w:tcBorders>
            <w:noWrap/>
            <w:vAlign w:val="center"/>
            <w:hideMark/>
          </w:tcPr>
          <w:p w14:paraId="29D23C64"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Congrio Dorado Norte (41° 28,6' L.S. a 47° L.S.) </w:t>
            </w:r>
          </w:p>
        </w:tc>
        <w:tc>
          <w:tcPr>
            <w:tcW w:w="1300" w:type="dxa"/>
            <w:tcBorders>
              <w:top w:val="nil"/>
              <w:left w:val="nil"/>
              <w:bottom w:val="nil"/>
              <w:right w:val="nil"/>
            </w:tcBorders>
            <w:noWrap/>
            <w:vAlign w:val="center"/>
            <w:hideMark/>
          </w:tcPr>
          <w:p w14:paraId="016394E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6454542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56</w:t>
            </w:r>
          </w:p>
        </w:tc>
        <w:tc>
          <w:tcPr>
            <w:tcW w:w="1300" w:type="dxa"/>
            <w:tcBorders>
              <w:top w:val="nil"/>
              <w:left w:val="nil"/>
              <w:bottom w:val="nil"/>
              <w:right w:val="nil"/>
            </w:tcBorders>
            <w:noWrap/>
            <w:vAlign w:val="center"/>
            <w:hideMark/>
          </w:tcPr>
          <w:p w14:paraId="122E68FE"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87</w:t>
            </w:r>
          </w:p>
        </w:tc>
      </w:tr>
      <w:tr w:rsidR="00432ABB" w:rsidRPr="00DA70BE" w14:paraId="615E23EF" w14:textId="77777777" w:rsidTr="00432ABB">
        <w:trPr>
          <w:trHeight w:val="300"/>
          <w:jc w:val="center"/>
        </w:trPr>
        <w:tc>
          <w:tcPr>
            <w:tcW w:w="4480" w:type="dxa"/>
            <w:tcBorders>
              <w:top w:val="nil"/>
              <w:left w:val="nil"/>
              <w:bottom w:val="nil"/>
              <w:right w:val="nil"/>
            </w:tcBorders>
            <w:noWrap/>
            <w:vAlign w:val="center"/>
            <w:hideMark/>
          </w:tcPr>
          <w:p w14:paraId="284DE4B5"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Congrio Dorado Norte (41° 28,6' L.S. a 47° L.S.) </w:t>
            </w:r>
          </w:p>
        </w:tc>
        <w:tc>
          <w:tcPr>
            <w:tcW w:w="1300" w:type="dxa"/>
            <w:tcBorders>
              <w:top w:val="nil"/>
              <w:left w:val="nil"/>
              <w:bottom w:val="nil"/>
              <w:right w:val="nil"/>
            </w:tcBorders>
            <w:noWrap/>
            <w:vAlign w:val="center"/>
            <w:hideMark/>
          </w:tcPr>
          <w:p w14:paraId="4F4BB1A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25EAE22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17</w:t>
            </w:r>
          </w:p>
        </w:tc>
        <w:tc>
          <w:tcPr>
            <w:tcW w:w="1300" w:type="dxa"/>
            <w:tcBorders>
              <w:top w:val="nil"/>
              <w:left w:val="nil"/>
              <w:bottom w:val="nil"/>
              <w:right w:val="nil"/>
            </w:tcBorders>
            <w:noWrap/>
            <w:vAlign w:val="center"/>
            <w:hideMark/>
          </w:tcPr>
          <w:p w14:paraId="3EF1E80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22</w:t>
            </w:r>
          </w:p>
        </w:tc>
      </w:tr>
      <w:tr w:rsidR="00432ABB" w:rsidRPr="00DA70BE" w14:paraId="12F2E852" w14:textId="77777777" w:rsidTr="00432ABB">
        <w:trPr>
          <w:trHeight w:val="300"/>
          <w:jc w:val="center"/>
        </w:trPr>
        <w:tc>
          <w:tcPr>
            <w:tcW w:w="4480" w:type="dxa"/>
            <w:tcBorders>
              <w:top w:val="nil"/>
              <w:left w:val="nil"/>
              <w:bottom w:val="nil"/>
              <w:right w:val="nil"/>
            </w:tcBorders>
            <w:noWrap/>
            <w:vAlign w:val="center"/>
            <w:hideMark/>
          </w:tcPr>
          <w:p w14:paraId="73958327"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Congrio Dorado Sur (47° L.S. a 57° L.S.) </w:t>
            </w:r>
          </w:p>
        </w:tc>
        <w:tc>
          <w:tcPr>
            <w:tcW w:w="1300" w:type="dxa"/>
            <w:tcBorders>
              <w:top w:val="nil"/>
              <w:left w:val="nil"/>
              <w:bottom w:val="nil"/>
              <w:right w:val="nil"/>
            </w:tcBorders>
            <w:noWrap/>
            <w:vAlign w:val="center"/>
            <w:hideMark/>
          </w:tcPr>
          <w:p w14:paraId="49D56E9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1C01A28E"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44</w:t>
            </w:r>
          </w:p>
        </w:tc>
        <w:tc>
          <w:tcPr>
            <w:tcW w:w="1300" w:type="dxa"/>
            <w:tcBorders>
              <w:top w:val="nil"/>
              <w:left w:val="nil"/>
              <w:bottom w:val="nil"/>
              <w:right w:val="nil"/>
            </w:tcBorders>
            <w:noWrap/>
            <w:vAlign w:val="center"/>
            <w:hideMark/>
          </w:tcPr>
          <w:p w14:paraId="05C5DE6E"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70</w:t>
            </w:r>
          </w:p>
        </w:tc>
      </w:tr>
      <w:tr w:rsidR="00432ABB" w:rsidRPr="00DA70BE" w14:paraId="03B3AA1F" w14:textId="77777777" w:rsidTr="00432ABB">
        <w:trPr>
          <w:trHeight w:val="300"/>
          <w:jc w:val="center"/>
        </w:trPr>
        <w:tc>
          <w:tcPr>
            <w:tcW w:w="4480" w:type="dxa"/>
            <w:tcBorders>
              <w:top w:val="nil"/>
              <w:left w:val="nil"/>
              <w:bottom w:val="nil"/>
              <w:right w:val="nil"/>
            </w:tcBorders>
            <w:noWrap/>
            <w:vAlign w:val="center"/>
            <w:hideMark/>
          </w:tcPr>
          <w:p w14:paraId="0BC75AC6"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Congrio Dorado Sur (47° L.S. a 57° L.S.) </w:t>
            </w:r>
          </w:p>
        </w:tc>
        <w:tc>
          <w:tcPr>
            <w:tcW w:w="1300" w:type="dxa"/>
            <w:tcBorders>
              <w:top w:val="nil"/>
              <w:left w:val="nil"/>
              <w:bottom w:val="nil"/>
              <w:right w:val="nil"/>
            </w:tcBorders>
            <w:noWrap/>
            <w:vAlign w:val="center"/>
            <w:hideMark/>
          </w:tcPr>
          <w:p w14:paraId="79F20E4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5619D9E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28</w:t>
            </w:r>
          </w:p>
        </w:tc>
        <w:tc>
          <w:tcPr>
            <w:tcW w:w="1300" w:type="dxa"/>
            <w:tcBorders>
              <w:top w:val="nil"/>
              <w:left w:val="nil"/>
              <w:bottom w:val="nil"/>
              <w:right w:val="nil"/>
            </w:tcBorders>
            <w:noWrap/>
            <w:vAlign w:val="center"/>
            <w:hideMark/>
          </w:tcPr>
          <w:p w14:paraId="38C8A01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44</w:t>
            </w:r>
          </w:p>
        </w:tc>
      </w:tr>
      <w:tr w:rsidR="00432ABB" w:rsidRPr="00DA70BE" w14:paraId="03E1C37A" w14:textId="77777777" w:rsidTr="00432ABB">
        <w:trPr>
          <w:trHeight w:val="300"/>
          <w:jc w:val="center"/>
        </w:trPr>
        <w:tc>
          <w:tcPr>
            <w:tcW w:w="4480" w:type="dxa"/>
            <w:tcBorders>
              <w:top w:val="nil"/>
              <w:left w:val="nil"/>
              <w:bottom w:val="nil"/>
              <w:right w:val="nil"/>
            </w:tcBorders>
            <w:noWrap/>
            <w:vAlign w:val="center"/>
            <w:hideMark/>
          </w:tcPr>
          <w:p w14:paraId="1E92071C"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Congrio Dorado Sur (47° L.S. a 57° L.S.) </w:t>
            </w:r>
          </w:p>
        </w:tc>
        <w:tc>
          <w:tcPr>
            <w:tcW w:w="1300" w:type="dxa"/>
            <w:tcBorders>
              <w:top w:val="nil"/>
              <w:left w:val="nil"/>
              <w:bottom w:val="nil"/>
              <w:right w:val="nil"/>
            </w:tcBorders>
            <w:noWrap/>
            <w:vAlign w:val="center"/>
            <w:hideMark/>
          </w:tcPr>
          <w:p w14:paraId="6327783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7C3BB4E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13</w:t>
            </w:r>
          </w:p>
        </w:tc>
        <w:tc>
          <w:tcPr>
            <w:tcW w:w="1300" w:type="dxa"/>
            <w:tcBorders>
              <w:top w:val="nil"/>
              <w:left w:val="nil"/>
              <w:bottom w:val="nil"/>
              <w:right w:val="nil"/>
            </w:tcBorders>
            <w:noWrap/>
            <w:vAlign w:val="center"/>
            <w:hideMark/>
          </w:tcPr>
          <w:p w14:paraId="1998542B"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16</w:t>
            </w:r>
          </w:p>
        </w:tc>
      </w:tr>
      <w:tr w:rsidR="00432ABB" w:rsidRPr="00DA70BE" w14:paraId="020DDC38" w14:textId="77777777" w:rsidTr="00432ABB">
        <w:trPr>
          <w:trHeight w:val="300"/>
          <w:jc w:val="center"/>
        </w:trPr>
        <w:tc>
          <w:tcPr>
            <w:tcW w:w="4480" w:type="dxa"/>
            <w:tcBorders>
              <w:top w:val="nil"/>
              <w:left w:val="nil"/>
              <w:bottom w:val="nil"/>
              <w:right w:val="nil"/>
            </w:tcBorders>
            <w:noWrap/>
            <w:vAlign w:val="center"/>
            <w:hideMark/>
          </w:tcPr>
          <w:p w14:paraId="0714C83C"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 tres aletas (41° 28,6 L.S. al Sur)</w:t>
            </w:r>
          </w:p>
        </w:tc>
        <w:tc>
          <w:tcPr>
            <w:tcW w:w="1300" w:type="dxa"/>
            <w:tcBorders>
              <w:top w:val="nil"/>
              <w:left w:val="nil"/>
              <w:bottom w:val="nil"/>
              <w:right w:val="nil"/>
            </w:tcBorders>
            <w:noWrap/>
            <w:vAlign w:val="center"/>
            <w:hideMark/>
          </w:tcPr>
          <w:p w14:paraId="43526004"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4A3A5876"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w:t>
            </w:r>
          </w:p>
        </w:tc>
        <w:tc>
          <w:tcPr>
            <w:tcW w:w="1300" w:type="dxa"/>
            <w:tcBorders>
              <w:top w:val="nil"/>
              <w:left w:val="nil"/>
              <w:bottom w:val="nil"/>
              <w:right w:val="nil"/>
            </w:tcBorders>
            <w:noWrap/>
            <w:vAlign w:val="center"/>
            <w:hideMark/>
          </w:tcPr>
          <w:p w14:paraId="3B608CF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01</w:t>
            </w:r>
          </w:p>
        </w:tc>
      </w:tr>
      <w:tr w:rsidR="00432ABB" w:rsidRPr="00DA70BE" w14:paraId="1297BFB0" w14:textId="77777777" w:rsidTr="00432ABB">
        <w:trPr>
          <w:trHeight w:val="300"/>
          <w:jc w:val="center"/>
        </w:trPr>
        <w:tc>
          <w:tcPr>
            <w:tcW w:w="4480" w:type="dxa"/>
            <w:tcBorders>
              <w:top w:val="nil"/>
              <w:left w:val="nil"/>
              <w:bottom w:val="nil"/>
              <w:right w:val="nil"/>
            </w:tcBorders>
            <w:noWrap/>
            <w:vAlign w:val="center"/>
            <w:hideMark/>
          </w:tcPr>
          <w:p w14:paraId="68C6120E"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 tres aletas (41° 28,6 L.S. al Sur)</w:t>
            </w:r>
          </w:p>
        </w:tc>
        <w:tc>
          <w:tcPr>
            <w:tcW w:w="1300" w:type="dxa"/>
            <w:tcBorders>
              <w:top w:val="nil"/>
              <w:left w:val="nil"/>
              <w:bottom w:val="nil"/>
              <w:right w:val="nil"/>
            </w:tcBorders>
            <w:noWrap/>
            <w:vAlign w:val="center"/>
            <w:hideMark/>
          </w:tcPr>
          <w:p w14:paraId="11AF886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161044F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w:t>
            </w:r>
          </w:p>
        </w:tc>
        <w:tc>
          <w:tcPr>
            <w:tcW w:w="1300" w:type="dxa"/>
            <w:tcBorders>
              <w:top w:val="nil"/>
              <w:left w:val="nil"/>
              <w:bottom w:val="nil"/>
              <w:right w:val="nil"/>
            </w:tcBorders>
            <w:noWrap/>
            <w:vAlign w:val="center"/>
            <w:hideMark/>
          </w:tcPr>
          <w:p w14:paraId="09335D8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01</w:t>
            </w:r>
          </w:p>
        </w:tc>
      </w:tr>
      <w:tr w:rsidR="00432ABB" w:rsidRPr="00DA70BE" w14:paraId="538703EF" w14:textId="77777777" w:rsidTr="00432ABB">
        <w:trPr>
          <w:trHeight w:val="300"/>
          <w:jc w:val="center"/>
        </w:trPr>
        <w:tc>
          <w:tcPr>
            <w:tcW w:w="4480" w:type="dxa"/>
            <w:tcBorders>
              <w:top w:val="nil"/>
              <w:left w:val="nil"/>
              <w:bottom w:val="nil"/>
              <w:right w:val="nil"/>
            </w:tcBorders>
            <w:noWrap/>
            <w:vAlign w:val="center"/>
            <w:hideMark/>
          </w:tcPr>
          <w:p w14:paraId="62A18CE4"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del Sur (UPN)</w:t>
            </w:r>
          </w:p>
        </w:tc>
        <w:tc>
          <w:tcPr>
            <w:tcW w:w="1300" w:type="dxa"/>
            <w:tcBorders>
              <w:top w:val="nil"/>
              <w:left w:val="nil"/>
              <w:bottom w:val="nil"/>
              <w:right w:val="nil"/>
            </w:tcBorders>
            <w:noWrap/>
            <w:vAlign w:val="center"/>
            <w:hideMark/>
          </w:tcPr>
          <w:p w14:paraId="6AA6EB6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20A0DF4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42</w:t>
            </w:r>
          </w:p>
        </w:tc>
        <w:tc>
          <w:tcPr>
            <w:tcW w:w="1300" w:type="dxa"/>
            <w:tcBorders>
              <w:top w:val="nil"/>
              <w:left w:val="nil"/>
              <w:bottom w:val="nil"/>
              <w:right w:val="nil"/>
            </w:tcBorders>
            <w:noWrap/>
            <w:vAlign w:val="center"/>
            <w:hideMark/>
          </w:tcPr>
          <w:p w14:paraId="56A3588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72</w:t>
            </w:r>
          </w:p>
        </w:tc>
      </w:tr>
      <w:tr w:rsidR="00432ABB" w:rsidRPr="00DA70BE" w14:paraId="292C1EF3" w14:textId="77777777" w:rsidTr="00432ABB">
        <w:trPr>
          <w:trHeight w:val="300"/>
          <w:jc w:val="center"/>
        </w:trPr>
        <w:tc>
          <w:tcPr>
            <w:tcW w:w="4480" w:type="dxa"/>
            <w:tcBorders>
              <w:top w:val="nil"/>
              <w:left w:val="nil"/>
              <w:bottom w:val="nil"/>
              <w:right w:val="nil"/>
            </w:tcBorders>
            <w:noWrap/>
            <w:vAlign w:val="center"/>
            <w:hideMark/>
          </w:tcPr>
          <w:p w14:paraId="7DAED511"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del Sur (UPS)</w:t>
            </w:r>
          </w:p>
        </w:tc>
        <w:tc>
          <w:tcPr>
            <w:tcW w:w="1300" w:type="dxa"/>
            <w:tcBorders>
              <w:top w:val="nil"/>
              <w:left w:val="nil"/>
              <w:bottom w:val="nil"/>
              <w:right w:val="nil"/>
            </w:tcBorders>
            <w:noWrap/>
            <w:vAlign w:val="center"/>
            <w:hideMark/>
          </w:tcPr>
          <w:p w14:paraId="3730E6E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2018</w:t>
            </w:r>
          </w:p>
        </w:tc>
        <w:tc>
          <w:tcPr>
            <w:tcW w:w="1300" w:type="dxa"/>
            <w:tcBorders>
              <w:top w:val="nil"/>
              <w:left w:val="nil"/>
              <w:bottom w:val="nil"/>
              <w:right w:val="nil"/>
            </w:tcBorders>
            <w:noWrap/>
            <w:vAlign w:val="center"/>
            <w:hideMark/>
          </w:tcPr>
          <w:p w14:paraId="6A183F1B"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24</w:t>
            </w:r>
          </w:p>
        </w:tc>
        <w:tc>
          <w:tcPr>
            <w:tcW w:w="1300" w:type="dxa"/>
            <w:tcBorders>
              <w:top w:val="nil"/>
              <w:left w:val="nil"/>
              <w:bottom w:val="nil"/>
              <w:right w:val="nil"/>
            </w:tcBorders>
            <w:noWrap/>
            <w:vAlign w:val="center"/>
            <w:hideMark/>
          </w:tcPr>
          <w:p w14:paraId="3F39D84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43</w:t>
            </w:r>
          </w:p>
        </w:tc>
      </w:tr>
      <w:tr w:rsidR="00432ABB" w:rsidRPr="00DA70BE" w14:paraId="4DAD60BD" w14:textId="77777777" w:rsidTr="00432ABB">
        <w:trPr>
          <w:trHeight w:val="300"/>
          <w:jc w:val="center"/>
        </w:trPr>
        <w:tc>
          <w:tcPr>
            <w:tcW w:w="4480" w:type="dxa"/>
            <w:tcBorders>
              <w:top w:val="nil"/>
              <w:left w:val="nil"/>
              <w:bottom w:val="nil"/>
              <w:right w:val="nil"/>
            </w:tcBorders>
            <w:noWrap/>
            <w:vAlign w:val="center"/>
            <w:hideMark/>
          </w:tcPr>
          <w:p w14:paraId="1CAC185C"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del Sur (UPN)</w:t>
            </w:r>
          </w:p>
        </w:tc>
        <w:tc>
          <w:tcPr>
            <w:tcW w:w="1300" w:type="dxa"/>
            <w:tcBorders>
              <w:top w:val="nil"/>
              <w:left w:val="nil"/>
              <w:bottom w:val="nil"/>
              <w:right w:val="nil"/>
            </w:tcBorders>
            <w:noWrap/>
            <w:vAlign w:val="center"/>
            <w:hideMark/>
          </w:tcPr>
          <w:p w14:paraId="112F513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5F4BBC5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47</w:t>
            </w:r>
          </w:p>
        </w:tc>
        <w:tc>
          <w:tcPr>
            <w:tcW w:w="1300" w:type="dxa"/>
            <w:tcBorders>
              <w:top w:val="nil"/>
              <w:left w:val="nil"/>
              <w:bottom w:val="nil"/>
              <w:right w:val="nil"/>
            </w:tcBorders>
            <w:noWrap/>
            <w:vAlign w:val="center"/>
            <w:hideMark/>
          </w:tcPr>
          <w:p w14:paraId="77853E2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66</w:t>
            </w:r>
          </w:p>
        </w:tc>
      </w:tr>
      <w:tr w:rsidR="00432ABB" w:rsidRPr="00DA70BE" w14:paraId="55C01764" w14:textId="77777777" w:rsidTr="00432ABB">
        <w:trPr>
          <w:trHeight w:val="300"/>
          <w:jc w:val="center"/>
        </w:trPr>
        <w:tc>
          <w:tcPr>
            <w:tcW w:w="4480" w:type="dxa"/>
            <w:tcBorders>
              <w:top w:val="nil"/>
              <w:left w:val="nil"/>
              <w:bottom w:val="nil"/>
              <w:right w:val="nil"/>
            </w:tcBorders>
            <w:noWrap/>
            <w:vAlign w:val="center"/>
            <w:hideMark/>
          </w:tcPr>
          <w:p w14:paraId="0F650A1B"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del Sur (UPS)</w:t>
            </w:r>
          </w:p>
        </w:tc>
        <w:tc>
          <w:tcPr>
            <w:tcW w:w="1300" w:type="dxa"/>
            <w:tcBorders>
              <w:top w:val="nil"/>
              <w:left w:val="nil"/>
              <w:bottom w:val="nil"/>
              <w:right w:val="nil"/>
            </w:tcBorders>
            <w:noWrap/>
            <w:vAlign w:val="center"/>
            <w:hideMark/>
          </w:tcPr>
          <w:p w14:paraId="3241605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1118A0E0"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20</w:t>
            </w:r>
          </w:p>
        </w:tc>
        <w:tc>
          <w:tcPr>
            <w:tcW w:w="1300" w:type="dxa"/>
            <w:tcBorders>
              <w:top w:val="nil"/>
              <w:left w:val="nil"/>
              <w:bottom w:val="nil"/>
              <w:right w:val="nil"/>
            </w:tcBorders>
            <w:noWrap/>
            <w:vAlign w:val="center"/>
            <w:hideMark/>
          </w:tcPr>
          <w:p w14:paraId="78E0739C"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34</w:t>
            </w:r>
          </w:p>
        </w:tc>
      </w:tr>
      <w:tr w:rsidR="00432ABB" w:rsidRPr="00DA70BE" w14:paraId="2688B755" w14:textId="77777777" w:rsidTr="00432ABB">
        <w:trPr>
          <w:trHeight w:val="300"/>
          <w:jc w:val="center"/>
        </w:trPr>
        <w:tc>
          <w:tcPr>
            <w:tcW w:w="4480" w:type="dxa"/>
            <w:tcBorders>
              <w:top w:val="nil"/>
              <w:left w:val="nil"/>
              <w:bottom w:val="nil"/>
              <w:right w:val="nil"/>
            </w:tcBorders>
            <w:noWrap/>
            <w:vAlign w:val="center"/>
            <w:hideMark/>
          </w:tcPr>
          <w:p w14:paraId="454E2A93"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del Sur (UPN)</w:t>
            </w:r>
          </w:p>
        </w:tc>
        <w:tc>
          <w:tcPr>
            <w:tcW w:w="1300" w:type="dxa"/>
            <w:tcBorders>
              <w:top w:val="nil"/>
              <w:left w:val="nil"/>
              <w:bottom w:val="nil"/>
              <w:right w:val="nil"/>
            </w:tcBorders>
            <w:noWrap/>
            <w:vAlign w:val="center"/>
            <w:hideMark/>
          </w:tcPr>
          <w:p w14:paraId="62C41BAC"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18668043"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25</w:t>
            </w:r>
          </w:p>
        </w:tc>
        <w:tc>
          <w:tcPr>
            <w:tcW w:w="1300" w:type="dxa"/>
            <w:tcBorders>
              <w:top w:val="nil"/>
              <w:left w:val="nil"/>
              <w:bottom w:val="nil"/>
              <w:right w:val="nil"/>
            </w:tcBorders>
            <w:noWrap/>
            <w:vAlign w:val="center"/>
            <w:hideMark/>
          </w:tcPr>
          <w:p w14:paraId="2F53379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42</w:t>
            </w:r>
          </w:p>
        </w:tc>
      </w:tr>
      <w:tr w:rsidR="00432ABB" w:rsidRPr="00DA70BE" w14:paraId="2F0894D6" w14:textId="77777777" w:rsidTr="00432ABB">
        <w:trPr>
          <w:trHeight w:val="300"/>
          <w:jc w:val="center"/>
        </w:trPr>
        <w:tc>
          <w:tcPr>
            <w:tcW w:w="4480" w:type="dxa"/>
            <w:tcBorders>
              <w:top w:val="nil"/>
              <w:left w:val="nil"/>
              <w:bottom w:val="nil"/>
              <w:right w:val="nil"/>
            </w:tcBorders>
            <w:noWrap/>
            <w:vAlign w:val="center"/>
            <w:hideMark/>
          </w:tcPr>
          <w:p w14:paraId="65EE0E0B"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Merluza del Sur (UPS)</w:t>
            </w:r>
          </w:p>
        </w:tc>
        <w:tc>
          <w:tcPr>
            <w:tcW w:w="1300" w:type="dxa"/>
            <w:tcBorders>
              <w:top w:val="nil"/>
              <w:left w:val="nil"/>
              <w:bottom w:val="nil"/>
              <w:right w:val="nil"/>
            </w:tcBorders>
            <w:noWrap/>
            <w:vAlign w:val="center"/>
            <w:hideMark/>
          </w:tcPr>
          <w:p w14:paraId="789DB7D9"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55A309B3"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93</w:t>
            </w:r>
          </w:p>
        </w:tc>
        <w:tc>
          <w:tcPr>
            <w:tcW w:w="1300" w:type="dxa"/>
            <w:tcBorders>
              <w:top w:val="nil"/>
              <w:left w:val="nil"/>
              <w:bottom w:val="nil"/>
              <w:right w:val="nil"/>
            </w:tcBorders>
            <w:noWrap/>
            <w:vAlign w:val="center"/>
            <w:hideMark/>
          </w:tcPr>
          <w:p w14:paraId="6AB7FA42"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18</w:t>
            </w:r>
          </w:p>
        </w:tc>
      </w:tr>
      <w:tr w:rsidR="00432ABB" w:rsidRPr="00DA70BE" w14:paraId="75B81839" w14:textId="77777777" w:rsidTr="00432ABB">
        <w:trPr>
          <w:trHeight w:val="300"/>
          <w:jc w:val="center"/>
        </w:trPr>
        <w:tc>
          <w:tcPr>
            <w:tcW w:w="4480" w:type="dxa"/>
            <w:tcBorders>
              <w:top w:val="nil"/>
              <w:left w:val="nil"/>
              <w:bottom w:val="nil"/>
              <w:right w:val="nil"/>
            </w:tcBorders>
            <w:noWrap/>
            <w:vAlign w:val="center"/>
            <w:hideMark/>
          </w:tcPr>
          <w:p w14:paraId="7742ADEE"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Centro Sur (V - X Región) </w:t>
            </w:r>
          </w:p>
        </w:tc>
        <w:tc>
          <w:tcPr>
            <w:tcW w:w="1300" w:type="dxa"/>
            <w:tcBorders>
              <w:top w:val="nil"/>
              <w:left w:val="nil"/>
              <w:bottom w:val="nil"/>
              <w:right w:val="nil"/>
            </w:tcBorders>
            <w:noWrap/>
            <w:vAlign w:val="center"/>
            <w:hideMark/>
          </w:tcPr>
          <w:p w14:paraId="54177BA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2019</w:t>
            </w:r>
          </w:p>
        </w:tc>
        <w:tc>
          <w:tcPr>
            <w:tcW w:w="1300" w:type="dxa"/>
            <w:tcBorders>
              <w:top w:val="nil"/>
              <w:left w:val="nil"/>
              <w:bottom w:val="nil"/>
              <w:right w:val="nil"/>
            </w:tcBorders>
            <w:noWrap/>
            <w:vAlign w:val="center"/>
            <w:hideMark/>
          </w:tcPr>
          <w:p w14:paraId="23EF504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03</w:t>
            </w:r>
          </w:p>
        </w:tc>
        <w:tc>
          <w:tcPr>
            <w:tcW w:w="1300" w:type="dxa"/>
            <w:tcBorders>
              <w:top w:val="nil"/>
              <w:left w:val="nil"/>
              <w:bottom w:val="nil"/>
              <w:right w:val="nil"/>
            </w:tcBorders>
            <w:noWrap/>
            <w:vAlign w:val="center"/>
            <w:hideMark/>
          </w:tcPr>
          <w:p w14:paraId="2EE72D0D"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10</w:t>
            </w:r>
          </w:p>
        </w:tc>
      </w:tr>
      <w:tr w:rsidR="00432ABB" w:rsidRPr="00DA70BE" w14:paraId="5531F5F8" w14:textId="77777777" w:rsidTr="00432ABB">
        <w:trPr>
          <w:trHeight w:val="300"/>
          <w:jc w:val="center"/>
        </w:trPr>
        <w:tc>
          <w:tcPr>
            <w:tcW w:w="4480" w:type="dxa"/>
            <w:tcBorders>
              <w:top w:val="nil"/>
              <w:left w:val="nil"/>
              <w:bottom w:val="nil"/>
              <w:right w:val="nil"/>
            </w:tcBorders>
            <w:noWrap/>
            <w:vAlign w:val="center"/>
            <w:hideMark/>
          </w:tcPr>
          <w:p w14:paraId="32862E01"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Centro Sur (V - X Región) </w:t>
            </w:r>
          </w:p>
        </w:tc>
        <w:tc>
          <w:tcPr>
            <w:tcW w:w="1300" w:type="dxa"/>
            <w:tcBorders>
              <w:top w:val="nil"/>
              <w:left w:val="nil"/>
              <w:bottom w:val="nil"/>
              <w:right w:val="nil"/>
            </w:tcBorders>
            <w:noWrap/>
            <w:vAlign w:val="center"/>
            <w:hideMark/>
          </w:tcPr>
          <w:p w14:paraId="609FBA66"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2020</w:t>
            </w:r>
          </w:p>
        </w:tc>
        <w:tc>
          <w:tcPr>
            <w:tcW w:w="1300" w:type="dxa"/>
            <w:tcBorders>
              <w:top w:val="nil"/>
              <w:left w:val="nil"/>
              <w:bottom w:val="nil"/>
              <w:right w:val="nil"/>
            </w:tcBorders>
            <w:noWrap/>
            <w:vAlign w:val="center"/>
            <w:hideMark/>
          </w:tcPr>
          <w:p w14:paraId="6ABEB351"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81</w:t>
            </w:r>
          </w:p>
        </w:tc>
        <w:tc>
          <w:tcPr>
            <w:tcW w:w="1300" w:type="dxa"/>
            <w:tcBorders>
              <w:top w:val="nil"/>
              <w:left w:val="nil"/>
              <w:bottom w:val="nil"/>
              <w:right w:val="nil"/>
            </w:tcBorders>
            <w:noWrap/>
            <w:vAlign w:val="center"/>
            <w:hideMark/>
          </w:tcPr>
          <w:p w14:paraId="30F22995"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0</w:t>
            </w:r>
            <w:r>
              <w:rPr>
                <w:rFonts w:ascii="Calibri" w:eastAsia="Times New Roman" w:hAnsi="Calibri" w:cs="Calibri"/>
                <w:color w:val="000000"/>
                <w:lang w:eastAsia="es-MX"/>
              </w:rPr>
              <w:t>,</w:t>
            </w:r>
            <w:r w:rsidRPr="00DA70BE">
              <w:rPr>
                <w:rFonts w:ascii="Calibri" w:eastAsia="Times New Roman" w:hAnsi="Calibri" w:cs="Calibri"/>
                <w:color w:val="000000"/>
                <w:lang w:eastAsia="es-MX"/>
              </w:rPr>
              <w:t>93</w:t>
            </w:r>
          </w:p>
        </w:tc>
      </w:tr>
      <w:tr w:rsidR="00432ABB" w:rsidRPr="00DA70BE" w14:paraId="492E3375" w14:textId="77777777" w:rsidTr="00432ABB">
        <w:trPr>
          <w:trHeight w:val="320"/>
          <w:jc w:val="center"/>
        </w:trPr>
        <w:tc>
          <w:tcPr>
            <w:tcW w:w="4480" w:type="dxa"/>
            <w:tcBorders>
              <w:top w:val="nil"/>
              <w:left w:val="nil"/>
              <w:bottom w:val="single" w:sz="8" w:space="0" w:color="auto"/>
              <w:right w:val="nil"/>
            </w:tcBorders>
            <w:noWrap/>
            <w:vAlign w:val="center"/>
            <w:hideMark/>
          </w:tcPr>
          <w:p w14:paraId="78B617D0" w14:textId="77777777" w:rsidR="005E2CBC" w:rsidRPr="00DA70BE" w:rsidRDefault="005E2CBC" w:rsidP="004C4A9A">
            <w:pPr>
              <w:spacing w:after="0"/>
              <w:rPr>
                <w:rFonts w:ascii="Calibri" w:eastAsia="Times New Roman" w:hAnsi="Calibri" w:cs="Calibri"/>
                <w:color w:val="000000"/>
                <w:lang w:eastAsia="es-MX"/>
              </w:rPr>
            </w:pPr>
            <w:r w:rsidRPr="00DA70BE">
              <w:rPr>
                <w:rFonts w:ascii="Calibri" w:eastAsia="Times New Roman" w:hAnsi="Calibri" w:cs="Calibri"/>
                <w:color w:val="000000"/>
                <w:lang w:val="es-ES" w:eastAsia="es-MX"/>
              </w:rPr>
              <w:t xml:space="preserve">Anchoveta Centro Sur (V - X Región) </w:t>
            </w:r>
          </w:p>
        </w:tc>
        <w:tc>
          <w:tcPr>
            <w:tcW w:w="1300" w:type="dxa"/>
            <w:tcBorders>
              <w:top w:val="nil"/>
              <w:left w:val="nil"/>
              <w:bottom w:val="single" w:sz="8" w:space="0" w:color="auto"/>
              <w:right w:val="nil"/>
            </w:tcBorders>
            <w:noWrap/>
            <w:vAlign w:val="center"/>
            <w:hideMark/>
          </w:tcPr>
          <w:p w14:paraId="7CBC75E7"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val="es-ES" w:eastAsia="es-MX"/>
              </w:rPr>
              <w:t>2021</w:t>
            </w:r>
          </w:p>
        </w:tc>
        <w:tc>
          <w:tcPr>
            <w:tcW w:w="1300" w:type="dxa"/>
            <w:tcBorders>
              <w:top w:val="nil"/>
              <w:left w:val="nil"/>
              <w:bottom w:val="single" w:sz="8" w:space="0" w:color="auto"/>
              <w:right w:val="nil"/>
            </w:tcBorders>
            <w:noWrap/>
            <w:vAlign w:val="center"/>
            <w:hideMark/>
          </w:tcPr>
          <w:p w14:paraId="65041C1F"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14</w:t>
            </w:r>
          </w:p>
        </w:tc>
        <w:tc>
          <w:tcPr>
            <w:tcW w:w="1300" w:type="dxa"/>
            <w:tcBorders>
              <w:top w:val="nil"/>
              <w:left w:val="nil"/>
              <w:bottom w:val="single" w:sz="8" w:space="0" w:color="auto"/>
              <w:right w:val="nil"/>
            </w:tcBorders>
            <w:noWrap/>
            <w:vAlign w:val="center"/>
            <w:hideMark/>
          </w:tcPr>
          <w:p w14:paraId="69B7BF2E" w14:textId="77777777" w:rsidR="005E2CBC" w:rsidRPr="00DA70BE" w:rsidRDefault="005E2CBC" w:rsidP="004C4A9A">
            <w:pPr>
              <w:spacing w:after="0"/>
              <w:jc w:val="center"/>
              <w:rPr>
                <w:rFonts w:ascii="Calibri" w:eastAsia="Times New Roman" w:hAnsi="Calibri" w:cs="Calibri"/>
                <w:color w:val="000000"/>
                <w:lang w:eastAsia="es-MX"/>
              </w:rPr>
            </w:pPr>
            <w:r w:rsidRPr="00DA70BE">
              <w:rPr>
                <w:rFonts w:ascii="Calibri" w:eastAsia="Times New Roman" w:hAnsi="Calibri" w:cs="Calibri"/>
                <w:color w:val="000000"/>
                <w:lang w:eastAsia="es-MX"/>
              </w:rPr>
              <w:t>1</w:t>
            </w:r>
            <w:r>
              <w:rPr>
                <w:rFonts w:ascii="Calibri" w:eastAsia="Times New Roman" w:hAnsi="Calibri" w:cs="Calibri"/>
                <w:color w:val="000000"/>
                <w:lang w:eastAsia="es-MX"/>
              </w:rPr>
              <w:t>,</w:t>
            </w:r>
            <w:r w:rsidRPr="00DA70BE">
              <w:rPr>
                <w:rFonts w:ascii="Calibri" w:eastAsia="Times New Roman" w:hAnsi="Calibri" w:cs="Calibri"/>
                <w:color w:val="000000"/>
                <w:lang w:eastAsia="es-MX"/>
              </w:rPr>
              <w:t>21</w:t>
            </w:r>
          </w:p>
        </w:tc>
      </w:tr>
    </w:tbl>
    <w:p w14:paraId="0C78F0FD" w14:textId="77777777" w:rsidR="005E2CBC" w:rsidRDefault="005E2CBC" w:rsidP="005E2CBC">
      <w:pPr>
        <w:jc w:val="both"/>
        <w:rPr>
          <w:rFonts w:ascii="Calibri" w:hAnsi="Calibri" w:cs="Calibri"/>
        </w:rPr>
      </w:pPr>
    </w:p>
    <w:p w14:paraId="16C1D974" w14:textId="77777777" w:rsidR="005E2CBC" w:rsidRDefault="005E2CBC" w:rsidP="005E2CBC">
      <w:pPr>
        <w:jc w:val="both"/>
        <w:rPr>
          <w:rFonts w:ascii="Calibri" w:hAnsi="Calibri" w:cs="Calibri"/>
        </w:rPr>
      </w:pPr>
    </w:p>
    <w:p w14:paraId="25BFEBD1" w14:textId="4C88AB1D" w:rsidR="005E2CBC" w:rsidRDefault="00432ABB" w:rsidP="004C4A9A">
      <w:pPr>
        <w:jc w:val="center"/>
        <w:rPr>
          <w:rFonts w:ascii="Calibri" w:hAnsi="Calibri" w:cs="Calibri"/>
        </w:rPr>
      </w:pPr>
      <w:r>
        <w:rPr>
          <w:rFonts w:ascii="Calibri" w:hAnsi="Calibri" w:cs="Calibri"/>
          <w:b/>
          <w:bCs/>
        </w:rPr>
        <w:lastRenderedPageBreak/>
        <w:t>Tabla A.2. Toneladas y porcentajes adjudicados por empresa</w:t>
      </w:r>
      <w:r w:rsidRPr="00E3259D">
        <w:rPr>
          <w:rFonts w:ascii="Calibri" w:hAnsi="Calibri" w:cs="Calibri"/>
          <w:b/>
          <w:bCs/>
        </w:rPr>
        <w:t>. Subastas LTP clase B entre los años 2015 y 2021.</w:t>
      </w:r>
    </w:p>
    <w:tbl>
      <w:tblPr>
        <w:tblW w:w="8100" w:type="dxa"/>
        <w:jc w:val="center"/>
        <w:tblCellMar>
          <w:left w:w="70" w:type="dxa"/>
          <w:right w:w="70" w:type="dxa"/>
        </w:tblCellMar>
        <w:tblLook w:val="04A0" w:firstRow="1" w:lastRow="0" w:firstColumn="1" w:lastColumn="0" w:noHBand="0" w:noVBand="1"/>
      </w:tblPr>
      <w:tblGrid>
        <w:gridCol w:w="5500"/>
        <w:gridCol w:w="1300"/>
        <w:gridCol w:w="1300"/>
      </w:tblGrid>
      <w:tr w:rsidR="00432ABB" w:rsidRPr="00E536A4" w14:paraId="6C339FAC" w14:textId="77777777" w:rsidTr="00432ABB">
        <w:trPr>
          <w:trHeight w:val="320"/>
          <w:jc w:val="center"/>
        </w:trPr>
        <w:tc>
          <w:tcPr>
            <w:tcW w:w="5500" w:type="dxa"/>
            <w:tcBorders>
              <w:top w:val="single" w:sz="4" w:space="0" w:color="auto"/>
              <w:left w:val="nil"/>
              <w:bottom w:val="single" w:sz="4" w:space="0" w:color="auto"/>
              <w:right w:val="nil"/>
            </w:tcBorders>
            <w:noWrap/>
            <w:vAlign w:val="bottom"/>
            <w:hideMark/>
          </w:tcPr>
          <w:p w14:paraId="6135D9AA" w14:textId="77777777" w:rsidR="00432ABB" w:rsidRPr="00E536A4" w:rsidRDefault="00432ABB" w:rsidP="004C4A9A">
            <w:pPr>
              <w:spacing w:after="0"/>
              <w:rPr>
                <w:rFonts w:ascii="Calibri" w:eastAsia="Times New Roman" w:hAnsi="Calibri" w:cs="Calibri"/>
                <w:b/>
                <w:bCs/>
                <w:color w:val="000000"/>
                <w:lang w:eastAsia="es-MX"/>
              </w:rPr>
            </w:pPr>
            <w:r w:rsidRPr="00E536A4">
              <w:rPr>
                <w:rFonts w:ascii="Calibri" w:eastAsia="Times New Roman" w:hAnsi="Calibri" w:cs="Calibri"/>
                <w:b/>
                <w:bCs/>
                <w:color w:val="000000"/>
                <w:lang w:eastAsia="es-MX"/>
              </w:rPr>
              <w:t>Empresas</w:t>
            </w:r>
          </w:p>
        </w:tc>
        <w:tc>
          <w:tcPr>
            <w:tcW w:w="1300" w:type="dxa"/>
            <w:tcBorders>
              <w:top w:val="single" w:sz="4" w:space="0" w:color="auto"/>
              <w:left w:val="nil"/>
              <w:bottom w:val="single" w:sz="4" w:space="0" w:color="auto"/>
              <w:right w:val="nil"/>
            </w:tcBorders>
            <w:noWrap/>
            <w:vAlign w:val="bottom"/>
            <w:hideMark/>
          </w:tcPr>
          <w:p w14:paraId="69EC28D2" w14:textId="77777777" w:rsidR="00432ABB" w:rsidRPr="00E536A4" w:rsidRDefault="00432ABB" w:rsidP="004C4A9A">
            <w:pPr>
              <w:spacing w:after="0"/>
              <w:rPr>
                <w:rFonts w:ascii="Calibri" w:eastAsia="Times New Roman" w:hAnsi="Calibri" w:cs="Calibri"/>
                <w:b/>
                <w:bCs/>
                <w:color w:val="000000"/>
                <w:lang w:eastAsia="es-MX"/>
              </w:rPr>
            </w:pPr>
            <w:r w:rsidRPr="00E536A4">
              <w:rPr>
                <w:rFonts w:ascii="Calibri" w:eastAsia="Times New Roman" w:hAnsi="Calibri" w:cs="Calibri"/>
                <w:b/>
                <w:bCs/>
                <w:color w:val="000000"/>
                <w:lang w:eastAsia="es-MX"/>
              </w:rPr>
              <w:t>toneladas</w:t>
            </w:r>
          </w:p>
        </w:tc>
        <w:tc>
          <w:tcPr>
            <w:tcW w:w="1300" w:type="dxa"/>
            <w:tcBorders>
              <w:top w:val="single" w:sz="4" w:space="0" w:color="auto"/>
              <w:left w:val="nil"/>
              <w:bottom w:val="single" w:sz="4" w:space="0" w:color="auto"/>
              <w:right w:val="nil"/>
            </w:tcBorders>
            <w:noWrap/>
            <w:vAlign w:val="bottom"/>
            <w:hideMark/>
          </w:tcPr>
          <w:p w14:paraId="23E6E6DE" w14:textId="77777777" w:rsidR="00432ABB" w:rsidRPr="00E536A4" w:rsidRDefault="00432ABB" w:rsidP="004C4A9A">
            <w:pPr>
              <w:spacing w:after="0"/>
              <w:rPr>
                <w:rFonts w:ascii="Calibri" w:eastAsia="Times New Roman" w:hAnsi="Calibri" w:cs="Calibri"/>
                <w:b/>
                <w:bCs/>
                <w:color w:val="000000"/>
                <w:lang w:eastAsia="es-MX"/>
              </w:rPr>
            </w:pPr>
            <w:r w:rsidRPr="00E536A4">
              <w:rPr>
                <w:rFonts w:ascii="Calibri" w:eastAsia="Times New Roman" w:hAnsi="Calibri" w:cs="Calibri"/>
                <w:b/>
                <w:bCs/>
                <w:color w:val="000000"/>
                <w:lang w:eastAsia="es-MX"/>
              </w:rPr>
              <w:t>%</w:t>
            </w:r>
          </w:p>
        </w:tc>
      </w:tr>
      <w:tr w:rsidR="00432ABB" w:rsidRPr="00E536A4" w14:paraId="47E0F98A" w14:textId="77777777" w:rsidTr="00432ABB">
        <w:trPr>
          <w:trHeight w:val="320"/>
          <w:jc w:val="center"/>
        </w:trPr>
        <w:tc>
          <w:tcPr>
            <w:tcW w:w="5500" w:type="dxa"/>
            <w:tcBorders>
              <w:top w:val="single" w:sz="4" w:space="0" w:color="auto"/>
              <w:left w:val="nil"/>
              <w:bottom w:val="nil"/>
              <w:right w:val="nil"/>
            </w:tcBorders>
            <w:noWrap/>
            <w:vAlign w:val="bottom"/>
            <w:hideMark/>
          </w:tcPr>
          <w:p w14:paraId="13817F3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Camanchaca S.A.</w:t>
            </w:r>
          </w:p>
        </w:tc>
        <w:tc>
          <w:tcPr>
            <w:tcW w:w="1300" w:type="dxa"/>
            <w:tcBorders>
              <w:top w:val="single" w:sz="4" w:space="0" w:color="auto"/>
              <w:left w:val="nil"/>
              <w:bottom w:val="nil"/>
              <w:right w:val="nil"/>
            </w:tcBorders>
            <w:noWrap/>
            <w:vAlign w:val="bottom"/>
            <w:hideMark/>
          </w:tcPr>
          <w:p w14:paraId="69F988C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29.899 </w:t>
            </w:r>
          </w:p>
        </w:tc>
        <w:tc>
          <w:tcPr>
            <w:tcW w:w="1300" w:type="dxa"/>
            <w:tcBorders>
              <w:top w:val="single" w:sz="4" w:space="0" w:color="auto"/>
              <w:left w:val="nil"/>
              <w:bottom w:val="nil"/>
              <w:right w:val="nil"/>
            </w:tcBorders>
            <w:noWrap/>
            <w:vAlign w:val="bottom"/>
            <w:hideMark/>
          </w:tcPr>
          <w:p w14:paraId="25018F3E"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19,0%</w:t>
            </w:r>
          </w:p>
        </w:tc>
      </w:tr>
      <w:tr w:rsidR="00432ABB" w:rsidRPr="00E536A4" w14:paraId="40EA9D5F" w14:textId="77777777" w:rsidTr="00432ABB">
        <w:trPr>
          <w:trHeight w:val="320"/>
          <w:jc w:val="center"/>
        </w:trPr>
        <w:tc>
          <w:tcPr>
            <w:tcW w:w="5500" w:type="dxa"/>
            <w:tcBorders>
              <w:top w:val="nil"/>
              <w:left w:val="nil"/>
              <w:bottom w:val="nil"/>
              <w:right w:val="nil"/>
            </w:tcBorders>
            <w:noWrap/>
            <w:vAlign w:val="bottom"/>
            <w:hideMark/>
          </w:tcPr>
          <w:p w14:paraId="1CD20FE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ORIZON</w:t>
            </w:r>
          </w:p>
        </w:tc>
        <w:tc>
          <w:tcPr>
            <w:tcW w:w="1300" w:type="dxa"/>
            <w:tcBorders>
              <w:top w:val="nil"/>
              <w:left w:val="nil"/>
              <w:bottom w:val="nil"/>
              <w:right w:val="nil"/>
            </w:tcBorders>
            <w:noWrap/>
            <w:vAlign w:val="bottom"/>
            <w:hideMark/>
          </w:tcPr>
          <w:p w14:paraId="41B9ED6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21.188 </w:t>
            </w:r>
          </w:p>
        </w:tc>
        <w:tc>
          <w:tcPr>
            <w:tcW w:w="1300" w:type="dxa"/>
            <w:tcBorders>
              <w:top w:val="nil"/>
              <w:left w:val="nil"/>
              <w:bottom w:val="nil"/>
              <w:right w:val="nil"/>
            </w:tcBorders>
            <w:noWrap/>
            <w:vAlign w:val="bottom"/>
            <w:hideMark/>
          </w:tcPr>
          <w:p w14:paraId="14D5A7B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13,5%</w:t>
            </w:r>
          </w:p>
        </w:tc>
      </w:tr>
      <w:tr w:rsidR="00432ABB" w:rsidRPr="00E536A4" w14:paraId="72046C69" w14:textId="77777777" w:rsidTr="00432ABB">
        <w:trPr>
          <w:trHeight w:val="320"/>
          <w:jc w:val="center"/>
        </w:trPr>
        <w:tc>
          <w:tcPr>
            <w:tcW w:w="5500" w:type="dxa"/>
            <w:tcBorders>
              <w:top w:val="nil"/>
              <w:left w:val="nil"/>
              <w:bottom w:val="nil"/>
              <w:right w:val="nil"/>
            </w:tcBorders>
            <w:noWrap/>
            <w:vAlign w:val="bottom"/>
            <w:hideMark/>
          </w:tcPr>
          <w:p w14:paraId="2520DD5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PESCA LITORAL COSTERA EIRL</w:t>
            </w:r>
          </w:p>
        </w:tc>
        <w:tc>
          <w:tcPr>
            <w:tcW w:w="1300" w:type="dxa"/>
            <w:tcBorders>
              <w:top w:val="nil"/>
              <w:left w:val="nil"/>
              <w:bottom w:val="nil"/>
              <w:right w:val="nil"/>
            </w:tcBorders>
            <w:noWrap/>
            <w:vAlign w:val="bottom"/>
            <w:hideMark/>
          </w:tcPr>
          <w:p w14:paraId="78D822D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13.050 </w:t>
            </w:r>
          </w:p>
        </w:tc>
        <w:tc>
          <w:tcPr>
            <w:tcW w:w="1300" w:type="dxa"/>
            <w:tcBorders>
              <w:top w:val="nil"/>
              <w:left w:val="nil"/>
              <w:bottom w:val="nil"/>
              <w:right w:val="nil"/>
            </w:tcBorders>
            <w:noWrap/>
            <w:vAlign w:val="bottom"/>
            <w:hideMark/>
          </w:tcPr>
          <w:p w14:paraId="16BDF3A4"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8,3%</w:t>
            </w:r>
          </w:p>
        </w:tc>
      </w:tr>
      <w:tr w:rsidR="00432ABB" w:rsidRPr="00E536A4" w14:paraId="2E937225" w14:textId="77777777" w:rsidTr="00432ABB">
        <w:trPr>
          <w:trHeight w:val="320"/>
          <w:jc w:val="center"/>
        </w:trPr>
        <w:tc>
          <w:tcPr>
            <w:tcW w:w="5500" w:type="dxa"/>
            <w:tcBorders>
              <w:top w:val="nil"/>
              <w:left w:val="nil"/>
              <w:bottom w:val="nil"/>
              <w:right w:val="nil"/>
            </w:tcBorders>
            <w:noWrap/>
            <w:vAlign w:val="bottom"/>
            <w:hideMark/>
          </w:tcPr>
          <w:p w14:paraId="68F2CF9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Servicios Industriales Lo Rojas Ltda.</w:t>
            </w:r>
          </w:p>
        </w:tc>
        <w:tc>
          <w:tcPr>
            <w:tcW w:w="1300" w:type="dxa"/>
            <w:tcBorders>
              <w:top w:val="nil"/>
              <w:left w:val="nil"/>
              <w:bottom w:val="nil"/>
              <w:right w:val="nil"/>
            </w:tcBorders>
            <w:noWrap/>
            <w:vAlign w:val="bottom"/>
            <w:hideMark/>
          </w:tcPr>
          <w:p w14:paraId="46139A5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12.584 </w:t>
            </w:r>
          </w:p>
        </w:tc>
        <w:tc>
          <w:tcPr>
            <w:tcW w:w="1300" w:type="dxa"/>
            <w:tcBorders>
              <w:top w:val="nil"/>
              <w:left w:val="nil"/>
              <w:bottom w:val="nil"/>
              <w:right w:val="nil"/>
            </w:tcBorders>
            <w:noWrap/>
            <w:vAlign w:val="bottom"/>
            <w:hideMark/>
          </w:tcPr>
          <w:p w14:paraId="7913FEE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8,0%</w:t>
            </w:r>
          </w:p>
        </w:tc>
      </w:tr>
      <w:tr w:rsidR="00432ABB" w:rsidRPr="00E536A4" w14:paraId="5AD5D40F" w14:textId="77777777" w:rsidTr="00432ABB">
        <w:trPr>
          <w:trHeight w:val="320"/>
          <w:jc w:val="center"/>
        </w:trPr>
        <w:tc>
          <w:tcPr>
            <w:tcW w:w="5500" w:type="dxa"/>
            <w:tcBorders>
              <w:top w:val="nil"/>
              <w:left w:val="nil"/>
              <w:bottom w:val="nil"/>
              <w:right w:val="nil"/>
            </w:tcBorders>
            <w:noWrap/>
            <w:vAlign w:val="bottom"/>
            <w:hideMark/>
          </w:tcPr>
          <w:p w14:paraId="7D59107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Procesos Tecnológicos del Bío Bío SpA</w:t>
            </w:r>
          </w:p>
        </w:tc>
        <w:tc>
          <w:tcPr>
            <w:tcW w:w="1300" w:type="dxa"/>
            <w:tcBorders>
              <w:top w:val="nil"/>
              <w:left w:val="nil"/>
              <w:bottom w:val="nil"/>
              <w:right w:val="nil"/>
            </w:tcBorders>
            <w:noWrap/>
            <w:vAlign w:val="bottom"/>
            <w:hideMark/>
          </w:tcPr>
          <w:p w14:paraId="5CDA622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10.382 </w:t>
            </w:r>
          </w:p>
        </w:tc>
        <w:tc>
          <w:tcPr>
            <w:tcW w:w="1300" w:type="dxa"/>
            <w:tcBorders>
              <w:top w:val="nil"/>
              <w:left w:val="nil"/>
              <w:bottom w:val="nil"/>
              <w:right w:val="nil"/>
            </w:tcBorders>
            <w:noWrap/>
            <w:vAlign w:val="bottom"/>
            <w:hideMark/>
          </w:tcPr>
          <w:p w14:paraId="40F53F60"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6,6%</w:t>
            </w:r>
          </w:p>
        </w:tc>
      </w:tr>
      <w:tr w:rsidR="00432ABB" w:rsidRPr="00E536A4" w14:paraId="5D44C025" w14:textId="77777777" w:rsidTr="00432ABB">
        <w:trPr>
          <w:trHeight w:val="320"/>
          <w:jc w:val="center"/>
        </w:trPr>
        <w:tc>
          <w:tcPr>
            <w:tcW w:w="5500" w:type="dxa"/>
            <w:tcBorders>
              <w:top w:val="nil"/>
              <w:left w:val="nil"/>
              <w:bottom w:val="nil"/>
              <w:right w:val="nil"/>
            </w:tcBorders>
            <w:noWrap/>
            <w:vAlign w:val="bottom"/>
            <w:hideMark/>
          </w:tcPr>
          <w:p w14:paraId="0E9F315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Arica Seafoods Producer S.A.</w:t>
            </w:r>
          </w:p>
        </w:tc>
        <w:tc>
          <w:tcPr>
            <w:tcW w:w="1300" w:type="dxa"/>
            <w:tcBorders>
              <w:top w:val="nil"/>
              <w:left w:val="nil"/>
              <w:bottom w:val="nil"/>
              <w:right w:val="nil"/>
            </w:tcBorders>
            <w:noWrap/>
            <w:vAlign w:val="bottom"/>
            <w:hideMark/>
          </w:tcPr>
          <w:p w14:paraId="0C33DA3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9.312 </w:t>
            </w:r>
          </w:p>
        </w:tc>
        <w:tc>
          <w:tcPr>
            <w:tcW w:w="1300" w:type="dxa"/>
            <w:tcBorders>
              <w:top w:val="nil"/>
              <w:left w:val="nil"/>
              <w:bottom w:val="nil"/>
              <w:right w:val="nil"/>
            </w:tcBorders>
            <w:noWrap/>
            <w:vAlign w:val="bottom"/>
            <w:hideMark/>
          </w:tcPr>
          <w:p w14:paraId="3C47A8D4"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5,9%</w:t>
            </w:r>
          </w:p>
        </w:tc>
      </w:tr>
      <w:tr w:rsidR="00432ABB" w:rsidRPr="00E536A4" w14:paraId="0F4B9F7C" w14:textId="77777777" w:rsidTr="00432ABB">
        <w:trPr>
          <w:trHeight w:val="320"/>
          <w:jc w:val="center"/>
        </w:trPr>
        <w:tc>
          <w:tcPr>
            <w:tcW w:w="5500" w:type="dxa"/>
            <w:tcBorders>
              <w:top w:val="nil"/>
              <w:left w:val="nil"/>
              <w:bottom w:val="nil"/>
              <w:right w:val="nil"/>
            </w:tcBorders>
            <w:noWrap/>
            <w:vAlign w:val="bottom"/>
            <w:hideMark/>
          </w:tcPr>
          <w:p w14:paraId="2DC00A1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Comercial José Martin de la Vega E.I.R.L.</w:t>
            </w:r>
          </w:p>
        </w:tc>
        <w:tc>
          <w:tcPr>
            <w:tcW w:w="1300" w:type="dxa"/>
            <w:tcBorders>
              <w:top w:val="nil"/>
              <w:left w:val="nil"/>
              <w:bottom w:val="nil"/>
              <w:right w:val="nil"/>
            </w:tcBorders>
            <w:noWrap/>
            <w:vAlign w:val="bottom"/>
            <w:hideMark/>
          </w:tcPr>
          <w:p w14:paraId="3B50FDC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4.649 </w:t>
            </w:r>
          </w:p>
        </w:tc>
        <w:tc>
          <w:tcPr>
            <w:tcW w:w="1300" w:type="dxa"/>
            <w:tcBorders>
              <w:top w:val="nil"/>
              <w:left w:val="nil"/>
              <w:bottom w:val="nil"/>
              <w:right w:val="nil"/>
            </w:tcBorders>
            <w:noWrap/>
            <w:vAlign w:val="bottom"/>
            <w:hideMark/>
          </w:tcPr>
          <w:p w14:paraId="2D25D10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3,0%</w:t>
            </w:r>
          </w:p>
        </w:tc>
      </w:tr>
      <w:tr w:rsidR="00432ABB" w:rsidRPr="00E536A4" w14:paraId="00BBD1D9" w14:textId="77777777" w:rsidTr="00432ABB">
        <w:trPr>
          <w:trHeight w:val="320"/>
          <w:jc w:val="center"/>
        </w:trPr>
        <w:tc>
          <w:tcPr>
            <w:tcW w:w="5500" w:type="dxa"/>
            <w:tcBorders>
              <w:top w:val="nil"/>
              <w:left w:val="nil"/>
              <w:bottom w:val="nil"/>
              <w:right w:val="nil"/>
            </w:tcBorders>
            <w:noWrap/>
            <w:vAlign w:val="bottom"/>
            <w:hideMark/>
          </w:tcPr>
          <w:p w14:paraId="4FA5A19B"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EGC BRAMA AUSTRALIS SEAFOODS S.A.</w:t>
            </w:r>
          </w:p>
        </w:tc>
        <w:tc>
          <w:tcPr>
            <w:tcW w:w="1300" w:type="dxa"/>
            <w:tcBorders>
              <w:top w:val="nil"/>
              <w:left w:val="nil"/>
              <w:bottom w:val="nil"/>
              <w:right w:val="nil"/>
            </w:tcBorders>
            <w:noWrap/>
            <w:vAlign w:val="bottom"/>
            <w:hideMark/>
          </w:tcPr>
          <w:p w14:paraId="20358C2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4.604 </w:t>
            </w:r>
          </w:p>
        </w:tc>
        <w:tc>
          <w:tcPr>
            <w:tcW w:w="1300" w:type="dxa"/>
            <w:tcBorders>
              <w:top w:val="nil"/>
              <w:left w:val="nil"/>
              <w:bottom w:val="nil"/>
              <w:right w:val="nil"/>
            </w:tcBorders>
            <w:noWrap/>
            <w:vAlign w:val="bottom"/>
            <w:hideMark/>
          </w:tcPr>
          <w:p w14:paraId="414D9924"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2,9%</w:t>
            </w:r>
          </w:p>
        </w:tc>
      </w:tr>
      <w:tr w:rsidR="00432ABB" w:rsidRPr="00E536A4" w14:paraId="54A03D9E" w14:textId="77777777" w:rsidTr="00432ABB">
        <w:trPr>
          <w:trHeight w:val="320"/>
          <w:jc w:val="center"/>
        </w:trPr>
        <w:tc>
          <w:tcPr>
            <w:tcW w:w="5500" w:type="dxa"/>
            <w:tcBorders>
              <w:top w:val="nil"/>
              <w:left w:val="nil"/>
              <w:bottom w:val="nil"/>
              <w:right w:val="nil"/>
            </w:tcBorders>
            <w:noWrap/>
            <w:vAlign w:val="bottom"/>
            <w:hideMark/>
          </w:tcPr>
          <w:p w14:paraId="5DF7C3C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GENOVA LTDA</w:t>
            </w:r>
          </w:p>
        </w:tc>
        <w:tc>
          <w:tcPr>
            <w:tcW w:w="1300" w:type="dxa"/>
            <w:tcBorders>
              <w:top w:val="nil"/>
              <w:left w:val="nil"/>
              <w:bottom w:val="nil"/>
              <w:right w:val="nil"/>
            </w:tcBorders>
            <w:noWrap/>
            <w:vAlign w:val="bottom"/>
            <w:hideMark/>
          </w:tcPr>
          <w:p w14:paraId="051DBB0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4.591 </w:t>
            </w:r>
          </w:p>
        </w:tc>
        <w:tc>
          <w:tcPr>
            <w:tcW w:w="1300" w:type="dxa"/>
            <w:tcBorders>
              <w:top w:val="nil"/>
              <w:left w:val="nil"/>
              <w:bottom w:val="nil"/>
              <w:right w:val="nil"/>
            </w:tcBorders>
            <w:noWrap/>
            <w:vAlign w:val="bottom"/>
            <w:hideMark/>
          </w:tcPr>
          <w:p w14:paraId="609BBA73"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2,9%</w:t>
            </w:r>
          </w:p>
        </w:tc>
      </w:tr>
      <w:tr w:rsidR="00432ABB" w:rsidRPr="00E536A4" w14:paraId="0EEBC645" w14:textId="77777777" w:rsidTr="00432ABB">
        <w:trPr>
          <w:trHeight w:val="320"/>
          <w:jc w:val="center"/>
        </w:trPr>
        <w:tc>
          <w:tcPr>
            <w:tcW w:w="5500" w:type="dxa"/>
            <w:tcBorders>
              <w:top w:val="nil"/>
              <w:left w:val="nil"/>
              <w:bottom w:val="nil"/>
              <w:right w:val="nil"/>
            </w:tcBorders>
            <w:noWrap/>
            <w:vAlign w:val="bottom"/>
            <w:hideMark/>
          </w:tcPr>
          <w:p w14:paraId="0A058DA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SERVICIOS MARITIMOS PESQUEROS CMP EIRL</w:t>
            </w:r>
          </w:p>
        </w:tc>
        <w:tc>
          <w:tcPr>
            <w:tcW w:w="1300" w:type="dxa"/>
            <w:tcBorders>
              <w:top w:val="nil"/>
              <w:left w:val="nil"/>
              <w:bottom w:val="nil"/>
              <w:right w:val="nil"/>
            </w:tcBorders>
            <w:noWrap/>
            <w:vAlign w:val="bottom"/>
            <w:hideMark/>
          </w:tcPr>
          <w:p w14:paraId="1218F8D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3.591 </w:t>
            </w:r>
          </w:p>
        </w:tc>
        <w:tc>
          <w:tcPr>
            <w:tcW w:w="1300" w:type="dxa"/>
            <w:tcBorders>
              <w:top w:val="nil"/>
              <w:left w:val="nil"/>
              <w:bottom w:val="nil"/>
              <w:right w:val="nil"/>
            </w:tcBorders>
            <w:noWrap/>
            <w:vAlign w:val="bottom"/>
            <w:hideMark/>
          </w:tcPr>
          <w:p w14:paraId="63104060"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2,3%</w:t>
            </w:r>
          </w:p>
        </w:tc>
      </w:tr>
      <w:tr w:rsidR="00432ABB" w:rsidRPr="00E536A4" w14:paraId="695A46A5" w14:textId="77777777" w:rsidTr="00432ABB">
        <w:trPr>
          <w:trHeight w:val="320"/>
          <w:jc w:val="center"/>
        </w:trPr>
        <w:tc>
          <w:tcPr>
            <w:tcW w:w="5500" w:type="dxa"/>
            <w:tcBorders>
              <w:top w:val="nil"/>
              <w:left w:val="nil"/>
              <w:bottom w:val="nil"/>
              <w:right w:val="nil"/>
            </w:tcBorders>
            <w:noWrap/>
            <w:vAlign w:val="bottom"/>
            <w:hideMark/>
          </w:tcPr>
          <w:p w14:paraId="0A5B379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IRIPESCA LTDA</w:t>
            </w:r>
          </w:p>
        </w:tc>
        <w:tc>
          <w:tcPr>
            <w:tcW w:w="1300" w:type="dxa"/>
            <w:tcBorders>
              <w:top w:val="nil"/>
              <w:left w:val="nil"/>
              <w:bottom w:val="nil"/>
              <w:right w:val="nil"/>
            </w:tcBorders>
            <w:noWrap/>
            <w:vAlign w:val="bottom"/>
            <w:hideMark/>
          </w:tcPr>
          <w:p w14:paraId="68704EC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3.523 </w:t>
            </w:r>
          </w:p>
        </w:tc>
        <w:tc>
          <w:tcPr>
            <w:tcW w:w="1300" w:type="dxa"/>
            <w:tcBorders>
              <w:top w:val="nil"/>
              <w:left w:val="nil"/>
              <w:bottom w:val="nil"/>
              <w:right w:val="nil"/>
            </w:tcBorders>
            <w:noWrap/>
            <w:vAlign w:val="bottom"/>
            <w:hideMark/>
          </w:tcPr>
          <w:p w14:paraId="378C2DF5"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2,2%</w:t>
            </w:r>
          </w:p>
        </w:tc>
      </w:tr>
      <w:tr w:rsidR="00432ABB" w:rsidRPr="00E536A4" w14:paraId="0E458495" w14:textId="77777777" w:rsidTr="00432ABB">
        <w:trPr>
          <w:trHeight w:val="320"/>
          <w:jc w:val="center"/>
        </w:trPr>
        <w:tc>
          <w:tcPr>
            <w:tcW w:w="5500" w:type="dxa"/>
            <w:tcBorders>
              <w:top w:val="nil"/>
              <w:left w:val="nil"/>
              <w:bottom w:val="nil"/>
              <w:right w:val="nil"/>
            </w:tcBorders>
            <w:noWrap/>
            <w:vAlign w:val="bottom"/>
            <w:hideMark/>
          </w:tcPr>
          <w:p w14:paraId="058BECF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SOC. PESQ. LANDES S.A.</w:t>
            </w:r>
          </w:p>
        </w:tc>
        <w:tc>
          <w:tcPr>
            <w:tcW w:w="1300" w:type="dxa"/>
            <w:tcBorders>
              <w:top w:val="nil"/>
              <w:left w:val="nil"/>
              <w:bottom w:val="nil"/>
              <w:right w:val="nil"/>
            </w:tcBorders>
            <w:noWrap/>
            <w:vAlign w:val="bottom"/>
            <w:hideMark/>
          </w:tcPr>
          <w:p w14:paraId="640FAE9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3.488 </w:t>
            </w:r>
          </w:p>
        </w:tc>
        <w:tc>
          <w:tcPr>
            <w:tcW w:w="1300" w:type="dxa"/>
            <w:tcBorders>
              <w:top w:val="nil"/>
              <w:left w:val="nil"/>
              <w:bottom w:val="nil"/>
              <w:right w:val="nil"/>
            </w:tcBorders>
            <w:noWrap/>
            <w:vAlign w:val="bottom"/>
            <w:hideMark/>
          </w:tcPr>
          <w:p w14:paraId="48A9499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2,2%</w:t>
            </w:r>
          </w:p>
        </w:tc>
      </w:tr>
      <w:tr w:rsidR="00432ABB" w:rsidRPr="00E536A4" w14:paraId="02CF7E84" w14:textId="77777777" w:rsidTr="00432ABB">
        <w:trPr>
          <w:trHeight w:val="320"/>
          <w:jc w:val="center"/>
        </w:trPr>
        <w:tc>
          <w:tcPr>
            <w:tcW w:w="5500" w:type="dxa"/>
            <w:tcBorders>
              <w:top w:val="nil"/>
              <w:left w:val="nil"/>
              <w:bottom w:val="nil"/>
              <w:right w:val="nil"/>
            </w:tcBorders>
            <w:noWrap/>
            <w:vAlign w:val="bottom"/>
            <w:hideMark/>
          </w:tcPr>
          <w:p w14:paraId="3ED8891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Camanchaca Pesca Sur S.A.</w:t>
            </w:r>
          </w:p>
        </w:tc>
        <w:tc>
          <w:tcPr>
            <w:tcW w:w="1300" w:type="dxa"/>
            <w:tcBorders>
              <w:top w:val="nil"/>
              <w:left w:val="nil"/>
              <w:bottom w:val="nil"/>
              <w:right w:val="nil"/>
            </w:tcBorders>
            <w:noWrap/>
            <w:vAlign w:val="bottom"/>
            <w:hideMark/>
          </w:tcPr>
          <w:p w14:paraId="140FA81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3.361 </w:t>
            </w:r>
          </w:p>
        </w:tc>
        <w:tc>
          <w:tcPr>
            <w:tcW w:w="1300" w:type="dxa"/>
            <w:tcBorders>
              <w:top w:val="nil"/>
              <w:left w:val="nil"/>
              <w:bottom w:val="nil"/>
              <w:right w:val="nil"/>
            </w:tcBorders>
            <w:noWrap/>
            <w:vAlign w:val="bottom"/>
            <w:hideMark/>
          </w:tcPr>
          <w:p w14:paraId="37AF924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2,1%</w:t>
            </w:r>
          </w:p>
        </w:tc>
      </w:tr>
      <w:tr w:rsidR="00432ABB" w:rsidRPr="00E536A4" w14:paraId="5FCE25AE" w14:textId="77777777" w:rsidTr="00432ABB">
        <w:trPr>
          <w:trHeight w:val="320"/>
          <w:jc w:val="center"/>
        </w:trPr>
        <w:tc>
          <w:tcPr>
            <w:tcW w:w="5500" w:type="dxa"/>
            <w:tcBorders>
              <w:top w:val="nil"/>
              <w:left w:val="nil"/>
              <w:bottom w:val="nil"/>
              <w:right w:val="nil"/>
            </w:tcBorders>
            <w:noWrap/>
            <w:vAlign w:val="bottom"/>
            <w:hideMark/>
          </w:tcPr>
          <w:p w14:paraId="38E7151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RAMON LOPEZ PESCA ARTESANAL IRL</w:t>
            </w:r>
          </w:p>
        </w:tc>
        <w:tc>
          <w:tcPr>
            <w:tcW w:w="1300" w:type="dxa"/>
            <w:tcBorders>
              <w:top w:val="nil"/>
              <w:left w:val="nil"/>
              <w:bottom w:val="nil"/>
              <w:right w:val="nil"/>
            </w:tcBorders>
            <w:noWrap/>
            <w:vAlign w:val="bottom"/>
            <w:hideMark/>
          </w:tcPr>
          <w:p w14:paraId="142123D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2.819 </w:t>
            </w:r>
          </w:p>
        </w:tc>
        <w:tc>
          <w:tcPr>
            <w:tcW w:w="1300" w:type="dxa"/>
            <w:tcBorders>
              <w:top w:val="nil"/>
              <w:left w:val="nil"/>
              <w:bottom w:val="nil"/>
              <w:right w:val="nil"/>
            </w:tcBorders>
            <w:noWrap/>
            <w:vAlign w:val="bottom"/>
            <w:hideMark/>
          </w:tcPr>
          <w:p w14:paraId="5667EA8E"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1,8%</w:t>
            </w:r>
          </w:p>
        </w:tc>
      </w:tr>
      <w:tr w:rsidR="00432ABB" w:rsidRPr="00E536A4" w14:paraId="629D3D77" w14:textId="77777777" w:rsidTr="00432ABB">
        <w:trPr>
          <w:trHeight w:val="320"/>
          <w:jc w:val="center"/>
        </w:trPr>
        <w:tc>
          <w:tcPr>
            <w:tcW w:w="5500" w:type="dxa"/>
            <w:tcBorders>
              <w:top w:val="nil"/>
              <w:left w:val="nil"/>
              <w:bottom w:val="nil"/>
              <w:right w:val="nil"/>
            </w:tcBorders>
            <w:noWrap/>
            <w:vAlign w:val="bottom"/>
            <w:hideMark/>
          </w:tcPr>
          <w:p w14:paraId="30A7516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SERVICIOS SACIS LTDA.</w:t>
            </w:r>
          </w:p>
        </w:tc>
        <w:tc>
          <w:tcPr>
            <w:tcW w:w="1300" w:type="dxa"/>
            <w:tcBorders>
              <w:top w:val="nil"/>
              <w:left w:val="nil"/>
              <w:bottom w:val="nil"/>
              <w:right w:val="nil"/>
            </w:tcBorders>
            <w:noWrap/>
            <w:vAlign w:val="bottom"/>
            <w:hideMark/>
          </w:tcPr>
          <w:p w14:paraId="1DEA5E9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2.610 </w:t>
            </w:r>
          </w:p>
        </w:tc>
        <w:tc>
          <w:tcPr>
            <w:tcW w:w="1300" w:type="dxa"/>
            <w:tcBorders>
              <w:top w:val="nil"/>
              <w:left w:val="nil"/>
              <w:bottom w:val="nil"/>
              <w:right w:val="nil"/>
            </w:tcBorders>
            <w:noWrap/>
            <w:vAlign w:val="bottom"/>
            <w:hideMark/>
          </w:tcPr>
          <w:p w14:paraId="433BAAF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1,7%</w:t>
            </w:r>
          </w:p>
        </w:tc>
      </w:tr>
      <w:tr w:rsidR="00432ABB" w:rsidRPr="00E536A4" w14:paraId="3400C8D6" w14:textId="77777777" w:rsidTr="00432ABB">
        <w:trPr>
          <w:trHeight w:val="320"/>
          <w:jc w:val="center"/>
        </w:trPr>
        <w:tc>
          <w:tcPr>
            <w:tcW w:w="5500" w:type="dxa"/>
            <w:tcBorders>
              <w:top w:val="nil"/>
              <w:left w:val="nil"/>
              <w:bottom w:val="nil"/>
              <w:right w:val="nil"/>
            </w:tcBorders>
            <w:noWrap/>
            <w:vAlign w:val="bottom"/>
            <w:hideMark/>
          </w:tcPr>
          <w:p w14:paraId="07C5CDA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DAVID ALLENDE ESCOBAR</w:t>
            </w:r>
          </w:p>
        </w:tc>
        <w:tc>
          <w:tcPr>
            <w:tcW w:w="1300" w:type="dxa"/>
            <w:tcBorders>
              <w:top w:val="nil"/>
              <w:left w:val="nil"/>
              <w:bottom w:val="nil"/>
              <w:right w:val="nil"/>
            </w:tcBorders>
            <w:noWrap/>
            <w:vAlign w:val="bottom"/>
            <w:hideMark/>
          </w:tcPr>
          <w:p w14:paraId="4A6F5ADB"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2.114 </w:t>
            </w:r>
          </w:p>
        </w:tc>
        <w:tc>
          <w:tcPr>
            <w:tcW w:w="1300" w:type="dxa"/>
            <w:tcBorders>
              <w:top w:val="nil"/>
              <w:left w:val="nil"/>
              <w:bottom w:val="nil"/>
              <w:right w:val="nil"/>
            </w:tcBorders>
            <w:noWrap/>
            <w:vAlign w:val="bottom"/>
            <w:hideMark/>
          </w:tcPr>
          <w:p w14:paraId="2CFD5F92"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1,3%</w:t>
            </w:r>
          </w:p>
        </w:tc>
      </w:tr>
      <w:tr w:rsidR="00432ABB" w:rsidRPr="00E536A4" w14:paraId="0F2507F7" w14:textId="77777777" w:rsidTr="00432ABB">
        <w:trPr>
          <w:trHeight w:val="320"/>
          <w:jc w:val="center"/>
        </w:trPr>
        <w:tc>
          <w:tcPr>
            <w:tcW w:w="5500" w:type="dxa"/>
            <w:tcBorders>
              <w:top w:val="nil"/>
              <w:left w:val="nil"/>
              <w:bottom w:val="nil"/>
              <w:right w:val="nil"/>
            </w:tcBorders>
            <w:noWrap/>
            <w:vAlign w:val="bottom"/>
            <w:hideMark/>
          </w:tcPr>
          <w:p w14:paraId="61CB2EC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LANDES S.A.</w:t>
            </w:r>
          </w:p>
        </w:tc>
        <w:tc>
          <w:tcPr>
            <w:tcW w:w="1300" w:type="dxa"/>
            <w:tcBorders>
              <w:top w:val="nil"/>
              <w:left w:val="nil"/>
              <w:bottom w:val="nil"/>
              <w:right w:val="nil"/>
            </w:tcBorders>
            <w:noWrap/>
            <w:vAlign w:val="bottom"/>
            <w:hideMark/>
          </w:tcPr>
          <w:p w14:paraId="4ACED47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2.015 </w:t>
            </w:r>
          </w:p>
        </w:tc>
        <w:tc>
          <w:tcPr>
            <w:tcW w:w="1300" w:type="dxa"/>
            <w:tcBorders>
              <w:top w:val="nil"/>
              <w:left w:val="nil"/>
              <w:bottom w:val="nil"/>
              <w:right w:val="nil"/>
            </w:tcBorders>
            <w:noWrap/>
            <w:vAlign w:val="bottom"/>
            <w:hideMark/>
          </w:tcPr>
          <w:p w14:paraId="7BB9FEAB"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1,3%</w:t>
            </w:r>
          </w:p>
        </w:tc>
      </w:tr>
      <w:tr w:rsidR="00432ABB" w:rsidRPr="00E536A4" w14:paraId="2CA2BBA2" w14:textId="77777777" w:rsidTr="00432ABB">
        <w:trPr>
          <w:trHeight w:val="320"/>
          <w:jc w:val="center"/>
        </w:trPr>
        <w:tc>
          <w:tcPr>
            <w:tcW w:w="5500" w:type="dxa"/>
            <w:tcBorders>
              <w:top w:val="nil"/>
              <w:left w:val="nil"/>
              <w:bottom w:val="nil"/>
              <w:right w:val="nil"/>
            </w:tcBorders>
            <w:noWrap/>
            <w:vAlign w:val="bottom"/>
            <w:hideMark/>
          </w:tcPr>
          <w:p w14:paraId="2BCBCBC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Lepe Limitada</w:t>
            </w:r>
          </w:p>
        </w:tc>
        <w:tc>
          <w:tcPr>
            <w:tcW w:w="1300" w:type="dxa"/>
            <w:tcBorders>
              <w:top w:val="nil"/>
              <w:left w:val="nil"/>
              <w:bottom w:val="nil"/>
              <w:right w:val="nil"/>
            </w:tcBorders>
            <w:noWrap/>
            <w:vAlign w:val="bottom"/>
            <w:hideMark/>
          </w:tcPr>
          <w:p w14:paraId="4454C76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1.762 </w:t>
            </w:r>
          </w:p>
        </w:tc>
        <w:tc>
          <w:tcPr>
            <w:tcW w:w="1300" w:type="dxa"/>
            <w:tcBorders>
              <w:top w:val="nil"/>
              <w:left w:val="nil"/>
              <w:bottom w:val="nil"/>
              <w:right w:val="nil"/>
            </w:tcBorders>
            <w:noWrap/>
            <w:vAlign w:val="bottom"/>
            <w:hideMark/>
          </w:tcPr>
          <w:p w14:paraId="0373039B"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1,1%</w:t>
            </w:r>
          </w:p>
        </w:tc>
      </w:tr>
      <w:tr w:rsidR="00432ABB" w:rsidRPr="00E536A4" w14:paraId="25036EA1" w14:textId="77777777" w:rsidTr="00432ABB">
        <w:trPr>
          <w:trHeight w:val="320"/>
          <w:jc w:val="center"/>
        </w:trPr>
        <w:tc>
          <w:tcPr>
            <w:tcW w:w="5500" w:type="dxa"/>
            <w:tcBorders>
              <w:top w:val="nil"/>
              <w:left w:val="nil"/>
              <w:bottom w:val="nil"/>
              <w:right w:val="nil"/>
            </w:tcBorders>
            <w:noWrap/>
            <w:vAlign w:val="bottom"/>
            <w:hideMark/>
          </w:tcPr>
          <w:p w14:paraId="2638583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B Y B</w:t>
            </w:r>
          </w:p>
        </w:tc>
        <w:tc>
          <w:tcPr>
            <w:tcW w:w="1300" w:type="dxa"/>
            <w:tcBorders>
              <w:top w:val="nil"/>
              <w:left w:val="nil"/>
              <w:bottom w:val="nil"/>
              <w:right w:val="nil"/>
            </w:tcBorders>
            <w:noWrap/>
            <w:vAlign w:val="bottom"/>
            <w:hideMark/>
          </w:tcPr>
          <w:p w14:paraId="5A9D3E46"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1.751 </w:t>
            </w:r>
          </w:p>
        </w:tc>
        <w:tc>
          <w:tcPr>
            <w:tcW w:w="1300" w:type="dxa"/>
            <w:tcBorders>
              <w:top w:val="nil"/>
              <w:left w:val="nil"/>
              <w:bottom w:val="nil"/>
              <w:right w:val="nil"/>
            </w:tcBorders>
            <w:noWrap/>
            <w:vAlign w:val="bottom"/>
            <w:hideMark/>
          </w:tcPr>
          <w:p w14:paraId="5D6AECC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1,1%</w:t>
            </w:r>
          </w:p>
        </w:tc>
      </w:tr>
      <w:tr w:rsidR="00432ABB" w:rsidRPr="00E536A4" w14:paraId="379A734A" w14:textId="77777777" w:rsidTr="00432ABB">
        <w:trPr>
          <w:trHeight w:val="320"/>
          <w:jc w:val="center"/>
        </w:trPr>
        <w:tc>
          <w:tcPr>
            <w:tcW w:w="5500" w:type="dxa"/>
            <w:tcBorders>
              <w:top w:val="nil"/>
              <w:left w:val="nil"/>
              <w:bottom w:val="nil"/>
              <w:right w:val="nil"/>
            </w:tcBorders>
            <w:noWrap/>
            <w:vAlign w:val="bottom"/>
            <w:hideMark/>
          </w:tcPr>
          <w:p w14:paraId="2E82D86B"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PAOLA POBLETE NOVOA</w:t>
            </w:r>
          </w:p>
        </w:tc>
        <w:tc>
          <w:tcPr>
            <w:tcW w:w="1300" w:type="dxa"/>
            <w:tcBorders>
              <w:top w:val="nil"/>
              <w:left w:val="nil"/>
              <w:bottom w:val="nil"/>
              <w:right w:val="nil"/>
            </w:tcBorders>
            <w:noWrap/>
            <w:vAlign w:val="bottom"/>
            <w:hideMark/>
          </w:tcPr>
          <w:p w14:paraId="6CB54FEB"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1.439 </w:t>
            </w:r>
          </w:p>
        </w:tc>
        <w:tc>
          <w:tcPr>
            <w:tcW w:w="1300" w:type="dxa"/>
            <w:tcBorders>
              <w:top w:val="nil"/>
              <w:left w:val="nil"/>
              <w:bottom w:val="nil"/>
              <w:right w:val="nil"/>
            </w:tcBorders>
            <w:noWrap/>
            <w:vAlign w:val="bottom"/>
            <w:hideMark/>
          </w:tcPr>
          <w:p w14:paraId="02C7DC6B"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0,9%</w:t>
            </w:r>
          </w:p>
        </w:tc>
      </w:tr>
      <w:tr w:rsidR="00432ABB" w:rsidRPr="00E536A4" w14:paraId="7D5A5A36" w14:textId="77777777" w:rsidTr="00432ABB">
        <w:trPr>
          <w:trHeight w:val="320"/>
          <w:jc w:val="center"/>
        </w:trPr>
        <w:tc>
          <w:tcPr>
            <w:tcW w:w="5500" w:type="dxa"/>
            <w:tcBorders>
              <w:top w:val="nil"/>
              <w:left w:val="nil"/>
              <w:bottom w:val="nil"/>
              <w:right w:val="nil"/>
            </w:tcBorders>
            <w:noWrap/>
            <w:vAlign w:val="bottom"/>
            <w:hideMark/>
          </w:tcPr>
          <w:p w14:paraId="15B0D3B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FIDEL BENAVIDES VALLEJO</w:t>
            </w:r>
          </w:p>
        </w:tc>
        <w:tc>
          <w:tcPr>
            <w:tcW w:w="1300" w:type="dxa"/>
            <w:tcBorders>
              <w:top w:val="nil"/>
              <w:left w:val="nil"/>
              <w:bottom w:val="nil"/>
              <w:right w:val="nil"/>
            </w:tcBorders>
            <w:noWrap/>
            <w:vAlign w:val="bottom"/>
            <w:hideMark/>
          </w:tcPr>
          <w:p w14:paraId="3BB65CE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1.409 </w:t>
            </w:r>
          </w:p>
        </w:tc>
        <w:tc>
          <w:tcPr>
            <w:tcW w:w="1300" w:type="dxa"/>
            <w:tcBorders>
              <w:top w:val="nil"/>
              <w:left w:val="nil"/>
              <w:bottom w:val="nil"/>
              <w:right w:val="nil"/>
            </w:tcBorders>
            <w:noWrap/>
            <w:vAlign w:val="bottom"/>
            <w:hideMark/>
          </w:tcPr>
          <w:p w14:paraId="5E180DA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0,9%</w:t>
            </w:r>
          </w:p>
        </w:tc>
      </w:tr>
      <w:tr w:rsidR="00432ABB" w:rsidRPr="00E536A4" w14:paraId="1721BA41" w14:textId="77777777" w:rsidTr="00432ABB">
        <w:trPr>
          <w:trHeight w:val="320"/>
          <w:jc w:val="center"/>
        </w:trPr>
        <w:tc>
          <w:tcPr>
            <w:tcW w:w="5500" w:type="dxa"/>
            <w:tcBorders>
              <w:top w:val="nil"/>
              <w:left w:val="nil"/>
              <w:bottom w:val="nil"/>
              <w:right w:val="nil"/>
            </w:tcBorders>
            <w:noWrap/>
            <w:vAlign w:val="bottom"/>
            <w:hideMark/>
          </w:tcPr>
          <w:p w14:paraId="094E377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Francisco Hernandez Palacios Pesca E.I.R.L. Ltda.</w:t>
            </w:r>
          </w:p>
        </w:tc>
        <w:tc>
          <w:tcPr>
            <w:tcW w:w="1300" w:type="dxa"/>
            <w:tcBorders>
              <w:top w:val="nil"/>
              <w:left w:val="nil"/>
              <w:bottom w:val="nil"/>
              <w:right w:val="nil"/>
            </w:tcBorders>
            <w:noWrap/>
            <w:vAlign w:val="bottom"/>
            <w:hideMark/>
          </w:tcPr>
          <w:p w14:paraId="18B2E49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930 </w:t>
            </w:r>
          </w:p>
        </w:tc>
        <w:tc>
          <w:tcPr>
            <w:tcW w:w="1300" w:type="dxa"/>
            <w:tcBorders>
              <w:top w:val="nil"/>
              <w:left w:val="nil"/>
              <w:bottom w:val="nil"/>
              <w:right w:val="nil"/>
            </w:tcBorders>
            <w:noWrap/>
            <w:vAlign w:val="bottom"/>
            <w:hideMark/>
          </w:tcPr>
          <w:p w14:paraId="21F8413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0,6%</w:t>
            </w:r>
          </w:p>
        </w:tc>
      </w:tr>
      <w:tr w:rsidR="00432ABB" w:rsidRPr="00E536A4" w14:paraId="4D3511A1" w14:textId="77777777" w:rsidTr="00432ABB">
        <w:trPr>
          <w:trHeight w:val="320"/>
          <w:jc w:val="center"/>
        </w:trPr>
        <w:tc>
          <w:tcPr>
            <w:tcW w:w="5500" w:type="dxa"/>
            <w:tcBorders>
              <w:top w:val="nil"/>
              <w:left w:val="nil"/>
              <w:bottom w:val="nil"/>
              <w:right w:val="nil"/>
            </w:tcBorders>
            <w:noWrap/>
            <w:vAlign w:val="bottom"/>
            <w:hideMark/>
          </w:tcPr>
          <w:p w14:paraId="7B2F4C4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CRISTIAN SILVA LORCA</w:t>
            </w:r>
          </w:p>
        </w:tc>
        <w:tc>
          <w:tcPr>
            <w:tcW w:w="1300" w:type="dxa"/>
            <w:tcBorders>
              <w:top w:val="nil"/>
              <w:left w:val="nil"/>
              <w:bottom w:val="nil"/>
              <w:right w:val="nil"/>
            </w:tcBorders>
            <w:noWrap/>
            <w:vAlign w:val="bottom"/>
            <w:hideMark/>
          </w:tcPr>
          <w:p w14:paraId="608F709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826 </w:t>
            </w:r>
          </w:p>
        </w:tc>
        <w:tc>
          <w:tcPr>
            <w:tcW w:w="1300" w:type="dxa"/>
            <w:tcBorders>
              <w:top w:val="nil"/>
              <w:left w:val="nil"/>
              <w:bottom w:val="nil"/>
              <w:right w:val="nil"/>
            </w:tcBorders>
            <w:noWrap/>
            <w:vAlign w:val="bottom"/>
            <w:hideMark/>
          </w:tcPr>
          <w:p w14:paraId="79DEBD99"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0,5%</w:t>
            </w:r>
          </w:p>
        </w:tc>
      </w:tr>
      <w:tr w:rsidR="00432ABB" w:rsidRPr="00E536A4" w14:paraId="57E5CCFB" w14:textId="77777777" w:rsidTr="00432ABB">
        <w:trPr>
          <w:trHeight w:val="320"/>
          <w:jc w:val="center"/>
        </w:trPr>
        <w:tc>
          <w:tcPr>
            <w:tcW w:w="5500" w:type="dxa"/>
            <w:tcBorders>
              <w:top w:val="nil"/>
              <w:left w:val="nil"/>
              <w:bottom w:val="nil"/>
              <w:right w:val="nil"/>
            </w:tcBorders>
            <w:noWrap/>
            <w:vAlign w:val="bottom"/>
            <w:hideMark/>
          </w:tcPr>
          <w:p w14:paraId="6CE63BF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SOC. PESQUERA MEHUIN REY LTDA.</w:t>
            </w:r>
          </w:p>
        </w:tc>
        <w:tc>
          <w:tcPr>
            <w:tcW w:w="1300" w:type="dxa"/>
            <w:tcBorders>
              <w:top w:val="nil"/>
              <w:left w:val="nil"/>
              <w:bottom w:val="nil"/>
              <w:right w:val="nil"/>
            </w:tcBorders>
            <w:noWrap/>
            <w:vAlign w:val="bottom"/>
            <w:hideMark/>
          </w:tcPr>
          <w:p w14:paraId="5797B9A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826 </w:t>
            </w:r>
          </w:p>
        </w:tc>
        <w:tc>
          <w:tcPr>
            <w:tcW w:w="1300" w:type="dxa"/>
            <w:tcBorders>
              <w:top w:val="nil"/>
              <w:left w:val="nil"/>
              <w:bottom w:val="nil"/>
              <w:right w:val="nil"/>
            </w:tcBorders>
            <w:noWrap/>
            <w:vAlign w:val="bottom"/>
            <w:hideMark/>
          </w:tcPr>
          <w:p w14:paraId="72BA927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0,5%</w:t>
            </w:r>
          </w:p>
        </w:tc>
      </w:tr>
      <w:tr w:rsidR="00432ABB" w:rsidRPr="00E536A4" w14:paraId="3DD44031" w14:textId="77777777" w:rsidTr="00432ABB">
        <w:trPr>
          <w:trHeight w:val="320"/>
          <w:jc w:val="center"/>
        </w:trPr>
        <w:tc>
          <w:tcPr>
            <w:tcW w:w="5500" w:type="dxa"/>
            <w:tcBorders>
              <w:top w:val="nil"/>
              <w:left w:val="nil"/>
              <w:bottom w:val="nil"/>
              <w:right w:val="nil"/>
            </w:tcBorders>
            <w:noWrap/>
            <w:vAlign w:val="bottom"/>
            <w:hideMark/>
          </w:tcPr>
          <w:p w14:paraId="64985BB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Wood Quality S.A</w:t>
            </w:r>
          </w:p>
        </w:tc>
        <w:tc>
          <w:tcPr>
            <w:tcW w:w="1300" w:type="dxa"/>
            <w:tcBorders>
              <w:top w:val="nil"/>
              <w:left w:val="nil"/>
              <w:bottom w:val="nil"/>
              <w:right w:val="nil"/>
            </w:tcBorders>
            <w:noWrap/>
            <w:vAlign w:val="bottom"/>
            <w:hideMark/>
          </w:tcPr>
          <w:p w14:paraId="4403892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798 </w:t>
            </w:r>
          </w:p>
        </w:tc>
        <w:tc>
          <w:tcPr>
            <w:tcW w:w="1300" w:type="dxa"/>
            <w:tcBorders>
              <w:top w:val="nil"/>
              <w:left w:val="nil"/>
              <w:bottom w:val="nil"/>
              <w:right w:val="nil"/>
            </w:tcBorders>
            <w:noWrap/>
            <w:vAlign w:val="bottom"/>
            <w:hideMark/>
          </w:tcPr>
          <w:p w14:paraId="56B222F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0,5%</w:t>
            </w:r>
          </w:p>
        </w:tc>
      </w:tr>
      <w:tr w:rsidR="00432ABB" w:rsidRPr="00E536A4" w14:paraId="231B53D3" w14:textId="77777777" w:rsidTr="00432ABB">
        <w:trPr>
          <w:trHeight w:val="320"/>
          <w:jc w:val="center"/>
        </w:trPr>
        <w:tc>
          <w:tcPr>
            <w:tcW w:w="5500" w:type="dxa"/>
            <w:tcBorders>
              <w:top w:val="nil"/>
              <w:left w:val="nil"/>
              <w:bottom w:val="nil"/>
              <w:right w:val="nil"/>
            </w:tcBorders>
            <w:noWrap/>
            <w:vAlign w:val="bottom"/>
            <w:hideMark/>
          </w:tcPr>
          <w:p w14:paraId="59C4C28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Alimentos Alsan Limitada</w:t>
            </w:r>
          </w:p>
        </w:tc>
        <w:tc>
          <w:tcPr>
            <w:tcW w:w="1300" w:type="dxa"/>
            <w:tcBorders>
              <w:top w:val="nil"/>
              <w:left w:val="nil"/>
              <w:bottom w:val="nil"/>
              <w:right w:val="nil"/>
            </w:tcBorders>
            <w:noWrap/>
            <w:vAlign w:val="bottom"/>
            <w:hideMark/>
          </w:tcPr>
          <w:p w14:paraId="6C671FF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732 </w:t>
            </w:r>
          </w:p>
        </w:tc>
        <w:tc>
          <w:tcPr>
            <w:tcW w:w="1300" w:type="dxa"/>
            <w:tcBorders>
              <w:top w:val="nil"/>
              <w:left w:val="nil"/>
              <w:bottom w:val="nil"/>
              <w:right w:val="nil"/>
            </w:tcBorders>
            <w:noWrap/>
            <w:vAlign w:val="bottom"/>
            <w:hideMark/>
          </w:tcPr>
          <w:p w14:paraId="4B43052D"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0,5%</w:t>
            </w:r>
          </w:p>
        </w:tc>
      </w:tr>
      <w:tr w:rsidR="00432ABB" w:rsidRPr="00E536A4" w14:paraId="463C78C9" w14:textId="77777777" w:rsidTr="00432ABB">
        <w:trPr>
          <w:trHeight w:val="320"/>
          <w:jc w:val="center"/>
        </w:trPr>
        <w:tc>
          <w:tcPr>
            <w:tcW w:w="5500" w:type="dxa"/>
            <w:tcBorders>
              <w:top w:val="nil"/>
              <w:left w:val="nil"/>
              <w:bottom w:val="nil"/>
              <w:right w:val="nil"/>
            </w:tcBorders>
            <w:noWrap/>
            <w:vAlign w:val="bottom"/>
            <w:hideMark/>
          </w:tcPr>
          <w:p w14:paraId="26EFA9A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CRISTIAN CLAUDIO SILVA LORCA</w:t>
            </w:r>
          </w:p>
        </w:tc>
        <w:tc>
          <w:tcPr>
            <w:tcW w:w="1300" w:type="dxa"/>
            <w:tcBorders>
              <w:top w:val="nil"/>
              <w:left w:val="nil"/>
              <w:bottom w:val="nil"/>
              <w:right w:val="nil"/>
            </w:tcBorders>
            <w:noWrap/>
            <w:vAlign w:val="bottom"/>
            <w:hideMark/>
          </w:tcPr>
          <w:p w14:paraId="534C9CD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702 </w:t>
            </w:r>
          </w:p>
        </w:tc>
        <w:tc>
          <w:tcPr>
            <w:tcW w:w="1300" w:type="dxa"/>
            <w:tcBorders>
              <w:top w:val="nil"/>
              <w:left w:val="nil"/>
              <w:bottom w:val="nil"/>
              <w:right w:val="nil"/>
            </w:tcBorders>
            <w:noWrap/>
            <w:vAlign w:val="bottom"/>
            <w:hideMark/>
          </w:tcPr>
          <w:p w14:paraId="3D2B071B"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0,4%</w:t>
            </w:r>
          </w:p>
        </w:tc>
      </w:tr>
      <w:tr w:rsidR="00432ABB" w:rsidRPr="00E536A4" w14:paraId="4593041E" w14:textId="77777777" w:rsidTr="00432ABB">
        <w:trPr>
          <w:trHeight w:val="320"/>
          <w:jc w:val="center"/>
        </w:trPr>
        <w:tc>
          <w:tcPr>
            <w:tcW w:w="5500" w:type="dxa"/>
            <w:tcBorders>
              <w:top w:val="nil"/>
              <w:left w:val="nil"/>
              <w:bottom w:val="nil"/>
              <w:right w:val="nil"/>
            </w:tcBorders>
            <w:noWrap/>
            <w:vAlign w:val="bottom"/>
            <w:hideMark/>
          </w:tcPr>
          <w:p w14:paraId="74B3739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CRISTIAN DAVID SILVA TUDELA</w:t>
            </w:r>
          </w:p>
        </w:tc>
        <w:tc>
          <w:tcPr>
            <w:tcW w:w="1300" w:type="dxa"/>
            <w:tcBorders>
              <w:top w:val="nil"/>
              <w:left w:val="nil"/>
              <w:bottom w:val="nil"/>
              <w:right w:val="nil"/>
            </w:tcBorders>
            <w:noWrap/>
            <w:vAlign w:val="bottom"/>
            <w:hideMark/>
          </w:tcPr>
          <w:p w14:paraId="23654C1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702 </w:t>
            </w:r>
          </w:p>
        </w:tc>
        <w:tc>
          <w:tcPr>
            <w:tcW w:w="1300" w:type="dxa"/>
            <w:tcBorders>
              <w:top w:val="nil"/>
              <w:left w:val="nil"/>
              <w:bottom w:val="nil"/>
              <w:right w:val="nil"/>
            </w:tcBorders>
            <w:noWrap/>
            <w:vAlign w:val="bottom"/>
            <w:hideMark/>
          </w:tcPr>
          <w:p w14:paraId="0024835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0,4%</w:t>
            </w:r>
          </w:p>
        </w:tc>
      </w:tr>
      <w:tr w:rsidR="00432ABB" w:rsidRPr="00E536A4" w14:paraId="3F2668FD" w14:textId="77777777" w:rsidTr="00432ABB">
        <w:trPr>
          <w:trHeight w:val="320"/>
          <w:jc w:val="center"/>
        </w:trPr>
        <w:tc>
          <w:tcPr>
            <w:tcW w:w="5500" w:type="dxa"/>
            <w:tcBorders>
              <w:top w:val="nil"/>
              <w:left w:val="nil"/>
              <w:bottom w:val="nil"/>
              <w:right w:val="nil"/>
            </w:tcBorders>
            <w:noWrap/>
            <w:vAlign w:val="bottom"/>
            <w:hideMark/>
          </w:tcPr>
          <w:p w14:paraId="1B51054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San Pedro Ltda.</w:t>
            </w:r>
          </w:p>
        </w:tc>
        <w:tc>
          <w:tcPr>
            <w:tcW w:w="1300" w:type="dxa"/>
            <w:tcBorders>
              <w:top w:val="nil"/>
              <w:left w:val="nil"/>
              <w:bottom w:val="nil"/>
              <w:right w:val="nil"/>
            </w:tcBorders>
            <w:noWrap/>
            <w:vAlign w:val="bottom"/>
            <w:hideMark/>
          </w:tcPr>
          <w:p w14:paraId="0E453206"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691 </w:t>
            </w:r>
          </w:p>
        </w:tc>
        <w:tc>
          <w:tcPr>
            <w:tcW w:w="1300" w:type="dxa"/>
            <w:tcBorders>
              <w:top w:val="nil"/>
              <w:left w:val="nil"/>
              <w:bottom w:val="nil"/>
              <w:right w:val="nil"/>
            </w:tcBorders>
            <w:noWrap/>
            <w:vAlign w:val="bottom"/>
            <w:hideMark/>
          </w:tcPr>
          <w:p w14:paraId="0F9CCE13"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0,4%</w:t>
            </w:r>
          </w:p>
        </w:tc>
      </w:tr>
      <w:tr w:rsidR="00432ABB" w:rsidRPr="00E536A4" w14:paraId="20A192AF" w14:textId="77777777" w:rsidTr="00432ABB">
        <w:trPr>
          <w:trHeight w:val="320"/>
          <w:jc w:val="center"/>
        </w:trPr>
        <w:tc>
          <w:tcPr>
            <w:tcW w:w="5500" w:type="dxa"/>
            <w:tcBorders>
              <w:top w:val="nil"/>
              <w:left w:val="nil"/>
              <w:bottom w:val="nil"/>
              <w:right w:val="nil"/>
            </w:tcBorders>
            <w:noWrap/>
            <w:vAlign w:val="bottom"/>
            <w:hideMark/>
          </w:tcPr>
          <w:p w14:paraId="76F0B29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Cristian Silva Lorca</w:t>
            </w:r>
          </w:p>
        </w:tc>
        <w:tc>
          <w:tcPr>
            <w:tcW w:w="1300" w:type="dxa"/>
            <w:tcBorders>
              <w:top w:val="nil"/>
              <w:left w:val="nil"/>
              <w:bottom w:val="nil"/>
              <w:right w:val="nil"/>
            </w:tcBorders>
            <w:noWrap/>
            <w:vAlign w:val="bottom"/>
            <w:hideMark/>
          </w:tcPr>
          <w:p w14:paraId="0AFFDA1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657 </w:t>
            </w:r>
          </w:p>
        </w:tc>
        <w:tc>
          <w:tcPr>
            <w:tcW w:w="1300" w:type="dxa"/>
            <w:tcBorders>
              <w:top w:val="nil"/>
              <w:left w:val="nil"/>
              <w:bottom w:val="nil"/>
              <w:right w:val="nil"/>
            </w:tcBorders>
            <w:noWrap/>
            <w:vAlign w:val="bottom"/>
            <w:hideMark/>
          </w:tcPr>
          <w:p w14:paraId="145D9339"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0,4%</w:t>
            </w:r>
          </w:p>
        </w:tc>
      </w:tr>
      <w:tr w:rsidR="00432ABB" w:rsidRPr="00E536A4" w14:paraId="357C3E7D" w14:textId="77777777" w:rsidTr="00432ABB">
        <w:trPr>
          <w:trHeight w:val="320"/>
          <w:jc w:val="center"/>
        </w:trPr>
        <w:tc>
          <w:tcPr>
            <w:tcW w:w="5500" w:type="dxa"/>
            <w:tcBorders>
              <w:top w:val="nil"/>
              <w:left w:val="nil"/>
              <w:bottom w:val="nil"/>
              <w:right w:val="nil"/>
            </w:tcBorders>
            <w:noWrap/>
            <w:vAlign w:val="bottom"/>
            <w:hideMark/>
          </w:tcPr>
          <w:p w14:paraId="59ED630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Orion</w:t>
            </w:r>
          </w:p>
        </w:tc>
        <w:tc>
          <w:tcPr>
            <w:tcW w:w="1300" w:type="dxa"/>
            <w:tcBorders>
              <w:top w:val="nil"/>
              <w:left w:val="nil"/>
              <w:bottom w:val="nil"/>
              <w:right w:val="nil"/>
            </w:tcBorders>
            <w:noWrap/>
            <w:vAlign w:val="bottom"/>
            <w:hideMark/>
          </w:tcPr>
          <w:p w14:paraId="02FC46B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653 </w:t>
            </w:r>
          </w:p>
        </w:tc>
        <w:tc>
          <w:tcPr>
            <w:tcW w:w="1300" w:type="dxa"/>
            <w:tcBorders>
              <w:top w:val="nil"/>
              <w:left w:val="nil"/>
              <w:bottom w:val="nil"/>
              <w:right w:val="nil"/>
            </w:tcBorders>
            <w:noWrap/>
            <w:vAlign w:val="bottom"/>
            <w:hideMark/>
          </w:tcPr>
          <w:p w14:paraId="23312E5A"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0,4%</w:t>
            </w:r>
          </w:p>
        </w:tc>
      </w:tr>
      <w:tr w:rsidR="00432ABB" w:rsidRPr="00E536A4" w14:paraId="37D838F9" w14:textId="77777777" w:rsidTr="00432ABB">
        <w:trPr>
          <w:trHeight w:val="320"/>
          <w:jc w:val="center"/>
        </w:trPr>
        <w:tc>
          <w:tcPr>
            <w:tcW w:w="5500" w:type="dxa"/>
            <w:tcBorders>
              <w:top w:val="nil"/>
              <w:left w:val="nil"/>
              <w:bottom w:val="nil"/>
              <w:right w:val="nil"/>
            </w:tcBorders>
            <w:noWrap/>
            <w:vAlign w:val="bottom"/>
            <w:hideMark/>
          </w:tcPr>
          <w:p w14:paraId="195E2DC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GONZALO GALDAMES SANTIBAÑEZ</w:t>
            </w:r>
          </w:p>
        </w:tc>
        <w:tc>
          <w:tcPr>
            <w:tcW w:w="1300" w:type="dxa"/>
            <w:tcBorders>
              <w:top w:val="nil"/>
              <w:left w:val="nil"/>
              <w:bottom w:val="nil"/>
              <w:right w:val="nil"/>
            </w:tcBorders>
            <w:noWrap/>
            <w:vAlign w:val="bottom"/>
            <w:hideMark/>
          </w:tcPr>
          <w:p w14:paraId="4D0E1EF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551 </w:t>
            </w:r>
          </w:p>
        </w:tc>
        <w:tc>
          <w:tcPr>
            <w:tcW w:w="1300" w:type="dxa"/>
            <w:tcBorders>
              <w:top w:val="nil"/>
              <w:left w:val="nil"/>
              <w:bottom w:val="nil"/>
              <w:right w:val="nil"/>
            </w:tcBorders>
            <w:noWrap/>
            <w:vAlign w:val="bottom"/>
            <w:hideMark/>
          </w:tcPr>
          <w:p w14:paraId="31C64850"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0,4%</w:t>
            </w:r>
          </w:p>
        </w:tc>
      </w:tr>
      <w:tr w:rsidR="00432ABB" w:rsidRPr="00E536A4" w14:paraId="624D1BC4" w14:textId="77777777" w:rsidTr="00432ABB">
        <w:trPr>
          <w:trHeight w:val="320"/>
          <w:jc w:val="center"/>
        </w:trPr>
        <w:tc>
          <w:tcPr>
            <w:tcW w:w="5500" w:type="dxa"/>
            <w:tcBorders>
              <w:top w:val="nil"/>
              <w:left w:val="nil"/>
              <w:bottom w:val="nil"/>
              <w:right w:val="nil"/>
            </w:tcBorders>
            <w:noWrap/>
            <w:vAlign w:val="bottom"/>
            <w:hideMark/>
          </w:tcPr>
          <w:p w14:paraId="52BE765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JOSE EDUARDO BELTRAN AQUEVEDO</w:t>
            </w:r>
          </w:p>
        </w:tc>
        <w:tc>
          <w:tcPr>
            <w:tcW w:w="1300" w:type="dxa"/>
            <w:tcBorders>
              <w:top w:val="nil"/>
              <w:left w:val="nil"/>
              <w:bottom w:val="nil"/>
              <w:right w:val="nil"/>
            </w:tcBorders>
            <w:noWrap/>
            <w:vAlign w:val="bottom"/>
            <w:hideMark/>
          </w:tcPr>
          <w:p w14:paraId="6FCFBFE6"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523 </w:t>
            </w:r>
          </w:p>
        </w:tc>
        <w:tc>
          <w:tcPr>
            <w:tcW w:w="1300" w:type="dxa"/>
            <w:tcBorders>
              <w:top w:val="nil"/>
              <w:left w:val="nil"/>
              <w:bottom w:val="nil"/>
              <w:right w:val="nil"/>
            </w:tcBorders>
            <w:noWrap/>
            <w:vAlign w:val="bottom"/>
            <w:hideMark/>
          </w:tcPr>
          <w:p w14:paraId="1001CCE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509537DF" w14:textId="77777777" w:rsidTr="00432ABB">
        <w:trPr>
          <w:trHeight w:val="320"/>
          <w:jc w:val="center"/>
        </w:trPr>
        <w:tc>
          <w:tcPr>
            <w:tcW w:w="5500" w:type="dxa"/>
            <w:tcBorders>
              <w:top w:val="nil"/>
              <w:left w:val="nil"/>
              <w:bottom w:val="nil"/>
              <w:right w:val="nil"/>
            </w:tcBorders>
            <w:noWrap/>
            <w:vAlign w:val="bottom"/>
            <w:hideMark/>
          </w:tcPr>
          <w:p w14:paraId="15ABC32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SOC. COM. DE SERVICIOS Y TRANSPORTES STA LTDA.</w:t>
            </w:r>
          </w:p>
        </w:tc>
        <w:tc>
          <w:tcPr>
            <w:tcW w:w="1300" w:type="dxa"/>
            <w:tcBorders>
              <w:top w:val="nil"/>
              <w:left w:val="nil"/>
              <w:bottom w:val="nil"/>
              <w:right w:val="nil"/>
            </w:tcBorders>
            <w:noWrap/>
            <w:vAlign w:val="bottom"/>
            <w:hideMark/>
          </w:tcPr>
          <w:p w14:paraId="796AEFA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501 </w:t>
            </w:r>
          </w:p>
        </w:tc>
        <w:tc>
          <w:tcPr>
            <w:tcW w:w="1300" w:type="dxa"/>
            <w:tcBorders>
              <w:top w:val="nil"/>
              <w:left w:val="nil"/>
              <w:bottom w:val="nil"/>
              <w:right w:val="nil"/>
            </w:tcBorders>
            <w:noWrap/>
            <w:vAlign w:val="bottom"/>
            <w:hideMark/>
          </w:tcPr>
          <w:p w14:paraId="1678F23A"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29279A45" w14:textId="77777777" w:rsidTr="00432ABB">
        <w:trPr>
          <w:trHeight w:val="320"/>
          <w:jc w:val="center"/>
        </w:trPr>
        <w:tc>
          <w:tcPr>
            <w:tcW w:w="5500" w:type="dxa"/>
            <w:tcBorders>
              <w:top w:val="nil"/>
              <w:left w:val="nil"/>
              <w:bottom w:val="nil"/>
              <w:right w:val="nil"/>
            </w:tcBorders>
            <w:noWrap/>
            <w:vAlign w:val="bottom"/>
            <w:hideMark/>
          </w:tcPr>
          <w:p w14:paraId="1B56AE6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ANTONIO CRUZ CORDOVA NAKOUZI</w:t>
            </w:r>
          </w:p>
        </w:tc>
        <w:tc>
          <w:tcPr>
            <w:tcW w:w="1300" w:type="dxa"/>
            <w:tcBorders>
              <w:top w:val="nil"/>
              <w:left w:val="nil"/>
              <w:bottom w:val="nil"/>
              <w:right w:val="nil"/>
            </w:tcBorders>
            <w:noWrap/>
            <w:vAlign w:val="bottom"/>
            <w:hideMark/>
          </w:tcPr>
          <w:p w14:paraId="676E86D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447 </w:t>
            </w:r>
          </w:p>
        </w:tc>
        <w:tc>
          <w:tcPr>
            <w:tcW w:w="1300" w:type="dxa"/>
            <w:tcBorders>
              <w:top w:val="nil"/>
              <w:left w:val="nil"/>
              <w:bottom w:val="nil"/>
              <w:right w:val="nil"/>
            </w:tcBorders>
            <w:noWrap/>
            <w:vAlign w:val="bottom"/>
            <w:hideMark/>
          </w:tcPr>
          <w:p w14:paraId="163851AF"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2EE7C630" w14:textId="77777777" w:rsidTr="00432ABB">
        <w:trPr>
          <w:trHeight w:val="320"/>
          <w:jc w:val="center"/>
        </w:trPr>
        <w:tc>
          <w:tcPr>
            <w:tcW w:w="5500" w:type="dxa"/>
            <w:tcBorders>
              <w:top w:val="nil"/>
              <w:left w:val="nil"/>
              <w:bottom w:val="nil"/>
              <w:right w:val="nil"/>
            </w:tcBorders>
            <w:noWrap/>
            <w:vAlign w:val="bottom"/>
            <w:hideMark/>
          </w:tcPr>
          <w:p w14:paraId="34D8713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ENFEMAR LTDA.</w:t>
            </w:r>
          </w:p>
        </w:tc>
        <w:tc>
          <w:tcPr>
            <w:tcW w:w="1300" w:type="dxa"/>
            <w:tcBorders>
              <w:top w:val="nil"/>
              <w:left w:val="nil"/>
              <w:bottom w:val="nil"/>
              <w:right w:val="nil"/>
            </w:tcBorders>
            <w:noWrap/>
            <w:vAlign w:val="bottom"/>
            <w:hideMark/>
          </w:tcPr>
          <w:p w14:paraId="6E7C65B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447 </w:t>
            </w:r>
          </w:p>
        </w:tc>
        <w:tc>
          <w:tcPr>
            <w:tcW w:w="1300" w:type="dxa"/>
            <w:tcBorders>
              <w:top w:val="nil"/>
              <w:left w:val="nil"/>
              <w:bottom w:val="nil"/>
              <w:right w:val="nil"/>
            </w:tcBorders>
            <w:noWrap/>
            <w:vAlign w:val="bottom"/>
            <w:hideMark/>
          </w:tcPr>
          <w:p w14:paraId="3556ADF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22CC45C9" w14:textId="77777777" w:rsidTr="00432ABB">
        <w:trPr>
          <w:trHeight w:val="320"/>
          <w:jc w:val="center"/>
        </w:trPr>
        <w:tc>
          <w:tcPr>
            <w:tcW w:w="5500" w:type="dxa"/>
            <w:tcBorders>
              <w:top w:val="nil"/>
              <w:left w:val="nil"/>
              <w:bottom w:val="nil"/>
              <w:right w:val="nil"/>
            </w:tcBorders>
            <w:noWrap/>
            <w:vAlign w:val="bottom"/>
            <w:hideMark/>
          </w:tcPr>
          <w:p w14:paraId="549B534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EIRL Antonio Cruz Cordova Nakouzi</w:t>
            </w:r>
          </w:p>
        </w:tc>
        <w:tc>
          <w:tcPr>
            <w:tcW w:w="1300" w:type="dxa"/>
            <w:tcBorders>
              <w:top w:val="nil"/>
              <w:left w:val="nil"/>
              <w:bottom w:val="nil"/>
              <w:right w:val="nil"/>
            </w:tcBorders>
            <w:noWrap/>
            <w:vAlign w:val="bottom"/>
            <w:hideMark/>
          </w:tcPr>
          <w:p w14:paraId="65D769B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443 </w:t>
            </w:r>
          </w:p>
        </w:tc>
        <w:tc>
          <w:tcPr>
            <w:tcW w:w="1300" w:type="dxa"/>
            <w:tcBorders>
              <w:top w:val="nil"/>
              <w:left w:val="nil"/>
              <w:bottom w:val="nil"/>
              <w:right w:val="nil"/>
            </w:tcBorders>
            <w:noWrap/>
            <w:vAlign w:val="bottom"/>
            <w:hideMark/>
          </w:tcPr>
          <w:p w14:paraId="13FE986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44A2E879" w14:textId="77777777" w:rsidTr="00432ABB">
        <w:trPr>
          <w:trHeight w:val="320"/>
          <w:jc w:val="center"/>
        </w:trPr>
        <w:tc>
          <w:tcPr>
            <w:tcW w:w="5500" w:type="dxa"/>
            <w:tcBorders>
              <w:top w:val="nil"/>
              <w:left w:val="nil"/>
              <w:bottom w:val="nil"/>
              <w:right w:val="nil"/>
            </w:tcBorders>
            <w:noWrap/>
            <w:vAlign w:val="bottom"/>
            <w:hideMark/>
          </w:tcPr>
          <w:p w14:paraId="2F82F80B"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PROCESOS TECNOLOGICOS DEL BÍO BIO S.A.</w:t>
            </w:r>
          </w:p>
        </w:tc>
        <w:tc>
          <w:tcPr>
            <w:tcW w:w="1300" w:type="dxa"/>
            <w:tcBorders>
              <w:top w:val="nil"/>
              <w:left w:val="nil"/>
              <w:bottom w:val="nil"/>
              <w:right w:val="nil"/>
            </w:tcBorders>
            <w:noWrap/>
            <w:vAlign w:val="bottom"/>
            <w:hideMark/>
          </w:tcPr>
          <w:p w14:paraId="4E72796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413 </w:t>
            </w:r>
          </w:p>
        </w:tc>
        <w:tc>
          <w:tcPr>
            <w:tcW w:w="1300" w:type="dxa"/>
            <w:tcBorders>
              <w:top w:val="nil"/>
              <w:left w:val="nil"/>
              <w:bottom w:val="nil"/>
              <w:right w:val="nil"/>
            </w:tcBorders>
            <w:noWrap/>
            <w:vAlign w:val="bottom"/>
            <w:hideMark/>
          </w:tcPr>
          <w:p w14:paraId="18A8B2E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7DD971DD" w14:textId="77777777" w:rsidTr="00432ABB">
        <w:trPr>
          <w:trHeight w:val="320"/>
          <w:jc w:val="center"/>
        </w:trPr>
        <w:tc>
          <w:tcPr>
            <w:tcW w:w="5500" w:type="dxa"/>
            <w:tcBorders>
              <w:top w:val="nil"/>
              <w:left w:val="nil"/>
              <w:bottom w:val="nil"/>
              <w:right w:val="nil"/>
            </w:tcBorders>
            <w:noWrap/>
            <w:vAlign w:val="bottom"/>
            <w:hideMark/>
          </w:tcPr>
          <w:p w14:paraId="5764307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lastRenderedPageBreak/>
              <w:t>Bracpesca S.A.</w:t>
            </w:r>
          </w:p>
        </w:tc>
        <w:tc>
          <w:tcPr>
            <w:tcW w:w="1300" w:type="dxa"/>
            <w:tcBorders>
              <w:top w:val="nil"/>
              <w:left w:val="nil"/>
              <w:bottom w:val="nil"/>
              <w:right w:val="nil"/>
            </w:tcBorders>
            <w:noWrap/>
            <w:vAlign w:val="bottom"/>
            <w:hideMark/>
          </w:tcPr>
          <w:p w14:paraId="39A3CE9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395 </w:t>
            </w:r>
          </w:p>
        </w:tc>
        <w:tc>
          <w:tcPr>
            <w:tcW w:w="1300" w:type="dxa"/>
            <w:tcBorders>
              <w:top w:val="nil"/>
              <w:left w:val="nil"/>
              <w:bottom w:val="nil"/>
              <w:right w:val="nil"/>
            </w:tcBorders>
            <w:noWrap/>
            <w:vAlign w:val="bottom"/>
            <w:hideMark/>
          </w:tcPr>
          <w:p w14:paraId="5C39921B"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0,3%</w:t>
            </w:r>
          </w:p>
        </w:tc>
      </w:tr>
      <w:tr w:rsidR="00432ABB" w:rsidRPr="00E536A4" w14:paraId="6E50A3A6" w14:textId="77777777" w:rsidTr="00432ABB">
        <w:trPr>
          <w:trHeight w:val="320"/>
          <w:jc w:val="center"/>
        </w:trPr>
        <w:tc>
          <w:tcPr>
            <w:tcW w:w="5500" w:type="dxa"/>
            <w:tcBorders>
              <w:top w:val="nil"/>
              <w:left w:val="nil"/>
              <w:bottom w:val="nil"/>
              <w:right w:val="nil"/>
            </w:tcBorders>
            <w:noWrap/>
            <w:vAlign w:val="bottom"/>
            <w:hideMark/>
          </w:tcPr>
          <w:p w14:paraId="4C556D2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Grimar S.A.</w:t>
            </w:r>
          </w:p>
        </w:tc>
        <w:tc>
          <w:tcPr>
            <w:tcW w:w="1300" w:type="dxa"/>
            <w:tcBorders>
              <w:top w:val="nil"/>
              <w:left w:val="nil"/>
              <w:bottom w:val="nil"/>
              <w:right w:val="nil"/>
            </w:tcBorders>
            <w:noWrap/>
            <w:vAlign w:val="bottom"/>
            <w:hideMark/>
          </w:tcPr>
          <w:p w14:paraId="044A601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357 </w:t>
            </w:r>
          </w:p>
        </w:tc>
        <w:tc>
          <w:tcPr>
            <w:tcW w:w="1300" w:type="dxa"/>
            <w:tcBorders>
              <w:top w:val="nil"/>
              <w:left w:val="nil"/>
              <w:bottom w:val="nil"/>
              <w:right w:val="nil"/>
            </w:tcBorders>
            <w:noWrap/>
            <w:vAlign w:val="bottom"/>
            <w:hideMark/>
          </w:tcPr>
          <w:p w14:paraId="34553F2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61B94349" w14:textId="77777777" w:rsidTr="00432ABB">
        <w:trPr>
          <w:trHeight w:val="320"/>
          <w:jc w:val="center"/>
        </w:trPr>
        <w:tc>
          <w:tcPr>
            <w:tcW w:w="5500" w:type="dxa"/>
            <w:tcBorders>
              <w:top w:val="nil"/>
              <w:left w:val="nil"/>
              <w:bottom w:val="nil"/>
              <w:right w:val="nil"/>
            </w:tcBorders>
            <w:noWrap/>
            <w:vAlign w:val="bottom"/>
            <w:hideMark/>
          </w:tcPr>
          <w:p w14:paraId="3D39D07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GABRIELA MONSALVE CISTERNAS</w:t>
            </w:r>
          </w:p>
        </w:tc>
        <w:tc>
          <w:tcPr>
            <w:tcW w:w="1300" w:type="dxa"/>
            <w:tcBorders>
              <w:top w:val="nil"/>
              <w:left w:val="nil"/>
              <w:bottom w:val="nil"/>
              <w:right w:val="nil"/>
            </w:tcBorders>
            <w:noWrap/>
            <w:vAlign w:val="bottom"/>
            <w:hideMark/>
          </w:tcPr>
          <w:p w14:paraId="6DFF6BE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351 </w:t>
            </w:r>
          </w:p>
        </w:tc>
        <w:tc>
          <w:tcPr>
            <w:tcW w:w="1300" w:type="dxa"/>
            <w:tcBorders>
              <w:top w:val="nil"/>
              <w:left w:val="nil"/>
              <w:bottom w:val="nil"/>
              <w:right w:val="nil"/>
            </w:tcBorders>
            <w:noWrap/>
            <w:vAlign w:val="bottom"/>
            <w:hideMark/>
          </w:tcPr>
          <w:p w14:paraId="7ADA59DF"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6FA69472" w14:textId="77777777" w:rsidTr="00432ABB">
        <w:trPr>
          <w:trHeight w:val="320"/>
          <w:jc w:val="center"/>
        </w:trPr>
        <w:tc>
          <w:tcPr>
            <w:tcW w:w="5500" w:type="dxa"/>
            <w:tcBorders>
              <w:top w:val="nil"/>
              <w:left w:val="nil"/>
              <w:bottom w:val="nil"/>
              <w:right w:val="nil"/>
            </w:tcBorders>
            <w:noWrap/>
            <w:vAlign w:val="bottom"/>
            <w:hideMark/>
          </w:tcPr>
          <w:p w14:paraId="6D88E04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Alexis Cabrera Vallejos</w:t>
            </w:r>
          </w:p>
        </w:tc>
        <w:tc>
          <w:tcPr>
            <w:tcW w:w="1300" w:type="dxa"/>
            <w:tcBorders>
              <w:top w:val="nil"/>
              <w:left w:val="nil"/>
              <w:bottom w:val="nil"/>
              <w:right w:val="nil"/>
            </w:tcBorders>
            <w:noWrap/>
            <w:vAlign w:val="bottom"/>
            <w:hideMark/>
          </w:tcPr>
          <w:p w14:paraId="371100E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347 </w:t>
            </w:r>
          </w:p>
        </w:tc>
        <w:tc>
          <w:tcPr>
            <w:tcW w:w="1300" w:type="dxa"/>
            <w:tcBorders>
              <w:top w:val="nil"/>
              <w:left w:val="nil"/>
              <w:bottom w:val="nil"/>
              <w:right w:val="nil"/>
            </w:tcBorders>
            <w:noWrap/>
            <w:vAlign w:val="bottom"/>
            <w:hideMark/>
          </w:tcPr>
          <w:p w14:paraId="225D44C3"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1A1658A2" w14:textId="77777777" w:rsidTr="00432ABB">
        <w:trPr>
          <w:trHeight w:val="320"/>
          <w:jc w:val="center"/>
        </w:trPr>
        <w:tc>
          <w:tcPr>
            <w:tcW w:w="5500" w:type="dxa"/>
            <w:tcBorders>
              <w:top w:val="nil"/>
              <w:left w:val="nil"/>
              <w:bottom w:val="nil"/>
              <w:right w:val="nil"/>
            </w:tcBorders>
            <w:noWrap/>
            <w:vAlign w:val="bottom"/>
            <w:hideMark/>
          </w:tcPr>
          <w:p w14:paraId="4922830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Mariela Pino Leiva</w:t>
            </w:r>
          </w:p>
        </w:tc>
        <w:tc>
          <w:tcPr>
            <w:tcW w:w="1300" w:type="dxa"/>
            <w:tcBorders>
              <w:top w:val="nil"/>
              <w:left w:val="nil"/>
              <w:bottom w:val="nil"/>
              <w:right w:val="nil"/>
            </w:tcBorders>
            <w:noWrap/>
            <w:vAlign w:val="bottom"/>
            <w:hideMark/>
          </w:tcPr>
          <w:p w14:paraId="4C0A4D3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332 </w:t>
            </w:r>
          </w:p>
        </w:tc>
        <w:tc>
          <w:tcPr>
            <w:tcW w:w="1300" w:type="dxa"/>
            <w:tcBorders>
              <w:top w:val="nil"/>
              <w:left w:val="nil"/>
              <w:bottom w:val="nil"/>
              <w:right w:val="nil"/>
            </w:tcBorders>
            <w:noWrap/>
            <w:vAlign w:val="bottom"/>
            <w:hideMark/>
          </w:tcPr>
          <w:p w14:paraId="4241C38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6BDD3066" w14:textId="77777777" w:rsidTr="00432ABB">
        <w:trPr>
          <w:trHeight w:val="320"/>
          <w:jc w:val="center"/>
        </w:trPr>
        <w:tc>
          <w:tcPr>
            <w:tcW w:w="5500" w:type="dxa"/>
            <w:tcBorders>
              <w:top w:val="nil"/>
              <w:left w:val="nil"/>
              <w:bottom w:val="nil"/>
              <w:right w:val="nil"/>
            </w:tcBorders>
            <w:noWrap/>
            <w:vAlign w:val="bottom"/>
            <w:hideMark/>
          </w:tcPr>
          <w:p w14:paraId="690450F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Pilar Plaza</w:t>
            </w:r>
          </w:p>
        </w:tc>
        <w:tc>
          <w:tcPr>
            <w:tcW w:w="1300" w:type="dxa"/>
            <w:tcBorders>
              <w:top w:val="nil"/>
              <w:left w:val="nil"/>
              <w:bottom w:val="nil"/>
              <w:right w:val="nil"/>
            </w:tcBorders>
            <w:noWrap/>
            <w:vAlign w:val="bottom"/>
            <w:hideMark/>
          </w:tcPr>
          <w:p w14:paraId="65A3D37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332 </w:t>
            </w:r>
          </w:p>
        </w:tc>
        <w:tc>
          <w:tcPr>
            <w:tcW w:w="1300" w:type="dxa"/>
            <w:tcBorders>
              <w:top w:val="nil"/>
              <w:left w:val="nil"/>
              <w:bottom w:val="nil"/>
              <w:right w:val="nil"/>
            </w:tcBorders>
            <w:noWrap/>
            <w:vAlign w:val="bottom"/>
            <w:hideMark/>
          </w:tcPr>
          <w:p w14:paraId="58F3BEF0"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5780ED9E" w14:textId="77777777" w:rsidTr="00432ABB">
        <w:trPr>
          <w:trHeight w:val="320"/>
          <w:jc w:val="center"/>
        </w:trPr>
        <w:tc>
          <w:tcPr>
            <w:tcW w:w="5500" w:type="dxa"/>
            <w:tcBorders>
              <w:top w:val="nil"/>
              <w:left w:val="nil"/>
              <w:bottom w:val="nil"/>
              <w:right w:val="nil"/>
            </w:tcBorders>
            <w:noWrap/>
            <w:vAlign w:val="bottom"/>
            <w:hideMark/>
          </w:tcPr>
          <w:p w14:paraId="49DD1D8A"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Quintero S.A.</w:t>
            </w:r>
          </w:p>
        </w:tc>
        <w:tc>
          <w:tcPr>
            <w:tcW w:w="1300" w:type="dxa"/>
            <w:tcBorders>
              <w:top w:val="nil"/>
              <w:left w:val="nil"/>
              <w:bottom w:val="nil"/>
              <w:right w:val="nil"/>
            </w:tcBorders>
            <w:noWrap/>
            <w:vAlign w:val="bottom"/>
            <w:hideMark/>
          </w:tcPr>
          <w:p w14:paraId="42C310F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327 </w:t>
            </w:r>
          </w:p>
        </w:tc>
        <w:tc>
          <w:tcPr>
            <w:tcW w:w="1300" w:type="dxa"/>
            <w:tcBorders>
              <w:top w:val="nil"/>
              <w:left w:val="nil"/>
              <w:bottom w:val="nil"/>
              <w:right w:val="nil"/>
            </w:tcBorders>
            <w:noWrap/>
            <w:vAlign w:val="bottom"/>
            <w:hideMark/>
          </w:tcPr>
          <w:p w14:paraId="506EF221"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63209025" w14:textId="77777777" w:rsidTr="00432ABB">
        <w:trPr>
          <w:trHeight w:val="320"/>
          <w:jc w:val="center"/>
        </w:trPr>
        <w:tc>
          <w:tcPr>
            <w:tcW w:w="5500" w:type="dxa"/>
            <w:tcBorders>
              <w:top w:val="nil"/>
              <w:left w:val="nil"/>
              <w:bottom w:val="nil"/>
              <w:right w:val="nil"/>
            </w:tcBorders>
            <w:noWrap/>
            <w:vAlign w:val="bottom"/>
            <w:hideMark/>
          </w:tcPr>
          <w:p w14:paraId="327A187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EMDEPES</w:t>
            </w:r>
          </w:p>
        </w:tc>
        <w:tc>
          <w:tcPr>
            <w:tcW w:w="1300" w:type="dxa"/>
            <w:tcBorders>
              <w:top w:val="nil"/>
              <w:left w:val="nil"/>
              <w:bottom w:val="nil"/>
              <w:right w:val="nil"/>
            </w:tcBorders>
            <w:noWrap/>
            <w:vAlign w:val="bottom"/>
            <w:hideMark/>
          </w:tcPr>
          <w:p w14:paraId="110958F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308 </w:t>
            </w:r>
          </w:p>
        </w:tc>
        <w:tc>
          <w:tcPr>
            <w:tcW w:w="1300" w:type="dxa"/>
            <w:tcBorders>
              <w:top w:val="nil"/>
              <w:left w:val="nil"/>
              <w:bottom w:val="nil"/>
              <w:right w:val="nil"/>
            </w:tcBorders>
            <w:noWrap/>
            <w:vAlign w:val="bottom"/>
            <w:hideMark/>
          </w:tcPr>
          <w:p w14:paraId="2EA7878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5DABB8EB" w14:textId="77777777" w:rsidTr="00432ABB">
        <w:trPr>
          <w:trHeight w:val="320"/>
          <w:jc w:val="center"/>
        </w:trPr>
        <w:tc>
          <w:tcPr>
            <w:tcW w:w="5500" w:type="dxa"/>
            <w:tcBorders>
              <w:top w:val="nil"/>
              <w:left w:val="nil"/>
              <w:bottom w:val="nil"/>
              <w:right w:val="nil"/>
            </w:tcBorders>
            <w:noWrap/>
            <w:vAlign w:val="bottom"/>
            <w:hideMark/>
          </w:tcPr>
          <w:p w14:paraId="63AD68D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Antartic Seafood S.A.</w:t>
            </w:r>
          </w:p>
        </w:tc>
        <w:tc>
          <w:tcPr>
            <w:tcW w:w="1300" w:type="dxa"/>
            <w:tcBorders>
              <w:top w:val="nil"/>
              <w:left w:val="nil"/>
              <w:bottom w:val="nil"/>
              <w:right w:val="nil"/>
            </w:tcBorders>
            <w:noWrap/>
            <w:vAlign w:val="bottom"/>
            <w:hideMark/>
          </w:tcPr>
          <w:p w14:paraId="0E9B8906"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294 </w:t>
            </w:r>
          </w:p>
        </w:tc>
        <w:tc>
          <w:tcPr>
            <w:tcW w:w="1300" w:type="dxa"/>
            <w:tcBorders>
              <w:top w:val="nil"/>
              <w:left w:val="nil"/>
              <w:bottom w:val="nil"/>
              <w:right w:val="nil"/>
            </w:tcBorders>
            <w:noWrap/>
            <w:vAlign w:val="bottom"/>
            <w:hideMark/>
          </w:tcPr>
          <w:p w14:paraId="7FE47641"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4789DA1E" w14:textId="77777777" w:rsidTr="00432ABB">
        <w:trPr>
          <w:trHeight w:val="320"/>
          <w:jc w:val="center"/>
        </w:trPr>
        <w:tc>
          <w:tcPr>
            <w:tcW w:w="5500" w:type="dxa"/>
            <w:tcBorders>
              <w:top w:val="nil"/>
              <w:left w:val="nil"/>
              <w:bottom w:val="nil"/>
              <w:right w:val="nil"/>
            </w:tcBorders>
            <w:noWrap/>
            <w:vAlign w:val="bottom"/>
            <w:hideMark/>
          </w:tcPr>
          <w:p w14:paraId="7201326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JULIO SAEZ MUÑOZ</w:t>
            </w:r>
          </w:p>
        </w:tc>
        <w:tc>
          <w:tcPr>
            <w:tcW w:w="1300" w:type="dxa"/>
            <w:tcBorders>
              <w:top w:val="nil"/>
              <w:left w:val="nil"/>
              <w:bottom w:val="nil"/>
              <w:right w:val="nil"/>
            </w:tcBorders>
            <w:noWrap/>
            <w:vAlign w:val="bottom"/>
            <w:hideMark/>
          </w:tcPr>
          <w:p w14:paraId="32F7E4B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275 </w:t>
            </w:r>
          </w:p>
        </w:tc>
        <w:tc>
          <w:tcPr>
            <w:tcW w:w="1300" w:type="dxa"/>
            <w:tcBorders>
              <w:top w:val="nil"/>
              <w:left w:val="nil"/>
              <w:bottom w:val="nil"/>
              <w:right w:val="nil"/>
            </w:tcBorders>
            <w:noWrap/>
            <w:vAlign w:val="bottom"/>
            <w:hideMark/>
          </w:tcPr>
          <w:p w14:paraId="6B0D78E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03126976" w14:textId="77777777" w:rsidTr="00432ABB">
        <w:trPr>
          <w:trHeight w:val="320"/>
          <w:jc w:val="center"/>
        </w:trPr>
        <w:tc>
          <w:tcPr>
            <w:tcW w:w="5500" w:type="dxa"/>
            <w:tcBorders>
              <w:top w:val="nil"/>
              <w:left w:val="nil"/>
              <w:bottom w:val="nil"/>
              <w:right w:val="nil"/>
            </w:tcBorders>
            <w:noWrap/>
            <w:vAlign w:val="bottom"/>
            <w:hideMark/>
          </w:tcPr>
          <w:p w14:paraId="2E0CC8C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Pesca Cisne S.A.</w:t>
            </w:r>
          </w:p>
        </w:tc>
        <w:tc>
          <w:tcPr>
            <w:tcW w:w="1300" w:type="dxa"/>
            <w:tcBorders>
              <w:top w:val="nil"/>
              <w:left w:val="nil"/>
              <w:bottom w:val="nil"/>
              <w:right w:val="nil"/>
            </w:tcBorders>
            <w:noWrap/>
            <w:vAlign w:val="bottom"/>
            <w:hideMark/>
          </w:tcPr>
          <w:p w14:paraId="3B7EFA8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237 </w:t>
            </w:r>
          </w:p>
        </w:tc>
        <w:tc>
          <w:tcPr>
            <w:tcW w:w="1300" w:type="dxa"/>
            <w:tcBorders>
              <w:top w:val="nil"/>
              <w:left w:val="nil"/>
              <w:bottom w:val="nil"/>
              <w:right w:val="nil"/>
            </w:tcBorders>
            <w:noWrap/>
            <w:vAlign w:val="bottom"/>
            <w:hideMark/>
          </w:tcPr>
          <w:p w14:paraId="115D88B3"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0,2%</w:t>
            </w:r>
          </w:p>
        </w:tc>
      </w:tr>
      <w:tr w:rsidR="00432ABB" w:rsidRPr="00E536A4" w14:paraId="26057D5B" w14:textId="77777777" w:rsidTr="00432ABB">
        <w:trPr>
          <w:trHeight w:val="320"/>
          <w:jc w:val="center"/>
        </w:trPr>
        <w:tc>
          <w:tcPr>
            <w:tcW w:w="5500" w:type="dxa"/>
            <w:tcBorders>
              <w:top w:val="nil"/>
              <w:left w:val="nil"/>
              <w:bottom w:val="nil"/>
              <w:right w:val="nil"/>
            </w:tcBorders>
            <w:noWrap/>
            <w:vAlign w:val="bottom"/>
            <w:hideMark/>
          </w:tcPr>
          <w:p w14:paraId="00E3BDC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Alfonso Lepe Robles</w:t>
            </w:r>
          </w:p>
        </w:tc>
        <w:tc>
          <w:tcPr>
            <w:tcW w:w="1300" w:type="dxa"/>
            <w:tcBorders>
              <w:top w:val="nil"/>
              <w:left w:val="nil"/>
              <w:bottom w:val="nil"/>
              <w:right w:val="nil"/>
            </w:tcBorders>
            <w:noWrap/>
            <w:vAlign w:val="bottom"/>
            <w:hideMark/>
          </w:tcPr>
          <w:p w14:paraId="3BF37F2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226 </w:t>
            </w:r>
          </w:p>
        </w:tc>
        <w:tc>
          <w:tcPr>
            <w:tcW w:w="1300" w:type="dxa"/>
            <w:tcBorders>
              <w:top w:val="nil"/>
              <w:left w:val="nil"/>
              <w:bottom w:val="nil"/>
              <w:right w:val="nil"/>
            </w:tcBorders>
            <w:noWrap/>
            <w:vAlign w:val="bottom"/>
            <w:hideMark/>
          </w:tcPr>
          <w:p w14:paraId="07613C62"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547424F6" w14:textId="77777777" w:rsidTr="00432ABB">
        <w:trPr>
          <w:trHeight w:val="320"/>
          <w:jc w:val="center"/>
        </w:trPr>
        <w:tc>
          <w:tcPr>
            <w:tcW w:w="5500" w:type="dxa"/>
            <w:tcBorders>
              <w:top w:val="nil"/>
              <w:left w:val="nil"/>
              <w:bottom w:val="nil"/>
              <w:right w:val="nil"/>
            </w:tcBorders>
            <w:noWrap/>
            <w:vAlign w:val="bottom"/>
            <w:hideMark/>
          </w:tcPr>
          <w:p w14:paraId="5DD47E6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Rubio y Mauad Ltda.</w:t>
            </w:r>
          </w:p>
        </w:tc>
        <w:tc>
          <w:tcPr>
            <w:tcW w:w="1300" w:type="dxa"/>
            <w:tcBorders>
              <w:top w:val="nil"/>
              <w:left w:val="nil"/>
              <w:bottom w:val="nil"/>
              <w:right w:val="nil"/>
            </w:tcBorders>
            <w:noWrap/>
            <w:vAlign w:val="bottom"/>
            <w:hideMark/>
          </w:tcPr>
          <w:p w14:paraId="3C0110E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205 </w:t>
            </w:r>
          </w:p>
        </w:tc>
        <w:tc>
          <w:tcPr>
            <w:tcW w:w="1300" w:type="dxa"/>
            <w:tcBorders>
              <w:top w:val="nil"/>
              <w:left w:val="nil"/>
              <w:bottom w:val="nil"/>
              <w:right w:val="nil"/>
            </w:tcBorders>
            <w:noWrap/>
            <w:vAlign w:val="bottom"/>
            <w:hideMark/>
          </w:tcPr>
          <w:p w14:paraId="0FF13FB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04000D1D" w14:textId="77777777" w:rsidTr="00432ABB">
        <w:trPr>
          <w:trHeight w:val="320"/>
          <w:jc w:val="center"/>
        </w:trPr>
        <w:tc>
          <w:tcPr>
            <w:tcW w:w="5500" w:type="dxa"/>
            <w:tcBorders>
              <w:top w:val="nil"/>
              <w:left w:val="nil"/>
              <w:bottom w:val="nil"/>
              <w:right w:val="nil"/>
            </w:tcBorders>
            <w:noWrap/>
            <w:vAlign w:val="bottom"/>
            <w:hideMark/>
          </w:tcPr>
          <w:p w14:paraId="0C7D778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FROZEN SEA SA</w:t>
            </w:r>
          </w:p>
        </w:tc>
        <w:tc>
          <w:tcPr>
            <w:tcW w:w="1300" w:type="dxa"/>
            <w:tcBorders>
              <w:top w:val="nil"/>
              <w:left w:val="nil"/>
              <w:bottom w:val="nil"/>
              <w:right w:val="nil"/>
            </w:tcBorders>
            <w:noWrap/>
            <w:vAlign w:val="bottom"/>
            <w:hideMark/>
          </w:tcPr>
          <w:p w14:paraId="445E27D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195 </w:t>
            </w:r>
          </w:p>
        </w:tc>
        <w:tc>
          <w:tcPr>
            <w:tcW w:w="1300" w:type="dxa"/>
            <w:tcBorders>
              <w:top w:val="nil"/>
              <w:left w:val="nil"/>
              <w:bottom w:val="nil"/>
              <w:right w:val="nil"/>
            </w:tcBorders>
            <w:noWrap/>
            <w:vAlign w:val="bottom"/>
            <w:hideMark/>
          </w:tcPr>
          <w:p w14:paraId="6B2B41BD"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2E6904FE" w14:textId="77777777" w:rsidTr="00432ABB">
        <w:trPr>
          <w:trHeight w:val="320"/>
          <w:jc w:val="center"/>
        </w:trPr>
        <w:tc>
          <w:tcPr>
            <w:tcW w:w="5500" w:type="dxa"/>
            <w:tcBorders>
              <w:top w:val="nil"/>
              <w:left w:val="nil"/>
              <w:bottom w:val="nil"/>
              <w:right w:val="nil"/>
            </w:tcBorders>
            <w:noWrap/>
            <w:vAlign w:val="bottom"/>
            <w:hideMark/>
          </w:tcPr>
          <w:p w14:paraId="2AEE8A0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Raul Monsalve Cisternas</w:t>
            </w:r>
          </w:p>
        </w:tc>
        <w:tc>
          <w:tcPr>
            <w:tcW w:w="1300" w:type="dxa"/>
            <w:tcBorders>
              <w:top w:val="nil"/>
              <w:left w:val="nil"/>
              <w:bottom w:val="nil"/>
              <w:right w:val="nil"/>
            </w:tcBorders>
            <w:noWrap/>
            <w:vAlign w:val="bottom"/>
            <w:hideMark/>
          </w:tcPr>
          <w:p w14:paraId="1C32491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181 </w:t>
            </w:r>
          </w:p>
        </w:tc>
        <w:tc>
          <w:tcPr>
            <w:tcW w:w="1300" w:type="dxa"/>
            <w:tcBorders>
              <w:top w:val="nil"/>
              <w:left w:val="nil"/>
              <w:bottom w:val="nil"/>
              <w:right w:val="nil"/>
            </w:tcBorders>
            <w:noWrap/>
            <w:vAlign w:val="bottom"/>
            <w:hideMark/>
          </w:tcPr>
          <w:p w14:paraId="502BF989"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14E45281" w14:textId="77777777" w:rsidTr="00432ABB">
        <w:trPr>
          <w:trHeight w:val="320"/>
          <w:jc w:val="center"/>
        </w:trPr>
        <w:tc>
          <w:tcPr>
            <w:tcW w:w="5500" w:type="dxa"/>
            <w:tcBorders>
              <w:top w:val="nil"/>
              <w:left w:val="nil"/>
              <w:bottom w:val="nil"/>
              <w:right w:val="nil"/>
            </w:tcBorders>
            <w:noWrap/>
            <w:vAlign w:val="bottom"/>
            <w:hideMark/>
          </w:tcPr>
          <w:p w14:paraId="1C08A4B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Sandra Gajardo Palma</w:t>
            </w:r>
          </w:p>
        </w:tc>
        <w:tc>
          <w:tcPr>
            <w:tcW w:w="1300" w:type="dxa"/>
            <w:tcBorders>
              <w:top w:val="nil"/>
              <w:left w:val="nil"/>
              <w:bottom w:val="nil"/>
              <w:right w:val="nil"/>
            </w:tcBorders>
            <w:noWrap/>
            <w:vAlign w:val="bottom"/>
            <w:hideMark/>
          </w:tcPr>
          <w:p w14:paraId="12A3738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181 </w:t>
            </w:r>
          </w:p>
        </w:tc>
        <w:tc>
          <w:tcPr>
            <w:tcW w:w="1300" w:type="dxa"/>
            <w:tcBorders>
              <w:top w:val="nil"/>
              <w:left w:val="nil"/>
              <w:bottom w:val="nil"/>
              <w:right w:val="nil"/>
            </w:tcBorders>
            <w:noWrap/>
            <w:vAlign w:val="bottom"/>
            <w:hideMark/>
          </w:tcPr>
          <w:p w14:paraId="23937EE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3CE84B3A" w14:textId="77777777" w:rsidTr="00432ABB">
        <w:trPr>
          <w:trHeight w:val="320"/>
          <w:jc w:val="center"/>
        </w:trPr>
        <w:tc>
          <w:tcPr>
            <w:tcW w:w="5500" w:type="dxa"/>
            <w:tcBorders>
              <w:top w:val="nil"/>
              <w:left w:val="nil"/>
              <w:bottom w:val="nil"/>
              <w:right w:val="nil"/>
            </w:tcBorders>
            <w:noWrap/>
            <w:vAlign w:val="bottom"/>
            <w:hideMark/>
          </w:tcPr>
          <w:p w14:paraId="5288B90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FABIAN MONSALVE SALAS</w:t>
            </w:r>
          </w:p>
        </w:tc>
        <w:tc>
          <w:tcPr>
            <w:tcW w:w="1300" w:type="dxa"/>
            <w:tcBorders>
              <w:top w:val="nil"/>
              <w:left w:val="nil"/>
              <w:bottom w:val="nil"/>
              <w:right w:val="nil"/>
            </w:tcBorders>
            <w:noWrap/>
            <w:vAlign w:val="bottom"/>
            <w:hideMark/>
          </w:tcPr>
          <w:p w14:paraId="622E4B6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138 </w:t>
            </w:r>
          </w:p>
        </w:tc>
        <w:tc>
          <w:tcPr>
            <w:tcW w:w="1300" w:type="dxa"/>
            <w:tcBorders>
              <w:top w:val="nil"/>
              <w:left w:val="nil"/>
              <w:bottom w:val="nil"/>
              <w:right w:val="nil"/>
            </w:tcBorders>
            <w:noWrap/>
            <w:vAlign w:val="bottom"/>
            <w:hideMark/>
          </w:tcPr>
          <w:p w14:paraId="250EB749"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57A7B85B" w14:textId="77777777" w:rsidTr="00432ABB">
        <w:trPr>
          <w:trHeight w:val="320"/>
          <w:jc w:val="center"/>
        </w:trPr>
        <w:tc>
          <w:tcPr>
            <w:tcW w:w="5500" w:type="dxa"/>
            <w:tcBorders>
              <w:top w:val="nil"/>
              <w:left w:val="nil"/>
              <w:bottom w:val="nil"/>
              <w:right w:val="nil"/>
            </w:tcBorders>
            <w:noWrap/>
            <w:vAlign w:val="bottom"/>
            <w:hideMark/>
          </w:tcPr>
          <w:p w14:paraId="74BDA1A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JORGE SEGUNDO CEA ANGULO</w:t>
            </w:r>
          </w:p>
        </w:tc>
        <w:tc>
          <w:tcPr>
            <w:tcW w:w="1300" w:type="dxa"/>
            <w:tcBorders>
              <w:top w:val="nil"/>
              <w:left w:val="nil"/>
              <w:bottom w:val="nil"/>
              <w:right w:val="nil"/>
            </w:tcBorders>
            <w:noWrap/>
            <w:vAlign w:val="bottom"/>
            <w:hideMark/>
          </w:tcPr>
          <w:p w14:paraId="29EEAF6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138 </w:t>
            </w:r>
          </w:p>
        </w:tc>
        <w:tc>
          <w:tcPr>
            <w:tcW w:w="1300" w:type="dxa"/>
            <w:tcBorders>
              <w:top w:val="nil"/>
              <w:left w:val="nil"/>
              <w:bottom w:val="nil"/>
              <w:right w:val="nil"/>
            </w:tcBorders>
            <w:noWrap/>
            <w:vAlign w:val="bottom"/>
            <w:hideMark/>
          </w:tcPr>
          <w:p w14:paraId="44CAC28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7A30B5DE" w14:textId="77777777" w:rsidTr="00432ABB">
        <w:trPr>
          <w:trHeight w:val="320"/>
          <w:jc w:val="center"/>
        </w:trPr>
        <w:tc>
          <w:tcPr>
            <w:tcW w:w="5500" w:type="dxa"/>
            <w:tcBorders>
              <w:top w:val="nil"/>
              <w:left w:val="nil"/>
              <w:bottom w:val="nil"/>
              <w:right w:val="nil"/>
            </w:tcBorders>
            <w:noWrap/>
            <w:vAlign w:val="bottom"/>
            <w:hideMark/>
          </w:tcPr>
          <w:p w14:paraId="508BF1C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SUSAN MONSALVE SALAS</w:t>
            </w:r>
          </w:p>
        </w:tc>
        <w:tc>
          <w:tcPr>
            <w:tcW w:w="1300" w:type="dxa"/>
            <w:tcBorders>
              <w:top w:val="nil"/>
              <w:left w:val="nil"/>
              <w:bottom w:val="nil"/>
              <w:right w:val="nil"/>
            </w:tcBorders>
            <w:noWrap/>
            <w:vAlign w:val="bottom"/>
            <w:hideMark/>
          </w:tcPr>
          <w:p w14:paraId="23C81E7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138 </w:t>
            </w:r>
          </w:p>
        </w:tc>
        <w:tc>
          <w:tcPr>
            <w:tcW w:w="1300" w:type="dxa"/>
            <w:tcBorders>
              <w:top w:val="nil"/>
              <w:left w:val="nil"/>
              <w:bottom w:val="nil"/>
              <w:right w:val="nil"/>
            </w:tcBorders>
            <w:noWrap/>
            <w:vAlign w:val="bottom"/>
            <w:hideMark/>
          </w:tcPr>
          <w:p w14:paraId="4F46732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05359166" w14:textId="77777777" w:rsidTr="00432ABB">
        <w:trPr>
          <w:trHeight w:val="320"/>
          <w:jc w:val="center"/>
        </w:trPr>
        <w:tc>
          <w:tcPr>
            <w:tcW w:w="5500" w:type="dxa"/>
            <w:tcBorders>
              <w:top w:val="nil"/>
              <w:left w:val="nil"/>
              <w:bottom w:val="nil"/>
              <w:right w:val="nil"/>
            </w:tcBorders>
            <w:noWrap/>
            <w:vAlign w:val="bottom"/>
            <w:hideMark/>
          </w:tcPr>
          <w:p w14:paraId="4C34E5EF"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Empresa de Desarrollo Pesquero EMDEPES S.A.</w:t>
            </w:r>
          </w:p>
        </w:tc>
        <w:tc>
          <w:tcPr>
            <w:tcW w:w="1300" w:type="dxa"/>
            <w:tcBorders>
              <w:top w:val="nil"/>
              <w:left w:val="nil"/>
              <w:bottom w:val="nil"/>
              <w:right w:val="nil"/>
            </w:tcBorders>
            <w:noWrap/>
            <w:vAlign w:val="bottom"/>
            <w:hideMark/>
          </w:tcPr>
          <w:p w14:paraId="2465CDF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120 </w:t>
            </w:r>
          </w:p>
        </w:tc>
        <w:tc>
          <w:tcPr>
            <w:tcW w:w="1300" w:type="dxa"/>
            <w:tcBorders>
              <w:top w:val="nil"/>
              <w:left w:val="nil"/>
              <w:bottom w:val="nil"/>
              <w:right w:val="nil"/>
            </w:tcBorders>
            <w:noWrap/>
            <w:vAlign w:val="bottom"/>
            <w:hideMark/>
          </w:tcPr>
          <w:p w14:paraId="709AD21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0BC089EF" w14:textId="77777777" w:rsidTr="00432ABB">
        <w:trPr>
          <w:trHeight w:val="320"/>
          <w:jc w:val="center"/>
        </w:trPr>
        <w:tc>
          <w:tcPr>
            <w:tcW w:w="5500" w:type="dxa"/>
            <w:tcBorders>
              <w:top w:val="nil"/>
              <w:left w:val="nil"/>
              <w:bottom w:val="nil"/>
              <w:right w:val="nil"/>
            </w:tcBorders>
            <w:noWrap/>
            <w:vAlign w:val="bottom"/>
            <w:hideMark/>
          </w:tcPr>
          <w:p w14:paraId="495800F7" w14:textId="77777777" w:rsidR="00432ABB" w:rsidRPr="00E536A4" w:rsidRDefault="00432ABB" w:rsidP="004C4A9A">
            <w:pPr>
              <w:spacing w:after="0"/>
              <w:rPr>
                <w:rFonts w:ascii="Calibri" w:eastAsia="Times New Roman" w:hAnsi="Calibri" w:cs="Calibri"/>
                <w:color w:val="000000"/>
                <w:lang w:val="en-US" w:eastAsia="es-MX"/>
              </w:rPr>
            </w:pPr>
            <w:r w:rsidRPr="00E536A4">
              <w:rPr>
                <w:rFonts w:ascii="Calibri" w:eastAsia="Times New Roman" w:hAnsi="Calibri" w:cs="Calibri"/>
                <w:color w:val="000000"/>
                <w:lang w:val="en-US" w:eastAsia="es-MX"/>
              </w:rPr>
              <w:t>Food Corp Chile S.A</w:t>
            </w:r>
          </w:p>
        </w:tc>
        <w:tc>
          <w:tcPr>
            <w:tcW w:w="1300" w:type="dxa"/>
            <w:tcBorders>
              <w:top w:val="nil"/>
              <w:left w:val="nil"/>
              <w:bottom w:val="nil"/>
              <w:right w:val="nil"/>
            </w:tcBorders>
            <w:noWrap/>
            <w:vAlign w:val="bottom"/>
            <w:hideMark/>
          </w:tcPr>
          <w:p w14:paraId="5029D5C7"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val="en-US" w:eastAsia="es-MX"/>
              </w:rPr>
              <w:t xml:space="preserve">             </w:t>
            </w:r>
            <w:r w:rsidRPr="00E536A4">
              <w:rPr>
                <w:rFonts w:ascii="Calibri" w:eastAsia="Times New Roman" w:hAnsi="Calibri" w:cs="Calibri"/>
                <w:color w:val="000000"/>
                <w:lang w:eastAsia="es-MX"/>
              </w:rPr>
              <w:t xml:space="preserve">120 </w:t>
            </w:r>
          </w:p>
        </w:tc>
        <w:tc>
          <w:tcPr>
            <w:tcW w:w="1300" w:type="dxa"/>
            <w:tcBorders>
              <w:top w:val="nil"/>
              <w:left w:val="nil"/>
              <w:bottom w:val="nil"/>
              <w:right w:val="nil"/>
            </w:tcBorders>
            <w:noWrap/>
            <w:vAlign w:val="bottom"/>
            <w:hideMark/>
          </w:tcPr>
          <w:p w14:paraId="6FFB092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335AE365" w14:textId="77777777" w:rsidTr="00432ABB">
        <w:trPr>
          <w:trHeight w:val="320"/>
          <w:jc w:val="center"/>
        </w:trPr>
        <w:tc>
          <w:tcPr>
            <w:tcW w:w="5500" w:type="dxa"/>
            <w:tcBorders>
              <w:top w:val="nil"/>
              <w:left w:val="nil"/>
              <w:bottom w:val="nil"/>
              <w:right w:val="nil"/>
            </w:tcBorders>
            <w:noWrap/>
            <w:vAlign w:val="bottom"/>
            <w:hideMark/>
          </w:tcPr>
          <w:p w14:paraId="3C6E0A7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Sociedad Pesquera al sur de la Isla Ltda.</w:t>
            </w:r>
          </w:p>
        </w:tc>
        <w:tc>
          <w:tcPr>
            <w:tcW w:w="1300" w:type="dxa"/>
            <w:tcBorders>
              <w:top w:val="nil"/>
              <w:left w:val="nil"/>
              <w:bottom w:val="nil"/>
              <w:right w:val="nil"/>
            </w:tcBorders>
            <w:noWrap/>
            <w:vAlign w:val="bottom"/>
            <w:hideMark/>
          </w:tcPr>
          <w:p w14:paraId="6493526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113 </w:t>
            </w:r>
          </w:p>
        </w:tc>
        <w:tc>
          <w:tcPr>
            <w:tcW w:w="1300" w:type="dxa"/>
            <w:tcBorders>
              <w:top w:val="nil"/>
              <w:left w:val="nil"/>
              <w:bottom w:val="nil"/>
              <w:right w:val="nil"/>
            </w:tcBorders>
            <w:noWrap/>
            <w:vAlign w:val="bottom"/>
            <w:hideMark/>
          </w:tcPr>
          <w:p w14:paraId="02CC88CB"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57C0F117" w14:textId="77777777" w:rsidTr="00432ABB">
        <w:trPr>
          <w:trHeight w:val="320"/>
          <w:jc w:val="center"/>
        </w:trPr>
        <w:tc>
          <w:tcPr>
            <w:tcW w:w="5500" w:type="dxa"/>
            <w:tcBorders>
              <w:top w:val="nil"/>
              <w:left w:val="nil"/>
              <w:bottom w:val="nil"/>
              <w:right w:val="nil"/>
            </w:tcBorders>
            <w:noWrap/>
            <w:vAlign w:val="bottom"/>
            <w:hideMark/>
          </w:tcPr>
          <w:p w14:paraId="0C01FFC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ISLADAMAS LTDA.</w:t>
            </w:r>
          </w:p>
        </w:tc>
        <w:tc>
          <w:tcPr>
            <w:tcW w:w="1300" w:type="dxa"/>
            <w:tcBorders>
              <w:top w:val="nil"/>
              <w:left w:val="nil"/>
              <w:bottom w:val="nil"/>
              <w:right w:val="nil"/>
            </w:tcBorders>
            <w:noWrap/>
            <w:vAlign w:val="bottom"/>
            <w:hideMark/>
          </w:tcPr>
          <w:p w14:paraId="43BD4C2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89 </w:t>
            </w:r>
          </w:p>
        </w:tc>
        <w:tc>
          <w:tcPr>
            <w:tcW w:w="1300" w:type="dxa"/>
            <w:tcBorders>
              <w:top w:val="nil"/>
              <w:left w:val="nil"/>
              <w:bottom w:val="nil"/>
              <w:right w:val="nil"/>
            </w:tcBorders>
            <w:noWrap/>
            <w:vAlign w:val="bottom"/>
            <w:hideMark/>
          </w:tcPr>
          <w:p w14:paraId="50205BF9"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112E182E" w14:textId="77777777" w:rsidTr="00432ABB">
        <w:trPr>
          <w:trHeight w:val="320"/>
          <w:jc w:val="center"/>
        </w:trPr>
        <w:tc>
          <w:tcPr>
            <w:tcW w:w="5500" w:type="dxa"/>
            <w:tcBorders>
              <w:top w:val="nil"/>
              <w:left w:val="nil"/>
              <w:bottom w:val="nil"/>
              <w:right w:val="nil"/>
            </w:tcBorders>
            <w:noWrap/>
            <w:vAlign w:val="bottom"/>
            <w:hideMark/>
          </w:tcPr>
          <w:p w14:paraId="21829A81" w14:textId="77777777" w:rsidR="00432ABB" w:rsidRPr="000025B9" w:rsidRDefault="00432ABB" w:rsidP="004C4A9A">
            <w:pPr>
              <w:spacing w:after="0"/>
              <w:rPr>
                <w:rFonts w:ascii="Calibri" w:eastAsia="Times New Roman" w:hAnsi="Calibri" w:cs="Calibri"/>
                <w:color w:val="000000"/>
                <w:lang w:val="pt-BR" w:eastAsia="es-MX"/>
                <w:rPrChange w:id="35" w:author="Jorge David Dresdner Cid" w:date="2025-07-29T14:54:00Z">
                  <w:rPr>
                    <w:rFonts w:ascii="Calibri" w:eastAsia="Times New Roman" w:hAnsi="Calibri" w:cs="Calibri"/>
                    <w:color w:val="000000"/>
                    <w:lang w:eastAsia="es-MX"/>
                  </w:rPr>
                </w:rPrChange>
              </w:rPr>
            </w:pPr>
            <w:r w:rsidRPr="000025B9">
              <w:rPr>
                <w:rFonts w:ascii="Calibri" w:eastAsia="Times New Roman" w:hAnsi="Calibri" w:cs="Calibri"/>
                <w:color w:val="000000"/>
                <w:lang w:val="pt-BR" w:eastAsia="es-MX"/>
                <w:rPrChange w:id="36" w:author="Jorge David Dresdner Cid" w:date="2025-07-29T14:54:00Z">
                  <w:rPr>
                    <w:rFonts w:ascii="Calibri" w:eastAsia="Times New Roman" w:hAnsi="Calibri" w:cs="Calibri"/>
                    <w:color w:val="000000"/>
                    <w:lang w:eastAsia="es-MX"/>
                  </w:rPr>
                </w:rPrChange>
              </w:rPr>
              <w:t>Pesquera Antonio Cruz Córdova  Nakouzi E.I.R.L</w:t>
            </w:r>
          </w:p>
        </w:tc>
        <w:tc>
          <w:tcPr>
            <w:tcW w:w="1300" w:type="dxa"/>
            <w:tcBorders>
              <w:top w:val="nil"/>
              <w:left w:val="nil"/>
              <w:bottom w:val="nil"/>
              <w:right w:val="nil"/>
            </w:tcBorders>
            <w:noWrap/>
            <w:vAlign w:val="bottom"/>
            <w:hideMark/>
          </w:tcPr>
          <w:p w14:paraId="2A6E1C35" w14:textId="77777777" w:rsidR="00432ABB" w:rsidRPr="00E536A4" w:rsidRDefault="00432ABB" w:rsidP="004C4A9A">
            <w:pPr>
              <w:spacing w:after="0"/>
              <w:rPr>
                <w:rFonts w:ascii="Calibri" w:eastAsia="Times New Roman" w:hAnsi="Calibri" w:cs="Calibri"/>
                <w:color w:val="000000"/>
                <w:lang w:eastAsia="es-MX"/>
              </w:rPr>
            </w:pPr>
            <w:r w:rsidRPr="000025B9">
              <w:rPr>
                <w:rFonts w:ascii="Calibri" w:eastAsia="Times New Roman" w:hAnsi="Calibri" w:cs="Calibri"/>
                <w:color w:val="000000"/>
                <w:lang w:val="pt-BR" w:eastAsia="es-MX"/>
                <w:rPrChange w:id="37" w:author="Jorge David Dresdner Cid" w:date="2025-07-29T14:54:00Z">
                  <w:rPr>
                    <w:rFonts w:ascii="Calibri" w:eastAsia="Times New Roman" w:hAnsi="Calibri" w:cs="Calibri"/>
                    <w:color w:val="000000"/>
                    <w:lang w:eastAsia="es-MX"/>
                  </w:rPr>
                </w:rPrChange>
              </w:rPr>
              <w:t xml:space="preserve">               </w:t>
            </w:r>
            <w:r w:rsidRPr="00E536A4">
              <w:rPr>
                <w:rFonts w:ascii="Calibri" w:eastAsia="Times New Roman" w:hAnsi="Calibri" w:cs="Calibri"/>
                <w:color w:val="000000"/>
                <w:lang w:eastAsia="es-MX"/>
              </w:rPr>
              <w:t xml:space="preserve">89 </w:t>
            </w:r>
          </w:p>
        </w:tc>
        <w:tc>
          <w:tcPr>
            <w:tcW w:w="1300" w:type="dxa"/>
            <w:tcBorders>
              <w:top w:val="nil"/>
              <w:left w:val="nil"/>
              <w:bottom w:val="nil"/>
              <w:right w:val="nil"/>
            </w:tcBorders>
            <w:noWrap/>
            <w:vAlign w:val="bottom"/>
            <w:hideMark/>
          </w:tcPr>
          <w:p w14:paraId="5D3CF2D2"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15E20EF9" w14:textId="77777777" w:rsidTr="00432ABB">
        <w:trPr>
          <w:trHeight w:val="320"/>
          <w:jc w:val="center"/>
        </w:trPr>
        <w:tc>
          <w:tcPr>
            <w:tcW w:w="5500" w:type="dxa"/>
            <w:tcBorders>
              <w:top w:val="nil"/>
              <w:left w:val="nil"/>
              <w:bottom w:val="nil"/>
              <w:right w:val="nil"/>
            </w:tcBorders>
            <w:noWrap/>
            <w:vAlign w:val="bottom"/>
            <w:hideMark/>
          </w:tcPr>
          <w:p w14:paraId="5259B2F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Sociedad Pesquera Enfemar Ltda.</w:t>
            </w:r>
          </w:p>
        </w:tc>
        <w:tc>
          <w:tcPr>
            <w:tcW w:w="1300" w:type="dxa"/>
            <w:tcBorders>
              <w:top w:val="nil"/>
              <w:left w:val="nil"/>
              <w:bottom w:val="nil"/>
              <w:right w:val="nil"/>
            </w:tcBorders>
            <w:noWrap/>
            <w:vAlign w:val="bottom"/>
            <w:hideMark/>
          </w:tcPr>
          <w:p w14:paraId="5632F38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89 </w:t>
            </w:r>
          </w:p>
        </w:tc>
        <w:tc>
          <w:tcPr>
            <w:tcW w:w="1300" w:type="dxa"/>
            <w:tcBorders>
              <w:top w:val="nil"/>
              <w:left w:val="nil"/>
              <w:bottom w:val="nil"/>
              <w:right w:val="nil"/>
            </w:tcBorders>
            <w:noWrap/>
            <w:vAlign w:val="bottom"/>
            <w:hideMark/>
          </w:tcPr>
          <w:p w14:paraId="7BB4BD41"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757BAC7E" w14:textId="77777777" w:rsidTr="00432ABB">
        <w:trPr>
          <w:trHeight w:val="320"/>
          <w:jc w:val="center"/>
        </w:trPr>
        <w:tc>
          <w:tcPr>
            <w:tcW w:w="5500" w:type="dxa"/>
            <w:tcBorders>
              <w:top w:val="nil"/>
              <w:left w:val="nil"/>
              <w:bottom w:val="nil"/>
              <w:right w:val="nil"/>
            </w:tcBorders>
            <w:noWrap/>
            <w:vAlign w:val="bottom"/>
            <w:hideMark/>
          </w:tcPr>
          <w:p w14:paraId="6763E0D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Distribuidora de Alimentos del Mar Ltda</w:t>
            </w:r>
          </w:p>
        </w:tc>
        <w:tc>
          <w:tcPr>
            <w:tcW w:w="1300" w:type="dxa"/>
            <w:tcBorders>
              <w:top w:val="nil"/>
              <w:left w:val="nil"/>
              <w:bottom w:val="nil"/>
              <w:right w:val="nil"/>
            </w:tcBorders>
            <w:noWrap/>
            <w:vAlign w:val="bottom"/>
            <w:hideMark/>
          </w:tcPr>
          <w:p w14:paraId="7DB639A0"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89 </w:t>
            </w:r>
          </w:p>
        </w:tc>
        <w:tc>
          <w:tcPr>
            <w:tcW w:w="1300" w:type="dxa"/>
            <w:tcBorders>
              <w:top w:val="nil"/>
              <w:left w:val="nil"/>
              <w:bottom w:val="nil"/>
              <w:right w:val="nil"/>
            </w:tcBorders>
            <w:noWrap/>
            <w:vAlign w:val="bottom"/>
            <w:hideMark/>
          </w:tcPr>
          <w:p w14:paraId="52CDA9EF"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0,1%</w:t>
            </w:r>
          </w:p>
        </w:tc>
      </w:tr>
      <w:tr w:rsidR="00432ABB" w:rsidRPr="00E536A4" w14:paraId="58975B8F" w14:textId="77777777" w:rsidTr="00432ABB">
        <w:trPr>
          <w:trHeight w:val="320"/>
          <w:jc w:val="center"/>
        </w:trPr>
        <w:tc>
          <w:tcPr>
            <w:tcW w:w="5500" w:type="dxa"/>
            <w:tcBorders>
              <w:top w:val="nil"/>
              <w:left w:val="nil"/>
              <w:bottom w:val="nil"/>
              <w:right w:val="nil"/>
            </w:tcBorders>
            <w:noWrap/>
            <w:vAlign w:val="bottom"/>
            <w:hideMark/>
          </w:tcPr>
          <w:p w14:paraId="23A5519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PACIFIC BLU</w:t>
            </w:r>
          </w:p>
        </w:tc>
        <w:tc>
          <w:tcPr>
            <w:tcW w:w="1300" w:type="dxa"/>
            <w:tcBorders>
              <w:top w:val="nil"/>
              <w:left w:val="nil"/>
              <w:bottom w:val="nil"/>
              <w:right w:val="nil"/>
            </w:tcBorders>
            <w:noWrap/>
            <w:vAlign w:val="bottom"/>
            <w:hideMark/>
          </w:tcPr>
          <w:p w14:paraId="1837238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67 </w:t>
            </w:r>
          </w:p>
        </w:tc>
        <w:tc>
          <w:tcPr>
            <w:tcW w:w="1300" w:type="dxa"/>
            <w:tcBorders>
              <w:top w:val="nil"/>
              <w:left w:val="nil"/>
              <w:bottom w:val="nil"/>
              <w:right w:val="nil"/>
            </w:tcBorders>
            <w:noWrap/>
            <w:vAlign w:val="bottom"/>
            <w:hideMark/>
          </w:tcPr>
          <w:p w14:paraId="165AFBEA"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157F1912" w14:textId="77777777" w:rsidTr="00432ABB">
        <w:trPr>
          <w:trHeight w:val="320"/>
          <w:jc w:val="center"/>
        </w:trPr>
        <w:tc>
          <w:tcPr>
            <w:tcW w:w="5500" w:type="dxa"/>
            <w:tcBorders>
              <w:top w:val="nil"/>
              <w:left w:val="nil"/>
              <w:bottom w:val="nil"/>
              <w:right w:val="nil"/>
            </w:tcBorders>
            <w:noWrap/>
            <w:vAlign w:val="bottom"/>
            <w:hideMark/>
          </w:tcPr>
          <w:p w14:paraId="11919F3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EMDEPES S.A.</w:t>
            </w:r>
          </w:p>
        </w:tc>
        <w:tc>
          <w:tcPr>
            <w:tcW w:w="1300" w:type="dxa"/>
            <w:tcBorders>
              <w:top w:val="nil"/>
              <w:left w:val="nil"/>
              <w:bottom w:val="nil"/>
              <w:right w:val="nil"/>
            </w:tcBorders>
            <w:noWrap/>
            <w:vAlign w:val="bottom"/>
            <w:hideMark/>
          </w:tcPr>
          <w:p w14:paraId="1A9698FD"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45 </w:t>
            </w:r>
          </w:p>
        </w:tc>
        <w:tc>
          <w:tcPr>
            <w:tcW w:w="1300" w:type="dxa"/>
            <w:tcBorders>
              <w:top w:val="nil"/>
              <w:left w:val="nil"/>
              <w:bottom w:val="nil"/>
              <w:right w:val="nil"/>
            </w:tcBorders>
            <w:noWrap/>
            <w:vAlign w:val="bottom"/>
            <w:hideMark/>
          </w:tcPr>
          <w:p w14:paraId="1E77F3B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5BFCB8F2" w14:textId="77777777" w:rsidTr="00432ABB">
        <w:trPr>
          <w:trHeight w:val="320"/>
          <w:jc w:val="center"/>
        </w:trPr>
        <w:tc>
          <w:tcPr>
            <w:tcW w:w="5500" w:type="dxa"/>
            <w:tcBorders>
              <w:top w:val="nil"/>
              <w:left w:val="nil"/>
              <w:bottom w:val="nil"/>
              <w:right w:val="nil"/>
            </w:tcBorders>
            <w:noWrap/>
            <w:vAlign w:val="bottom"/>
            <w:hideMark/>
          </w:tcPr>
          <w:p w14:paraId="53B7B45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Pesca Chile S.A.</w:t>
            </w:r>
          </w:p>
        </w:tc>
        <w:tc>
          <w:tcPr>
            <w:tcW w:w="1300" w:type="dxa"/>
            <w:tcBorders>
              <w:top w:val="nil"/>
              <w:left w:val="nil"/>
              <w:bottom w:val="nil"/>
              <w:right w:val="nil"/>
            </w:tcBorders>
            <w:noWrap/>
            <w:vAlign w:val="bottom"/>
            <w:hideMark/>
          </w:tcPr>
          <w:p w14:paraId="498DA0C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37 </w:t>
            </w:r>
          </w:p>
        </w:tc>
        <w:tc>
          <w:tcPr>
            <w:tcW w:w="1300" w:type="dxa"/>
            <w:tcBorders>
              <w:top w:val="nil"/>
              <w:left w:val="nil"/>
              <w:bottom w:val="nil"/>
              <w:right w:val="nil"/>
            </w:tcBorders>
            <w:noWrap/>
            <w:vAlign w:val="bottom"/>
            <w:hideMark/>
          </w:tcPr>
          <w:p w14:paraId="595ED1B5"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58C5146C" w14:textId="77777777" w:rsidTr="00432ABB">
        <w:trPr>
          <w:trHeight w:val="320"/>
          <w:jc w:val="center"/>
        </w:trPr>
        <w:tc>
          <w:tcPr>
            <w:tcW w:w="5500" w:type="dxa"/>
            <w:tcBorders>
              <w:top w:val="nil"/>
              <w:left w:val="nil"/>
              <w:bottom w:val="nil"/>
              <w:right w:val="nil"/>
            </w:tcBorders>
            <w:noWrap/>
            <w:vAlign w:val="bottom"/>
            <w:hideMark/>
          </w:tcPr>
          <w:p w14:paraId="01C2EDE1" w14:textId="77777777" w:rsidR="00432ABB" w:rsidRPr="000025B9" w:rsidRDefault="00432ABB" w:rsidP="004C4A9A">
            <w:pPr>
              <w:spacing w:after="0"/>
              <w:rPr>
                <w:rFonts w:ascii="Calibri" w:eastAsia="Times New Roman" w:hAnsi="Calibri" w:cs="Calibri"/>
                <w:color w:val="000000"/>
                <w:lang w:val="pt-BR" w:eastAsia="es-MX"/>
                <w:rPrChange w:id="38" w:author="Jorge David Dresdner Cid" w:date="2025-07-29T14:54:00Z">
                  <w:rPr>
                    <w:rFonts w:ascii="Calibri" w:eastAsia="Times New Roman" w:hAnsi="Calibri" w:cs="Calibri"/>
                    <w:color w:val="000000"/>
                    <w:lang w:eastAsia="es-MX"/>
                  </w:rPr>
                </w:rPrChange>
              </w:rPr>
            </w:pPr>
            <w:r w:rsidRPr="000025B9">
              <w:rPr>
                <w:rFonts w:ascii="Calibri" w:eastAsia="Times New Roman" w:hAnsi="Calibri" w:cs="Calibri"/>
                <w:color w:val="000000"/>
                <w:lang w:val="pt-BR" w:eastAsia="es-MX"/>
                <w:rPrChange w:id="39" w:author="Jorge David Dresdner Cid" w:date="2025-07-29T14:54:00Z">
                  <w:rPr>
                    <w:rFonts w:ascii="Calibri" w:eastAsia="Times New Roman" w:hAnsi="Calibri" w:cs="Calibri"/>
                    <w:color w:val="000000"/>
                    <w:lang w:eastAsia="es-MX"/>
                  </w:rPr>
                </w:rPrChange>
              </w:rPr>
              <w:t>Pesquera Isla Damas S.A</w:t>
            </w:r>
          </w:p>
        </w:tc>
        <w:tc>
          <w:tcPr>
            <w:tcW w:w="1300" w:type="dxa"/>
            <w:tcBorders>
              <w:top w:val="nil"/>
              <w:left w:val="nil"/>
              <w:bottom w:val="nil"/>
              <w:right w:val="nil"/>
            </w:tcBorders>
            <w:noWrap/>
            <w:vAlign w:val="bottom"/>
            <w:hideMark/>
          </w:tcPr>
          <w:p w14:paraId="2E2C7C20" w14:textId="77777777" w:rsidR="00432ABB" w:rsidRPr="00E536A4" w:rsidRDefault="00432ABB" w:rsidP="004C4A9A">
            <w:pPr>
              <w:spacing w:after="0"/>
              <w:rPr>
                <w:rFonts w:ascii="Calibri" w:eastAsia="Times New Roman" w:hAnsi="Calibri" w:cs="Calibri"/>
                <w:color w:val="000000"/>
                <w:lang w:eastAsia="es-MX"/>
              </w:rPr>
            </w:pPr>
            <w:r w:rsidRPr="000025B9">
              <w:rPr>
                <w:rFonts w:ascii="Calibri" w:eastAsia="Times New Roman" w:hAnsi="Calibri" w:cs="Calibri"/>
                <w:color w:val="000000"/>
                <w:lang w:val="pt-BR" w:eastAsia="es-MX"/>
                <w:rPrChange w:id="40" w:author="Jorge David Dresdner Cid" w:date="2025-07-29T14:54:00Z">
                  <w:rPr>
                    <w:rFonts w:ascii="Calibri" w:eastAsia="Times New Roman" w:hAnsi="Calibri" w:cs="Calibri"/>
                    <w:color w:val="000000"/>
                    <w:lang w:eastAsia="es-MX"/>
                  </w:rPr>
                </w:rPrChange>
              </w:rPr>
              <w:t xml:space="preserve">               </w:t>
            </w:r>
            <w:r w:rsidRPr="00E536A4">
              <w:rPr>
                <w:rFonts w:ascii="Calibri" w:eastAsia="Times New Roman" w:hAnsi="Calibri" w:cs="Calibri"/>
                <w:color w:val="000000"/>
                <w:lang w:eastAsia="es-MX"/>
              </w:rPr>
              <w:t xml:space="preserve">36 </w:t>
            </w:r>
          </w:p>
        </w:tc>
        <w:tc>
          <w:tcPr>
            <w:tcW w:w="1300" w:type="dxa"/>
            <w:tcBorders>
              <w:top w:val="nil"/>
              <w:left w:val="nil"/>
              <w:bottom w:val="nil"/>
              <w:right w:val="nil"/>
            </w:tcBorders>
            <w:noWrap/>
            <w:vAlign w:val="bottom"/>
            <w:hideMark/>
          </w:tcPr>
          <w:p w14:paraId="7BA2919E"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710F67B2" w14:textId="77777777" w:rsidTr="00432ABB">
        <w:trPr>
          <w:trHeight w:val="320"/>
          <w:jc w:val="center"/>
        </w:trPr>
        <w:tc>
          <w:tcPr>
            <w:tcW w:w="5500" w:type="dxa"/>
            <w:tcBorders>
              <w:top w:val="nil"/>
              <w:left w:val="nil"/>
              <w:bottom w:val="nil"/>
              <w:right w:val="nil"/>
            </w:tcBorders>
            <w:noWrap/>
            <w:vAlign w:val="bottom"/>
            <w:hideMark/>
          </w:tcPr>
          <w:p w14:paraId="30EC6B1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DERIS S.A.</w:t>
            </w:r>
          </w:p>
        </w:tc>
        <w:tc>
          <w:tcPr>
            <w:tcW w:w="1300" w:type="dxa"/>
            <w:tcBorders>
              <w:top w:val="nil"/>
              <w:left w:val="nil"/>
              <w:bottom w:val="nil"/>
              <w:right w:val="nil"/>
            </w:tcBorders>
            <w:noWrap/>
            <w:vAlign w:val="bottom"/>
            <w:hideMark/>
          </w:tcPr>
          <w:p w14:paraId="78D4812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28 </w:t>
            </w:r>
          </w:p>
        </w:tc>
        <w:tc>
          <w:tcPr>
            <w:tcW w:w="1300" w:type="dxa"/>
            <w:tcBorders>
              <w:top w:val="nil"/>
              <w:left w:val="nil"/>
              <w:bottom w:val="nil"/>
              <w:right w:val="nil"/>
            </w:tcBorders>
            <w:noWrap/>
            <w:vAlign w:val="bottom"/>
            <w:hideMark/>
          </w:tcPr>
          <w:p w14:paraId="0B6CB448"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3DB53F5A" w14:textId="77777777" w:rsidTr="00432ABB">
        <w:trPr>
          <w:trHeight w:val="320"/>
          <w:jc w:val="center"/>
        </w:trPr>
        <w:tc>
          <w:tcPr>
            <w:tcW w:w="5500" w:type="dxa"/>
            <w:tcBorders>
              <w:top w:val="nil"/>
              <w:left w:val="nil"/>
              <w:bottom w:val="nil"/>
              <w:right w:val="nil"/>
            </w:tcBorders>
            <w:noWrap/>
            <w:vAlign w:val="bottom"/>
            <w:hideMark/>
          </w:tcPr>
          <w:p w14:paraId="72EC275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Sociedad Rubio y Mauat Ltda</w:t>
            </w:r>
          </w:p>
        </w:tc>
        <w:tc>
          <w:tcPr>
            <w:tcW w:w="1300" w:type="dxa"/>
            <w:tcBorders>
              <w:top w:val="nil"/>
              <w:left w:val="nil"/>
              <w:bottom w:val="nil"/>
              <w:right w:val="nil"/>
            </w:tcBorders>
            <w:noWrap/>
            <w:vAlign w:val="bottom"/>
            <w:hideMark/>
          </w:tcPr>
          <w:p w14:paraId="68AF3A2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26 </w:t>
            </w:r>
          </w:p>
        </w:tc>
        <w:tc>
          <w:tcPr>
            <w:tcW w:w="1300" w:type="dxa"/>
            <w:tcBorders>
              <w:top w:val="nil"/>
              <w:left w:val="nil"/>
              <w:bottom w:val="nil"/>
              <w:right w:val="nil"/>
            </w:tcBorders>
            <w:noWrap/>
            <w:vAlign w:val="bottom"/>
            <w:hideMark/>
          </w:tcPr>
          <w:p w14:paraId="2556F7D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753ECC9A" w14:textId="77777777" w:rsidTr="00432ABB">
        <w:trPr>
          <w:trHeight w:val="320"/>
          <w:jc w:val="center"/>
        </w:trPr>
        <w:tc>
          <w:tcPr>
            <w:tcW w:w="5500" w:type="dxa"/>
            <w:tcBorders>
              <w:top w:val="nil"/>
              <w:left w:val="nil"/>
              <w:bottom w:val="nil"/>
              <w:right w:val="nil"/>
            </w:tcBorders>
            <w:noWrap/>
            <w:vAlign w:val="bottom"/>
            <w:hideMark/>
          </w:tcPr>
          <w:p w14:paraId="137E28C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Isladamas S.A</w:t>
            </w:r>
          </w:p>
        </w:tc>
        <w:tc>
          <w:tcPr>
            <w:tcW w:w="1300" w:type="dxa"/>
            <w:tcBorders>
              <w:top w:val="nil"/>
              <w:left w:val="nil"/>
              <w:bottom w:val="nil"/>
              <w:right w:val="nil"/>
            </w:tcBorders>
            <w:noWrap/>
            <w:vAlign w:val="bottom"/>
            <w:hideMark/>
          </w:tcPr>
          <w:p w14:paraId="69EF6BF4"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17 </w:t>
            </w:r>
          </w:p>
        </w:tc>
        <w:tc>
          <w:tcPr>
            <w:tcW w:w="1300" w:type="dxa"/>
            <w:tcBorders>
              <w:top w:val="nil"/>
              <w:left w:val="nil"/>
              <w:bottom w:val="nil"/>
              <w:right w:val="nil"/>
            </w:tcBorders>
            <w:noWrap/>
            <w:vAlign w:val="bottom"/>
            <w:hideMark/>
          </w:tcPr>
          <w:p w14:paraId="210D4DAE"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7789A8FF" w14:textId="77777777" w:rsidTr="00432ABB">
        <w:trPr>
          <w:trHeight w:val="320"/>
          <w:jc w:val="center"/>
        </w:trPr>
        <w:tc>
          <w:tcPr>
            <w:tcW w:w="5500" w:type="dxa"/>
            <w:tcBorders>
              <w:top w:val="nil"/>
              <w:left w:val="nil"/>
              <w:bottom w:val="nil"/>
              <w:right w:val="nil"/>
            </w:tcBorders>
            <w:noWrap/>
            <w:vAlign w:val="bottom"/>
            <w:hideMark/>
          </w:tcPr>
          <w:p w14:paraId="71AF3753"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PESCA CISNE S.A.</w:t>
            </w:r>
          </w:p>
        </w:tc>
        <w:tc>
          <w:tcPr>
            <w:tcW w:w="1300" w:type="dxa"/>
            <w:tcBorders>
              <w:top w:val="nil"/>
              <w:left w:val="nil"/>
              <w:bottom w:val="nil"/>
              <w:right w:val="nil"/>
            </w:tcBorders>
            <w:noWrap/>
            <w:vAlign w:val="bottom"/>
            <w:hideMark/>
          </w:tcPr>
          <w:p w14:paraId="69EA4E5B"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16 </w:t>
            </w:r>
          </w:p>
        </w:tc>
        <w:tc>
          <w:tcPr>
            <w:tcW w:w="1300" w:type="dxa"/>
            <w:tcBorders>
              <w:top w:val="nil"/>
              <w:left w:val="nil"/>
              <w:bottom w:val="nil"/>
              <w:right w:val="nil"/>
            </w:tcBorders>
            <w:noWrap/>
            <w:vAlign w:val="bottom"/>
            <w:hideMark/>
          </w:tcPr>
          <w:p w14:paraId="5CCCE5C7"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63E835DD" w14:textId="77777777" w:rsidTr="00432ABB">
        <w:trPr>
          <w:trHeight w:val="320"/>
          <w:jc w:val="center"/>
        </w:trPr>
        <w:tc>
          <w:tcPr>
            <w:tcW w:w="5500" w:type="dxa"/>
            <w:tcBorders>
              <w:top w:val="nil"/>
              <w:left w:val="nil"/>
              <w:bottom w:val="nil"/>
              <w:right w:val="nil"/>
            </w:tcBorders>
            <w:noWrap/>
            <w:vAlign w:val="bottom"/>
            <w:hideMark/>
          </w:tcPr>
          <w:p w14:paraId="4F442DE8"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Pesquera Quintero S.A</w:t>
            </w:r>
          </w:p>
        </w:tc>
        <w:tc>
          <w:tcPr>
            <w:tcW w:w="1300" w:type="dxa"/>
            <w:tcBorders>
              <w:top w:val="nil"/>
              <w:left w:val="nil"/>
              <w:bottom w:val="nil"/>
              <w:right w:val="nil"/>
            </w:tcBorders>
            <w:noWrap/>
            <w:vAlign w:val="bottom"/>
            <w:hideMark/>
          </w:tcPr>
          <w:p w14:paraId="05A1FD31"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16 </w:t>
            </w:r>
          </w:p>
        </w:tc>
        <w:tc>
          <w:tcPr>
            <w:tcW w:w="1300" w:type="dxa"/>
            <w:tcBorders>
              <w:top w:val="nil"/>
              <w:left w:val="nil"/>
              <w:bottom w:val="nil"/>
              <w:right w:val="nil"/>
            </w:tcBorders>
            <w:noWrap/>
            <w:vAlign w:val="bottom"/>
            <w:hideMark/>
          </w:tcPr>
          <w:p w14:paraId="327B0776"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3C86D605" w14:textId="77777777" w:rsidTr="00432ABB">
        <w:trPr>
          <w:trHeight w:val="320"/>
          <w:jc w:val="center"/>
        </w:trPr>
        <w:tc>
          <w:tcPr>
            <w:tcW w:w="5500" w:type="dxa"/>
            <w:tcBorders>
              <w:top w:val="nil"/>
              <w:left w:val="nil"/>
              <w:bottom w:val="nil"/>
              <w:right w:val="nil"/>
            </w:tcBorders>
            <w:noWrap/>
            <w:vAlign w:val="bottom"/>
            <w:hideMark/>
          </w:tcPr>
          <w:p w14:paraId="2919A7A2"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Compañía Canal Austral Inversiones Ltda.</w:t>
            </w:r>
          </w:p>
        </w:tc>
        <w:tc>
          <w:tcPr>
            <w:tcW w:w="1300" w:type="dxa"/>
            <w:tcBorders>
              <w:top w:val="nil"/>
              <w:left w:val="nil"/>
              <w:bottom w:val="nil"/>
              <w:right w:val="nil"/>
            </w:tcBorders>
            <w:noWrap/>
            <w:vAlign w:val="bottom"/>
            <w:hideMark/>
          </w:tcPr>
          <w:p w14:paraId="5840ACE5"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12 </w:t>
            </w:r>
          </w:p>
        </w:tc>
        <w:tc>
          <w:tcPr>
            <w:tcW w:w="1300" w:type="dxa"/>
            <w:tcBorders>
              <w:top w:val="nil"/>
              <w:left w:val="nil"/>
              <w:bottom w:val="nil"/>
              <w:right w:val="nil"/>
            </w:tcBorders>
            <w:noWrap/>
            <w:vAlign w:val="bottom"/>
            <w:hideMark/>
          </w:tcPr>
          <w:p w14:paraId="4435AC20"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45BAA81D" w14:textId="77777777" w:rsidTr="00432ABB">
        <w:trPr>
          <w:trHeight w:val="320"/>
          <w:jc w:val="center"/>
        </w:trPr>
        <w:tc>
          <w:tcPr>
            <w:tcW w:w="5500" w:type="dxa"/>
            <w:tcBorders>
              <w:top w:val="nil"/>
              <w:left w:val="nil"/>
              <w:bottom w:val="nil"/>
              <w:right w:val="nil"/>
            </w:tcBorders>
            <w:noWrap/>
            <w:vAlign w:val="bottom"/>
            <w:hideMark/>
          </w:tcPr>
          <w:p w14:paraId="11F1BAB9"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Juan Carlos Marilaf</w:t>
            </w:r>
          </w:p>
        </w:tc>
        <w:tc>
          <w:tcPr>
            <w:tcW w:w="1300" w:type="dxa"/>
            <w:tcBorders>
              <w:top w:val="nil"/>
              <w:left w:val="nil"/>
              <w:bottom w:val="nil"/>
              <w:right w:val="nil"/>
            </w:tcBorders>
            <w:noWrap/>
            <w:vAlign w:val="bottom"/>
            <w:hideMark/>
          </w:tcPr>
          <w:p w14:paraId="01950C8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8 </w:t>
            </w:r>
          </w:p>
        </w:tc>
        <w:tc>
          <w:tcPr>
            <w:tcW w:w="1300" w:type="dxa"/>
            <w:tcBorders>
              <w:top w:val="nil"/>
              <w:left w:val="nil"/>
              <w:bottom w:val="nil"/>
              <w:right w:val="nil"/>
            </w:tcBorders>
            <w:noWrap/>
            <w:vAlign w:val="bottom"/>
            <w:hideMark/>
          </w:tcPr>
          <w:p w14:paraId="4E0F1952"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r w:rsidR="00432ABB" w:rsidRPr="00E536A4" w14:paraId="55381007" w14:textId="77777777" w:rsidTr="00432ABB">
        <w:trPr>
          <w:trHeight w:val="320"/>
          <w:jc w:val="center"/>
        </w:trPr>
        <w:tc>
          <w:tcPr>
            <w:tcW w:w="5500" w:type="dxa"/>
            <w:tcBorders>
              <w:top w:val="nil"/>
              <w:left w:val="nil"/>
              <w:bottom w:val="nil"/>
              <w:right w:val="nil"/>
            </w:tcBorders>
            <w:noWrap/>
            <w:vAlign w:val="bottom"/>
            <w:hideMark/>
          </w:tcPr>
          <w:p w14:paraId="4571EDFE"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Marco Salinas Carrasco</w:t>
            </w:r>
          </w:p>
        </w:tc>
        <w:tc>
          <w:tcPr>
            <w:tcW w:w="1300" w:type="dxa"/>
            <w:tcBorders>
              <w:top w:val="nil"/>
              <w:left w:val="nil"/>
              <w:bottom w:val="nil"/>
              <w:right w:val="nil"/>
            </w:tcBorders>
            <w:noWrap/>
            <w:vAlign w:val="bottom"/>
            <w:hideMark/>
          </w:tcPr>
          <w:p w14:paraId="3EC4140C" w14:textId="77777777" w:rsidR="00432ABB" w:rsidRPr="00E536A4" w:rsidRDefault="00432ABB" w:rsidP="004C4A9A">
            <w:pPr>
              <w:spacing w:after="0"/>
              <w:rPr>
                <w:rFonts w:ascii="Calibri" w:eastAsia="Times New Roman" w:hAnsi="Calibri" w:cs="Calibri"/>
                <w:color w:val="000000"/>
                <w:lang w:eastAsia="es-MX"/>
              </w:rPr>
            </w:pPr>
            <w:r w:rsidRPr="00E536A4">
              <w:rPr>
                <w:rFonts w:ascii="Calibri" w:eastAsia="Times New Roman" w:hAnsi="Calibri" w:cs="Calibri"/>
                <w:color w:val="000000"/>
                <w:lang w:eastAsia="es-MX"/>
              </w:rPr>
              <w:t xml:space="preserve">                 5 </w:t>
            </w:r>
          </w:p>
        </w:tc>
        <w:tc>
          <w:tcPr>
            <w:tcW w:w="1300" w:type="dxa"/>
            <w:tcBorders>
              <w:top w:val="nil"/>
              <w:left w:val="nil"/>
              <w:bottom w:val="nil"/>
              <w:right w:val="nil"/>
            </w:tcBorders>
            <w:noWrap/>
            <w:vAlign w:val="bottom"/>
            <w:hideMark/>
          </w:tcPr>
          <w:p w14:paraId="0341E3FC" w14:textId="77777777" w:rsidR="00432ABB" w:rsidRPr="00E536A4" w:rsidRDefault="00432ABB" w:rsidP="004C4A9A">
            <w:pPr>
              <w:spacing w:after="0"/>
              <w:jc w:val="right"/>
              <w:rPr>
                <w:rFonts w:ascii="Calibri" w:eastAsia="Times New Roman" w:hAnsi="Calibri" w:cs="Calibri"/>
                <w:color w:val="000000"/>
                <w:lang w:eastAsia="es-MX"/>
              </w:rPr>
            </w:pPr>
            <w:r w:rsidRPr="00E536A4">
              <w:rPr>
                <w:rFonts w:ascii="Calibri" w:eastAsia="Times New Roman" w:hAnsi="Calibri" w:cs="Calibri"/>
                <w:color w:val="000000"/>
                <w:lang w:eastAsia="es-MX"/>
              </w:rPr>
              <w:t>0,0%</w:t>
            </w:r>
          </w:p>
        </w:tc>
      </w:tr>
    </w:tbl>
    <w:p w14:paraId="09B84884" w14:textId="3949FF6F" w:rsidR="00432ABB" w:rsidRDefault="00432ABB" w:rsidP="005E2CBC">
      <w:pPr>
        <w:spacing w:line="240" w:lineRule="auto"/>
        <w:rPr>
          <w:lang w:val="es-ES"/>
        </w:rPr>
      </w:pPr>
    </w:p>
    <w:p w14:paraId="66D9107A" w14:textId="77777777" w:rsidR="00432ABB" w:rsidRDefault="00432ABB">
      <w:pPr>
        <w:rPr>
          <w:lang w:val="es-ES"/>
        </w:rPr>
      </w:pPr>
      <w:r>
        <w:rPr>
          <w:lang w:val="es-ES"/>
        </w:rPr>
        <w:br w:type="page"/>
      </w:r>
    </w:p>
    <w:p w14:paraId="2C8EB247" w14:textId="77777777" w:rsidR="00432ABB" w:rsidRDefault="00432ABB" w:rsidP="005E2CBC">
      <w:pPr>
        <w:spacing w:line="240" w:lineRule="auto"/>
        <w:rPr>
          <w:lang w:val="es-ES"/>
        </w:rPr>
        <w:sectPr w:rsidR="00432ABB" w:rsidSect="00432ABB">
          <w:pgSz w:w="12240" w:h="15840"/>
          <w:pgMar w:top="1440" w:right="1077" w:bottom="1440" w:left="1077" w:header="709" w:footer="709" w:gutter="0"/>
          <w:cols w:space="708"/>
          <w:docGrid w:linePitch="360"/>
        </w:sectPr>
      </w:pPr>
    </w:p>
    <w:p w14:paraId="76266051" w14:textId="543C3728" w:rsidR="00702591" w:rsidRPr="004C4A9A" w:rsidRDefault="00432ABB" w:rsidP="004C4A9A">
      <w:pPr>
        <w:spacing w:after="0" w:line="240" w:lineRule="auto"/>
        <w:jc w:val="center"/>
        <w:rPr>
          <w:b/>
          <w:bCs/>
          <w:lang w:val="es-ES"/>
        </w:rPr>
      </w:pPr>
      <w:r w:rsidRPr="004C4A9A">
        <w:rPr>
          <w:b/>
          <w:bCs/>
          <w:lang w:val="es-ES"/>
        </w:rPr>
        <w:lastRenderedPageBreak/>
        <w:t xml:space="preserve">Tabla A.3. Lotes y toneladas </w:t>
      </w:r>
      <w:r w:rsidRPr="00432ABB">
        <w:rPr>
          <w:b/>
          <w:bCs/>
          <w:lang w:val="es-ES"/>
        </w:rPr>
        <w:t>adjudicadas</w:t>
      </w:r>
      <w:r w:rsidRPr="004C4A9A">
        <w:rPr>
          <w:b/>
          <w:bCs/>
          <w:lang w:val="es-ES"/>
        </w:rPr>
        <w:t xml:space="preserve"> por empresa en cada subasta por UP y año. Subastas LTP clase B, años 2015 a 2021.</w:t>
      </w:r>
    </w:p>
    <w:tbl>
      <w:tblPr>
        <w:tblW w:w="5091" w:type="pct"/>
        <w:tblCellMar>
          <w:left w:w="70" w:type="dxa"/>
          <w:right w:w="70" w:type="dxa"/>
        </w:tblCellMar>
        <w:tblLook w:val="04A0" w:firstRow="1" w:lastRow="0" w:firstColumn="1" w:lastColumn="0" w:noHBand="0" w:noVBand="1"/>
      </w:tblPr>
      <w:tblGrid>
        <w:gridCol w:w="4298"/>
        <w:gridCol w:w="587"/>
        <w:gridCol w:w="1311"/>
        <w:gridCol w:w="4838"/>
        <w:gridCol w:w="1229"/>
        <w:gridCol w:w="1238"/>
      </w:tblGrid>
      <w:tr w:rsidR="00432ABB" w:rsidRPr="00143B05" w14:paraId="1CCE814F" w14:textId="77777777">
        <w:trPr>
          <w:trHeight w:val="320"/>
        </w:trPr>
        <w:tc>
          <w:tcPr>
            <w:tcW w:w="1441" w:type="pct"/>
            <w:tcBorders>
              <w:top w:val="single" w:sz="4" w:space="0" w:color="auto"/>
              <w:left w:val="nil"/>
              <w:bottom w:val="single" w:sz="4" w:space="0" w:color="auto"/>
              <w:right w:val="nil"/>
            </w:tcBorders>
            <w:noWrap/>
            <w:vAlign w:val="bottom"/>
            <w:hideMark/>
          </w:tcPr>
          <w:p w14:paraId="4C189E90" w14:textId="77777777" w:rsidR="00432ABB" w:rsidRPr="00E45931" w:rsidRDefault="00432ABB">
            <w:pPr>
              <w:spacing w:after="0"/>
              <w:rPr>
                <w:rFonts w:ascii="Calibri" w:hAnsi="Calibri" w:cs="Calibri"/>
                <w:b/>
                <w:bCs/>
                <w:color w:val="000000"/>
              </w:rPr>
            </w:pPr>
            <w:r w:rsidRPr="00E45931">
              <w:rPr>
                <w:rFonts w:ascii="Calibri" w:hAnsi="Calibri" w:cs="Calibri"/>
                <w:b/>
                <w:bCs/>
                <w:color w:val="000000"/>
              </w:rPr>
              <w:t>Unidades de Pesquería</w:t>
            </w:r>
          </w:p>
        </w:tc>
        <w:tc>
          <w:tcPr>
            <w:tcW w:w="224" w:type="pct"/>
            <w:tcBorders>
              <w:top w:val="single" w:sz="4" w:space="0" w:color="auto"/>
              <w:left w:val="nil"/>
              <w:bottom w:val="single" w:sz="4" w:space="0" w:color="auto"/>
              <w:right w:val="nil"/>
            </w:tcBorders>
            <w:noWrap/>
            <w:vAlign w:val="bottom"/>
            <w:hideMark/>
          </w:tcPr>
          <w:p w14:paraId="6787E9E1"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Año</w:t>
            </w:r>
          </w:p>
        </w:tc>
        <w:tc>
          <w:tcPr>
            <w:tcW w:w="452" w:type="pct"/>
            <w:tcBorders>
              <w:top w:val="single" w:sz="4" w:space="0" w:color="auto"/>
              <w:left w:val="nil"/>
              <w:bottom w:val="single" w:sz="4" w:space="0" w:color="auto"/>
              <w:right w:val="nil"/>
            </w:tcBorders>
            <w:noWrap/>
            <w:vAlign w:val="bottom"/>
            <w:hideMark/>
          </w:tcPr>
          <w:p w14:paraId="64244855"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Tipo Subasta</w:t>
            </w:r>
          </w:p>
        </w:tc>
        <w:tc>
          <w:tcPr>
            <w:tcW w:w="1618" w:type="pct"/>
            <w:tcBorders>
              <w:top w:val="single" w:sz="4" w:space="0" w:color="auto"/>
              <w:left w:val="nil"/>
              <w:bottom w:val="single" w:sz="4" w:space="0" w:color="auto"/>
              <w:right w:val="nil"/>
            </w:tcBorders>
            <w:noWrap/>
            <w:vAlign w:val="bottom"/>
            <w:hideMark/>
          </w:tcPr>
          <w:p w14:paraId="5EF7DEC9"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Empresa</w:t>
            </w:r>
          </w:p>
        </w:tc>
        <w:tc>
          <w:tcPr>
            <w:tcW w:w="587" w:type="pct"/>
            <w:tcBorders>
              <w:top w:val="single" w:sz="4" w:space="0" w:color="auto"/>
              <w:left w:val="nil"/>
              <w:bottom w:val="single" w:sz="4" w:space="0" w:color="auto"/>
              <w:right w:val="nil"/>
            </w:tcBorders>
            <w:noWrap/>
            <w:vAlign w:val="bottom"/>
            <w:hideMark/>
          </w:tcPr>
          <w:p w14:paraId="662AB32A"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 xml:space="preserve"> tons </w:t>
            </w:r>
          </w:p>
          <w:p w14:paraId="0F282C8D"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 xml:space="preserve">adjudicadas </w:t>
            </w:r>
          </w:p>
        </w:tc>
        <w:tc>
          <w:tcPr>
            <w:tcW w:w="677" w:type="pct"/>
            <w:tcBorders>
              <w:top w:val="single" w:sz="4" w:space="0" w:color="auto"/>
              <w:left w:val="nil"/>
              <w:bottom w:val="single" w:sz="4" w:space="0" w:color="auto"/>
              <w:right w:val="nil"/>
            </w:tcBorders>
            <w:noWrap/>
            <w:vAlign w:val="bottom"/>
            <w:hideMark/>
          </w:tcPr>
          <w:p w14:paraId="1341CBFB"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 xml:space="preserve">lotes </w:t>
            </w:r>
          </w:p>
          <w:p w14:paraId="5E3B1CD8" w14:textId="77777777" w:rsidR="00432ABB" w:rsidRPr="00E45931" w:rsidRDefault="00432ABB">
            <w:pPr>
              <w:spacing w:after="0"/>
              <w:jc w:val="center"/>
              <w:rPr>
                <w:rFonts w:ascii="Calibri" w:hAnsi="Calibri" w:cs="Calibri"/>
                <w:b/>
                <w:bCs/>
                <w:color w:val="000000"/>
              </w:rPr>
            </w:pPr>
            <w:r w:rsidRPr="00E45931">
              <w:rPr>
                <w:rFonts w:ascii="Calibri" w:hAnsi="Calibri" w:cs="Calibri"/>
                <w:b/>
                <w:bCs/>
                <w:color w:val="000000"/>
              </w:rPr>
              <w:t>adjudicados</w:t>
            </w:r>
          </w:p>
        </w:tc>
      </w:tr>
      <w:tr w:rsidR="00432ABB" w:rsidRPr="00143B05" w14:paraId="3277AA6D" w14:textId="77777777">
        <w:trPr>
          <w:trHeight w:val="320"/>
        </w:trPr>
        <w:tc>
          <w:tcPr>
            <w:tcW w:w="1441" w:type="pct"/>
            <w:tcBorders>
              <w:top w:val="single" w:sz="4" w:space="0" w:color="auto"/>
              <w:left w:val="nil"/>
              <w:bottom w:val="nil"/>
              <w:right w:val="nil"/>
            </w:tcBorders>
            <w:noWrap/>
            <w:vAlign w:val="bottom"/>
            <w:hideMark/>
          </w:tcPr>
          <w:p w14:paraId="39436A53"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single" w:sz="4" w:space="0" w:color="auto"/>
              <w:left w:val="nil"/>
              <w:bottom w:val="nil"/>
              <w:right w:val="nil"/>
            </w:tcBorders>
            <w:noWrap/>
            <w:vAlign w:val="bottom"/>
            <w:hideMark/>
          </w:tcPr>
          <w:p w14:paraId="6A52B59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single" w:sz="4" w:space="0" w:color="auto"/>
              <w:left w:val="nil"/>
              <w:bottom w:val="nil"/>
              <w:right w:val="nil"/>
            </w:tcBorders>
            <w:noWrap/>
            <w:vAlign w:val="bottom"/>
            <w:hideMark/>
          </w:tcPr>
          <w:p w14:paraId="020D279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single" w:sz="4" w:space="0" w:color="auto"/>
              <w:left w:val="nil"/>
              <w:bottom w:val="nil"/>
              <w:right w:val="nil"/>
            </w:tcBorders>
            <w:noWrap/>
            <w:vAlign w:val="bottom"/>
            <w:hideMark/>
          </w:tcPr>
          <w:p w14:paraId="4DB58FFF" w14:textId="77777777" w:rsidR="00432ABB" w:rsidRPr="00143B05" w:rsidRDefault="00432ABB">
            <w:pPr>
              <w:spacing w:after="0"/>
              <w:rPr>
                <w:rFonts w:ascii="Calibri" w:hAnsi="Calibri" w:cs="Calibri"/>
                <w:color w:val="000000"/>
              </w:rPr>
            </w:pPr>
            <w:r w:rsidRPr="00143B05">
              <w:rPr>
                <w:rFonts w:ascii="Calibri" w:hAnsi="Calibri" w:cs="Calibri"/>
                <w:color w:val="000000"/>
              </w:rPr>
              <w:t>Alimentos Alsan Limitada</w:t>
            </w:r>
          </w:p>
        </w:tc>
        <w:tc>
          <w:tcPr>
            <w:tcW w:w="587" w:type="pct"/>
            <w:tcBorders>
              <w:top w:val="single" w:sz="4" w:space="0" w:color="auto"/>
              <w:left w:val="nil"/>
              <w:bottom w:val="nil"/>
              <w:right w:val="nil"/>
            </w:tcBorders>
            <w:noWrap/>
            <w:vAlign w:val="bottom"/>
            <w:hideMark/>
          </w:tcPr>
          <w:p w14:paraId="4961FAF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198 </w:t>
            </w:r>
          </w:p>
        </w:tc>
        <w:tc>
          <w:tcPr>
            <w:tcW w:w="677" w:type="pct"/>
            <w:tcBorders>
              <w:top w:val="single" w:sz="4" w:space="0" w:color="auto"/>
              <w:left w:val="nil"/>
              <w:bottom w:val="nil"/>
              <w:right w:val="nil"/>
            </w:tcBorders>
            <w:noWrap/>
            <w:vAlign w:val="bottom"/>
            <w:hideMark/>
          </w:tcPr>
          <w:p w14:paraId="4EE496B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14</w:t>
            </w:r>
          </w:p>
        </w:tc>
      </w:tr>
      <w:tr w:rsidR="00432ABB" w:rsidRPr="00143B05" w14:paraId="604F13FC" w14:textId="77777777">
        <w:trPr>
          <w:trHeight w:val="320"/>
        </w:trPr>
        <w:tc>
          <w:tcPr>
            <w:tcW w:w="1441" w:type="pct"/>
            <w:tcBorders>
              <w:top w:val="nil"/>
              <w:left w:val="nil"/>
              <w:bottom w:val="nil"/>
              <w:right w:val="nil"/>
            </w:tcBorders>
            <w:noWrap/>
            <w:vAlign w:val="bottom"/>
            <w:hideMark/>
          </w:tcPr>
          <w:p w14:paraId="33D1E24D"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nil"/>
              <w:right w:val="nil"/>
            </w:tcBorders>
            <w:noWrap/>
            <w:vAlign w:val="bottom"/>
            <w:hideMark/>
          </w:tcPr>
          <w:p w14:paraId="15E3817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53EB3FE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02FF29D5" w14:textId="77777777" w:rsidR="00432ABB" w:rsidRPr="00143B05" w:rsidRDefault="00432ABB">
            <w:pPr>
              <w:spacing w:after="0"/>
              <w:rPr>
                <w:rFonts w:ascii="Calibri" w:hAnsi="Calibri" w:cs="Calibri"/>
                <w:color w:val="000000"/>
              </w:rPr>
            </w:pPr>
            <w:r w:rsidRPr="00143B05">
              <w:rPr>
                <w:rFonts w:ascii="Calibri" w:hAnsi="Calibri" w:cs="Calibri"/>
                <w:color w:val="000000"/>
              </w:rPr>
              <w:t>Sociedad Rubio y Mauat Ltda</w:t>
            </w:r>
          </w:p>
        </w:tc>
        <w:tc>
          <w:tcPr>
            <w:tcW w:w="587" w:type="pct"/>
            <w:tcBorders>
              <w:top w:val="nil"/>
              <w:left w:val="nil"/>
              <w:bottom w:val="nil"/>
              <w:right w:val="nil"/>
            </w:tcBorders>
            <w:noWrap/>
            <w:vAlign w:val="bottom"/>
            <w:hideMark/>
          </w:tcPr>
          <w:p w14:paraId="11F48A9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26 </w:t>
            </w:r>
          </w:p>
        </w:tc>
        <w:tc>
          <w:tcPr>
            <w:tcW w:w="677" w:type="pct"/>
            <w:tcBorders>
              <w:top w:val="nil"/>
              <w:left w:val="nil"/>
              <w:bottom w:val="nil"/>
              <w:right w:val="nil"/>
            </w:tcBorders>
            <w:noWrap/>
            <w:vAlign w:val="bottom"/>
            <w:hideMark/>
          </w:tcPr>
          <w:p w14:paraId="6D75EE9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07B1811A" w14:textId="77777777">
        <w:trPr>
          <w:trHeight w:val="320"/>
        </w:trPr>
        <w:tc>
          <w:tcPr>
            <w:tcW w:w="1441" w:type="pct"/>
            <w:tcBorders>
              <w:top w:val="nil"/>
              <w:left w:val="nil"/>
              <w:bottom w:val="nil"/>
              <w:right w:val="nil"/>
            </w:tcBorders>
            <w:noWrap/>
            <w:vAlign w:val="bottom"/>
            <w:hideMark/>
          </w:tcPr>
          <w:p w14:paraId="54BE9193"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nil"/>
              <w:right w:val="nil"/>
            </w:tcBorders>
            <w:noWrap/>
            <w:vAlign w:val="bottom"/>
            <w:hideMark/>
          </w:tcPr>
          <w:p w14:paraId="2DE384E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0C6D625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B634D38" w14:textId="77777777" w:rsidR="00432ABB" w:rsidRPr="00143B05" w:rsidRDefault="00432ABB">
            <w:pPr>
              <w:spacing w:after="0"/>
              <w:rPr>
                <w:rFonts w:ascii="Calibri" w:hAnsi="Calibri" w:cs="Calibri"/>
                <w:color w:val="000000"/>
              </w:rPr>
            </w:pPr>
            <w:r w:rsidRPr="00143B05">
              <w:rPr>
                <w:rFonts w:ascii="Calibri" w:hAnsi="Calibri" w:cs="Calibri"/>
                <w:color w:val="000000"/>
              </w:rPr>
              <w:t>Camanchaca Pesca Sur S.A</w:t>
            </w:r>
          </w:p>
        </w:tc>
        <w:tc>
          <w:tcPr>
            <w:tcW w:w="587" w:type="pct"/>
            <w:tcBorders>
              <w:top w:val="nil"/>
              <w:left w:val="nil"/>
              <w:bottom w:val="nil"/>
              <w:right w:val="nil"/>
            </w:tcBorders>
            <w:noWrap/>
            <w:vAlign w:val="bottom"/>
            <w:hideMark/>
          </w:tcPr>
          <w:p w14:paraId="0B96497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20 </w:t>
            </w:r>
          </w:p>
        </w:tc>
        <w:tc>
          <w:tcPr>
            <w:tcW w:w="677" w:type="pct"/>
            <w:tcBorders>
              <w:top w:val="nil"/>
              <w:left w:val="nil"/>
              <w:bottom w:val="nil"/>
              <w:right w:val="nil"/>
            </w:tcBorders>
            <w:noWrap/>
            <w:vAlign w:val="bottom"/>
            <w:hideMark/>
          </w:tcPr>
          <w:p w14:paraId="1F8D383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DFF129F" w14:textId="77777777">
        <w:trPr>
          <w:trHeight w:val="320"/>
        </w:trPr>
        <w:tc>
          <w:tcPr>
            <w:tcW w:w="1441" w:type="pct"/>
            <w:tcBorders>
              <w:top w:val="nil"/>
              <w:left w:val="nil"/>
              <w:bottom w:val="nil"/>
              <w:right w:val="nil"/>
            </w:tcBorders>
            <w:noWrap/>
            <w:vAlign w:val="bottom"/>
            <w:hideMark/>
          </w:tcPr>
          <w:p w14:paraId="3FB278FE"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nil"/>
              <w:right w:val="nil"/>
            </w:tcBorders>
            <w:noWrap/>
            <w:vAlign w:val="bottom"/>
            <w:hideMark/>
          </w:tcPr>
          <w:p w14:paraId="3CD88B1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5A5D54B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4986C186" w14:textId="77777777" w:rsidR="00432ABB" w:rsidRPr="000025B9" w:rsidRDefault="00432ABB">
            <w:pPr>
              <w:spacing w:after="0"/>
              <w:rPr>
                <w:rFonts w:ascii="Calibri" w:hAnsi="Calibri" w:cs="Calibri"/>
                <w:color w:val="000000"/>
                <w:lang w:val="pt-BR"/>
                <w:rPrChange w:id="41" w:author="Jorge David Dresdner Cid" w:date="2025-07-29T14:54:00Z">
                  <w:rPr>
                    <w:rFonts w:ascii="Calibri" w:hAnsi="Calibri" w:cs="Calibri"/>
                    <w:color w:val="000000"/>
                  </w:rPr>
                </w:rPrChange>
              </w:rPr>
            </w:pPr>
            <w:r w:rsidRPr="000025B9">
              <w:rPr>
                <w:rFonts w:ascii="Calibri" w:hAnsi="Calibri" w:cs="Calibri"/>
                <w:color w:val="000000"/>
                <w:lang w:val="pt-BR"/>
                <w:rPrChange w:id="42" w:author="Jorge David Dresdner Cid" w:date="2025-07-29T14:54:00Z">
                  <w:rPr>
                    <w:rFonts w:ascii="Calibri" w:hAnsi="Calibri" w:cs="Calibri"/>
                    <w:color w:val="000000"/>
                  </w:rPr>
                </w:rPrChange>
              </w:rPr>
              <w:t>Pesquera Isla Damas S.A</w:t>
            </w:r>
          </w:p>
        </w:tc>
        <w:tc>
          <w:tcPr>
            <w:tcW w:w="587" w:type="pct"/>
            <w:tcBorders>
              <w:top w:val="nil"/>
              <w:left w:val="nil"/>
              <w:bottom w:val="nil"/>
              <w:right w:val="nil"/>
            </w:tcBorders>
            <w:noWrap/>
            <w:vAlign w:val="bottom"/>
            <w:hideMark/>
          </w:tcPr>
          <w:p w14:paraId="51BB067F" w14:textId="77777777" w:rsidR="00432ABB" w:rsidRPr="00143B05" w:rsidRDefault="00432ABB">
            <w:pPr>
              <w:spacing w:after="0"/>
              <w:jc w:val="center"/>
              <w:rPr>
                <w:rFonts w:ascii="Calibri" w:hAnsi="Calibri" w:cs="Calibri"/>
                <w:color w:val="000000"/>
              </w:rPr>
            </w:pPr>
            <w:r w:rsidRPr="000025B9">
              <w:rPr>
                <w:rFonts w:ascii="Calibri" w:hAnsi="Calibri" w:cs="Calibri"/>
                <w:color w:val="000000"/>
                <w:lang w:val="pt-BR"/>
                <w:rPrChange w:id="43" w:author="Jorge David Dresdner Cid" w:date="2025-07-29T14:54:00Z">
                  <w:rPr>
                    <w:rFonts w:ascii="Calibri" w:hAnsi="Calibri" w:cs="Calibri"/>
                    <w:color w:val="000000"/>
                  </w:rPr>
                </w:rPrChange>
              </w:rPr>
              <w:t xml:space="preserve">               </w:t>
            </w:r>
            <w:r w:rsidRPr="00143B05">
              <w:rPr>
                <w:rFonts w:ascii="Calibri" w:hAnsi="Calibri" w:cs="Calibri"/>
                <w:color w:val="000000"/>
              </w:rPr>
              <w:t xml:space="preserve">33 </w:t>
            </w:r>
          </w:p>
        </w:tc>
        <w:tc>
          <w:tcPr>
            <w:tcW w:w="677" w:type="pct"/>
            <w:tcBorders>
              <w:top w:val="nil"/>
              <w:left w:val="nil"/>
              <w:bottom w:val="nil"/>
              <w:right w:val="nil"/>
            </w:tcBorders>
            <w:noWrap/>
            <w:vAlign w:val="bottom"/>
            <w:hideMark/>
          </w:tcPr>
          <w:p w14:paraId="0EF527A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141830A" w14:textId="77777777">
        <w:trPr>
          <w:trHeight w:val="320"/>
        </w:trPr>
        <w:tc>
          <w:tcPr>
            <w:tcW w:w="1441" w:type="pct"/>
            <w:tcBorders>
              <w:top w:val="nil"/>
              <w:left w:val="nil"/>
              <w:bottom w:val="nil"/>
              <w:right w:val="nil"/>
            </w:tcBorders>
            <w:noWrap/>
            <w:vAlign w:val="bottom"/>
            <w:hideMark/>
          </w:tcPr>
          <w:p w14:paraId="6D7A5F9C"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nil"/>
              <w:right w:val="nil"/>
            </w:tcBorders>
            <w:noWrap/>
            <w:vAlign w:val="bottom"/>
            <w:hideMark/>
          </w:tcPr>
          <w:p w14:paraId="0AB2DBA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0AA0A85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06737A5"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Quintero S.A.</w:t>
            </w:r>
          </w:p>
        </w:tc>
        <w:tc>
          <w:tcPr>
            <w:tcW w:w="587" w:type="pct"/>
            <w:tcBorders>
              <w:top w:val="nil"/>
              <w:left w:val="nil"/>
              <w:bottom w:val="nil"/>
              <w:right w:val="nil"/>
            </w:tcBorders>
            <w:noWrap/>
            <w:vAlign w:val="bottom"/>
            <w:hideMark/>
          </w:tcPr>
          <w:p w14:paraId="22CEA29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238 </w:t>
            </w:r>
          </w:p>
        </w:tc>
        <w:tc>
          <w:tcPr>
            <w:tcW w:w="677" w:type="pct"/>
            <w:tcBorders>
              <w:top w:val="nil"/>
              <w:left w:val="nil"/>
              <w:bottom w:val="nil"/>
              <w:right w:val="nil"/>
            </w:tcBorders>
            <w:noWrap/>
            <w:vAlign w:val="bottom"/>
            <w:hideMark/>
          </w:tcPr>
          <w:p w14:paraId="6C3F3E2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0B64BA34" w14:textId="77777777">
        <w:trPr>
          <w:trHeight w:val="320"/>
        </w:trPr>
        <w:tc>
          <w:tcPr>
            <w:tcW w:w="1441" w:type="pct"/>
            <w:tcBorders>
              <w:top w:val="nil"/>
              <w:left w:val="nil"/>
              <w:bottom w:val="nil"/>
              <w:right w:val="nil"/>
            </w:tcBorders>
            <w:noWrap/>
            <w:vAlign w:val="bottom"/>
            <w:hideMark/>
          </w:tcPr>
          <w:p w14:paraId="594CFB1C"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nil"/>
              <w:right w:val="nil"/>
            </w:tcBorders>
            <w:noWrap/>
            <w:vAlign w:val="bottom"/>
            <w:hideMark/>
          </w:tcPr>
          <w:p w14:paraId="794A514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331C6D5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49BF2D4" w14:textId="77777777" w:rsidR="00432ABB" w:rsidRPr="00143B05" w:rsidRDefault="00432ABB">
            <w:pPr>
              <w:spacing w:after="0"/>
              <w:rPr>
                <w:rFonts w:ascii="Calibri" w:hAnsi="Calibri" w:cs="Calibri"/>
                <w:color w:val="000000"/>
              </w:rPr>
            </w:pPr>
            <w:r w:rsidRPr="00143B05">
              <w:rPr>
                <w:rFonts w:ascii="Calibri" w:hAnsi="Calibri" w:cs="Calibri"/>
                <w:color w:val="000000"/>
              </w:rPr>
              <w:t>Alimentos Alsan Limitada</w:t>
            </w:r>
          </w:p>
        </w:tc>
        <w:tc>
          <w:tcPr>
            <w:tcW w:w="587" w:type="pct"/>
            <w:tcBorders>
              <w:top w:val="nil"/>
              <w:left w:val="nil"/>
              <w:bottom w:val="nil"/>
              <w:right w:val="nil"/>
            </w:tcBorders>
            <w:noWrap/>
            <w:vAlign w:val="bottom"/>
            <w:hideMark/>
          </w:tcPr>
          <w:p w14:paraId="4DBFA6C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53 </w:t>
            </w:r>
          </w:p>
        </w:tc>
        <w:tc>
          <w:tcPr>
            <w:tcW w:w="677" w:type="pct"/>
            <w:tcBorders>
              <w:top w:val="nil"/>
              <w:left w:val="nil"/>
              <w:bottom w:val="nil"/>
              <w:right w:val="nil"/>
            </w:tcBorders>
            <w:noWrap/>
            <w:vAlign w:val="bottom"/>
            <w:hideMark/>
          </w:tcPr>
          <w:p w14:paraId="4C6CF7A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0A22E14D" w14:textId="77777777">
        <w:trPr>
          <w:trHeight w:val="320"/>
        </w:trPr>
        <w:tc>
          <w:tcPr>
            <w:tcW w:w="1441" w:type="pct"/>
            <w:tcBorders>
              <w:top w:val="nil"/>
              <w:left w:val="nil"/>
              <w:bottom w:val="nil"/>
              <w:right w:val="nil"/>
            </w:tcBorders>
            <w:noWrap/>
            <w:vAlign w:val="bottom"/>
            <w:hideMark/>
          </w:tcPr>
          <w:p w14:paraId="324800C8"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nil"/>
              <w:right w:val="nil"/>
            </w:tcBorders>
            <w:noWrap/>
            <w:vAlign w:val="bottom"/>
            <w:hideMark/>
          </w:tcPr>
          <w:p w14:paraId="0F52D2B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776AC36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5D7D342" w14:textId="77777777" w:rsidR="00432ABB" w:rsidRPr="00143B05" w:rsidRDefault="00432ABB">
            <w:pPr>
              <w:spacing w:after="0"/>
              <w:rPr>
                <w:rFonts w:ascii="Calibri" w:hAnsi="Calibri" w:cs="Calibri"/>
                <w:color w:val="000000"/>
              </w:rPr>
            </w:pPr>
            <w:r w:rsidRPr="00143B05">
              <w:rPr>
                <w:rFonts w:ascii="Calibri" w:hAnsi="Calibri" w:cs="Calibri"/>
                <w:color w:val="000000"/>
              </w:rPr>
              <w:t>Bracpesca S.A.</w:t>
            </w:r>
          </w:p>
        </w:tc>
        <w:tc>
          <w:tcPr>
            <w:tcW w:w="587" w:type="pct"/>
            <w:tcBorders>
              <w:top w:val="nil"/>
              <w:left w:val="nil"/>
              <w:bottom w:val="nil"/>
              <w:right w:val="nil"/>
            </w:tcBorders>
            <w:noWrap/>
            <w:vAlign w:val="bottom"/>
            <w:hideMark/>
          </w:tcPr>
          <w:p w14:paraId="53D080B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40 </w:t>
            </w:r>
          </w:p>
        </w:tc>
        <w:tc>
          <w:tcPr>
            <w:tcW w:w="677" w:type="pct"/>
            <w:tcBorders>
              <w:top w:val="nil"/>
              <w:left w:val="nil"/>
              <w:bottom w:val="nil"/>
              <w:right w:val="nil"/>
            </w:tcBorders>
            <w:noWrap/>
            <w:vAlign w:val="bottom"/>
            <w:hideMark/>
          </w:tcPr>
          <w:p w14:paraId="00E5C77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601E28C5" w14:textId="77777777">
        <w:trPr>
          <w:trHeight w:val="320"/>
        </w:trPr>
        <w:tc>
          <w:tcPr>
            <w:tcW w:w="1441" w:type="pct"/>
            <w:tcBorders>
              <w:top w:val="nil"/>
              <w:left w:val="nil"/>
              <w:bottom w:val="single" w:sz="4" w:space="0" w:color="auto"/>
              <w:right w:val="nil"/>
            </w:tcBorders>
            <w:noWrap/>
            <w:vAlign w:val="bottom"/>
            <w:hideMark/>
          </w:tcPr>
          <w:p w14:paraId="772A071C" w14:textId="77777777" w:rsidR="00432ABB" w:rsidRPr="00143B05" w:rsidRDefault="00432ABB">
            <w:pPr>
              <w:spacing w:after="0"/>
              <w:rPr>
                <w:rFonts w:ascii="Calibri" w:hAnsi="Calibri" w:cs="Calibri"/>
                <w:color w:val="000000"/>
              </w:rPr>
            </w:pPr>
            <w:r w:rsidRPr="00143B05">
              <w:rPr>
                <w:rFonts w:ascii="Calibri" w:hAnsi="Calibri" w:cs="Calibri"/>
                <w:color w:val="000000"/>
              </w:rPr>
              <w:t>Camarón Nailon (II - VIII Región)</w:t>
            </w:r>
          </w:p>
        </w:tc>
        <w:tc>
          <w:tcPr>
            <w:tcW w:w="224" w:type="pct"/>
            <w:tcBorders>
              <w:top w:val="nil"/>
              <w:left w:val="nil"/>
              <w:bottom w:val="single" w:sz="4" w:space="0" w:color="auto"/>
              <w:right w:val="nil"/>
            </w:tcBorders>
            <w:noWrap/>
            <w:vAlign w:val="bottom"/>
            <w:hideMark/>
          </w:tcPr>
          <w:p w14:paraId="225FB51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single" w:sz="4" w:space="0" w:color="auto"/>
              <w:right w:val="nil"/>
            </w:tcBorders>
            <w:noWrap/>
            <w:vAlign w:val="bottom"/>
            <w:hideMark/>
          </w:tcPr>
          <w:p w14:paraId="4CB33BF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130FB824" w14:textId="77777777" w:rsidR="00432ABB" w:rsidRPr="00143B05" w:rsidRDefault="00432ABB">
            <w:pPr>
              <w:spacing w:after="0"/>
              <w:rPr>
                <w:rFonts w:ascii="Calibri" w:hAnsi="Calibri" w:cs="Calibri"/>
                <w:color w:val="000000"/>
              </w:rPr>
            </w:pPr>
            <w:r w:rsidRPr="00143B05">
              <w:rPr>
                <w:rFonts w:ascii="Calibri" w:hAnsi="Calibri" w:cs="Calibri"/>
                <w:color w:val="000000"/>
              </w:rPr>
              <w:t>Antartic Seafood S.A</w:t>
            </w:r>
          </w:p>
        </w:tc>
        <w:tc>
          <w:tcPr>
            <w:tcW w:w="587" w:type="pct"/>
            <w:tcBorders>
              <w:top w:val="nil"/>
              <w:left w:val="nil"/>
              <w:bottom w:val="single" w:sz="4" w:space="0" w:color="auto"/>
              <w:right w:val="nil"/>
            </w:tcBorders>
            <w:noWrap/>
            <w:vAlign w:val="bottom"/>
            <w:hideMark/>
          </w:tcPr>
          <w:p w14:paraId="5D17EEE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53 </w:t>
            </w:r>
          </w:p>
        </w:tc>
        <w:tc>
          <w:tcPr>
            <w:tcW w:w="677" w:type="pct"/>
            <w:tcBorders>
              <w:top w:val="nil"/>
              <w:left w:val="nil"/>
              <w:bottom w:val="single" w:sz="4" w:space="0" w:color="auto"/>
              <w:right w:val="nil"/>
            </w:tcBorders>
            <w:noWrap/>
            <w:vAlign w:val="bottom"/>
            <w:hideMark/>
          </w:tcPr>
          <w:p w14:paraId="7A350C1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6AF4C9C" w14:textId="77777777">
        <w:trPr>
          <w:trHeight w:val="320"/>
        </w:trPr>
        <w:tc>
          <w:tcPr>
            <w:tcW w:w="1441" w:type="pct"/>
            <w:tcBorders>
              <w:top w:val="nil"/>
              <w:left w:val="nil"/>
              <w:bottom w:val="nil"/>
              <w:right w:val="nil"/>
            </w:tcBorders>
            <w:noWrap/>
            <w:vAlign w:val="bottom"/>
            <w:hideMark/>
          </w:tcPr>
          <w:p w14:paraId="000EF9FE"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Amarillo (III - IV Región)</w:t>
            </w:r>
          </w:p>
        </w:tc>
        <w:tc>
          <w:tcPr>
            <w:tcW w:w="224" w:type="pct"/>
            <w:tcBorders>
              <w:top w:val="nil"/>
              <w:left w:val="nil"/>
              <w:bottom w:val="nil"/>
              <w:right w:val="nil"/>
            </w:tcBorders>
            <w:noWrap/>
            <w:vAlign w:val="bottom"/>
            <w:hideMark/>
          </w:tcPr>
          <w:p w14:paraId="5999326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652E9A6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7E6C08E" w14:textId="77777777" w:rsidR="00432ABB" w:rsidRPr="00143B05" w:rsidRDefault="00432ABB">
            <w:pPr>
              <w:spacing w:after="0"/>
              <w:rPr>
                <w:rFonts w:ascii="Calibri" w:hAnsi="Calibri" w:cs="Calibri"/>
                <w:color w:val="000000"/>
              </w:rPr>
            </w:pPr>
            <w:r w:rsidRPr="00143B05">
              <w:rPr>
                <w:rFonts w:ascii="Calibri" w:hAnsi="Calibri" w:cs="Calibri"/>
                <w:color w:val="000000"/>
              </w:rPr>
              <w:t>Alimentos Alsan Limitada</w:t>
            </w:r>
          </w:p>
        </w:tc>
        <w:tc>
          <w:tcPr>
            <w:tcW w:w="587" w:type="pct"/>
            <w:tcBorders>
              <w:top w:val="nil"/>
              <w:left w:val="nil"/>
              <w:bottom w:val="nil"/>
              <w:right w:val="nil"/>
            </w:tcBorders>
            <w:noWrap/>
            <w:vAlign w:val="bottom"/>
            <w:hideMark/>
          </w:tcPr>
          <w:p w14:paraId="7A75DE9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67 </w:t>
            </w:r>
          </w:p>
        </w:tc>
        <w:tc>
          <w:tcPr>
            <w:tcW w:w="677" w:type="pct"/>
            <w:tcBorders>
              <w:top w:val="nil"/>
              <w:left w:val="nil"/>
              <w:bottom w:val="nil"/>
              <w:right w:val="nil"/>
            </w:tcBorders>
            <w:noWrap/>
            <w:vAlign w:val="bottom"/>
            <w:hideMark/>
          </w:tcPr>
          <w:p w14:paraId="16E8A93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8</w:t>
            </w:r>
          </w:p>
        </w:tc>
      </w:tr>
      <w:tr w:rsidR="00432ABB" w:rsidRPr="00143B05" w14:paraId="2A6A9469" w14:textId="77777777">
        <w:trPr>
          <w:trHeight w:val="320"/>
        </w:trPr>
        <w:tc>
          <w:tcPr>
            <w:tcW w:w="1441" w:type="pct"/>
            <w:tcBorders>
              <w:top w:val="nil"/>
              <w:left w:val="nil"/>
              <w:bottom w:val="nil"/>
              <w:right w:val="nil"/>
            </w:tcBorders>
            <w:noWrap/>
            <w:vAlign w:val="bottom"/>
            <w:hideMark/>
          </w:tcPr>
          <w:p w14:paraId="3E1AE306"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Amarillo (III - IV Región)</w:t>
            </w:r>
          </w:p>
        </w:tc>
        <w:tc>
          <w:tcPr>
            <w:tcW w:w="224" w:type="pct"/>
            <w:tcBorders>
              <w:top w:val="nil"/>
              <w:left w:val="nil"/>
              <w:bottom w:val="nil"/>
              <w:right w:val="nil"/>
            </w:tcBorders>
            <w:noWrap/>
            <w:vAlign w:val="bottom"/>
            <w:hideMark/>
          </w:tcPr>
          <w:p w14:paraId="28843BD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73F7843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997E9CD" w14:textId="77777777" w:rsidR="00432ABB" w:rsidRPr="00143B05" w:rsidRDefault="00432ABB">
            <w:pPr>
              <w:spacing w:after="0"/>
              <w:rPr>
                <w:rFonts w:ascii="Calibri" w:hAnsi="Calibri" w:cs="Calibri"/>
                <w:color w:val="000000"/>
              </w:rPr>
            </w:pPr>
            <w:r w:rsidRPr="00143B05">
              <w:rPr>
                <w:rFonts w:ascii="Calibri" w:hAnsi="Calibri" w:cs="Calibri"/>
                <w:color w:val="000000"/>
              </w:rPr>
              <w:t>Alimentos Alsan Limitada</w:t>
            </w:r>
          </w:p>
        </w:tc>
        <w:tc>
          <w:tcPr>
            <w:tcW w:w="587" w:type="pct"/>
            <w:tcBorders>
              <w:top w:val="nil"/>
              <w:left w:val="nil"/>
              <w:bottom w:val="nil"/>
              <w:right w:val="nil"/>
            </w:tcBorders>
            <w:noWrap/>
            <w:vAlign w:val="bottom"/>
            <w:hideMark/>
          </w:tcPr>
          <w:p w14:paraId="53F143C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21 </w:t>
            </w:r>
          </w:p>
        </w:tc>
        <w:tc>
          <w:tcPr>
            <w:tcW w:w="677" w:type="pct"/>
            <w:tcBorders>
              <w:top w:val="nil"/>
              <w:left w:val="nil"/>
              <w:bottom w:val="nil"/>
              <w:right w:val="nil"/>
            </w:tcBorders>
            <w:noWrap/>
            <w:vAlign w:val="bottom"/>
            <w:hideMark/>
          </w:tcPr>
          <w:p w14:paraId="69C0F45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9143353" w14:textId="77777777">
        <w:trPr>
          <w:trHeight w:val="320"/>
        </w:trPr>
        <w:tc>
          <w:tcPr>
            <w:tcW w:w="1441" w:type="pct"/>
            <w:tcBorders>
              <w:top w:val="nil"/>
              <w:left w:val="nil"/>
              <w:bottom w:val="nil"/>
              <w:right w:val="nil"/>
            </w:tcBorders>
            <w:noWrap/>
            <w:vAlign w:val="bottom"/>
            <w:hideMark/>
          </w:tcPr>
          <w:p w14:paraId="55CC3BB6"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Amarillo (III - IV Región)</w:t>
            </w:r>
          </w:p>
        </w:tc>
        <w:tc>
          <w:tcPr>
            <w:tcW w:w="224" w:type="pct"/>
            <w:tcBorders>
              <w:top w:val="nil"/>
              <w:left w:val="nil"/>
              <w:bottom w:val="nil"/>
              <w:right w:val="nil"/>
            </w:tcBorders>
            <w:noWrap/>
            <w:vAlign w:val="bottom"/>
            <w:hideMark/>
          </w:tcPr>
          <w:p w14:paraId="171B9E7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199B23E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FBD4B9A"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Quintero S.A</w:t>
            </w:r>
          </w:p>
        </w:tc>
        <w:tc>
          <w:tcPr>
            <w:tcW w:w="587" w:type="pct"/>
            <w:tcBorders>
              <w:top w:val="nil"/>
              <w:left w:val="nil"/>
              <w:bottom w:val="nil"/>
              <w:right w:val="nil"/>
            </w:tcBorders>
            <w:noWrap/>
            <w:vAlign w:val="bottom"/>
            <w:hideMark/>
          </w:tcPr>
          <w:p w14:paraId="4C0A485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16 </w:t>
            </w:r>
          </w:p>
        </w:tc>
        <w:tc>
          <w:tcPr>
            <w:tcW w:w="677" w:type="pct"/>
            <w:tcBorders>
              <w:top w:val="nil"/>
              <w:left w:val="nil"/>
              <w:bottom w:val="nil"/>
              <w:right w:val="nil"/>
            </w:tcBorders>
            <w:noWrap/>
            <w:vAlign w:val="bottom"/>
            <w:hideMark/>
          </w:tcPr>
          <w:p w14:paraId="4186BD2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42635F92" w14:textId="77777777">
        <w:trPr>
          <w:trHeight w:val="320"/>
        </w:trPr>
        <w:tc>
          <w:tcPr>
            <w:tcW w:w="1441" w:type="pct"/>
            <w:tcBorders>
              <w:top w:val="nil"/>
              <w:left w:val="nil"/>
              <w:bottom w:val="nil"/>
              <w:right w:val="nil"/>
            </w:tcBorders>
            <w:noWrap/>
            <w:vAlign w:val="center"/>
            <w:hideMark/>
          </w:tcPr>
          <w:p w14:paraId="4701D809"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Amarillo (III - IV Región)</w:t>
            </w:r>
          </w:p>
        </w:tc>
        <w:tc>
          <w:tcPr>
            <w:tcW w:w="224" w:type="pct"/>
            <w:tcBorders>
              <w:top w:val="nil"/>
              <w:left w:val="nil"/>
              <w:bottom w:val="nil"/>
              <w:right w:val="nil"/>
            </w:tcBorders>
            <w:noWrap/>
            <w:vAlign w:val="center"/>
            <w:hideMark/>
          </w:tcPr>
          <w:p w14:paraId="2CC9A5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4EEA0C0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03DC33A0"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Isladamas S.A</w:t>
            </w:r>
          </w:p>
        </w:tc>
        <w:tc>
          <w:tcPr>
            <w:tcW w:w="587" w:type="pct"/>
            <w:tcBorders>
              <w:top w:val="nil"/>
              <w:left w:val="nil"/>
              <w:bottom w:val="nil"/>
              <w:right w:val="nil"/>
            </w:tcBorders>
            <w:noWrap/>
            <w:vAlign w:val="bottom"/>
            <w:hideMark/>
          </w:tcPr>
          <w:p w14:paraId="31B534C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17 </w:t>
            </w:r>
          </w:p>
        </w:tc>
        <w:tc>
          <w:tcPr>
            <w:tcW w:w="677" w:type="pct"/>
            <w:tcBorders>
              <w:top w:val="nil"/>
              <w:left w:val="nil"/>
              <w:bottom w:val="nil"/>
              <w:right w:val="nil"/>
            </w:tcBorders>
            <w:noWrap/>
            <w:vAlign w:val="bottom"/>
            <w:hideMark/>
          </w:tcPr>
          <w:p w14:paraId="0FB5895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C973464" w14:textId="77777777">
        <w:trPr>
          <w:trHeight w:val="320"/>
        </w:trPr>
        <w:tc>
          <w:tcPr>
            <w:tcW w:w="1441" w:type="pct"/>
            <w:tcBorders>
              <w:top w:val="nil"/>
              <w:left w:val="nil"/>
              <w:bottom w:val="nil"/>
              <w:right w:val="nil"/>
            </w:tcBorders>
            <w:noWrap/>
            <w:vAlign w:val="center"/>
            <w:hideMark/>
          </w:tcPr>
          <w:p w14:paraId="79563303"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Amarillo (III - IV Región)</w:t>
            </w:r>
          </w:p>
        </w:tc>
        <w:tc>
          <w:tcPr>
            <w:tcW w:w="224" w:type="pct"/>
            <w:tcBorders>
              <w:top w:val="nil"/>
              <w:left w:val="nil"/>
              <w:bottom w:val="nil"/>
              <w:right w:val="nil"/>
            </w:tcBorders>
            <w:noWrap/>
            <w:vAlign w:val="center"/>
            <w:hideMark/>
          </w:tcPr>
          <w:p w14:paraId="7AEFE52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6037457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4370AB8A" w14:textId="77777777" w:rsidR="00432ABB" w:rsidRPr="00143B05" w:rsidRDefault="00432ABB">
            <w:pPr>
              <w:spacing w:after="0"/>
              <w:rPr>
                <w:rFonts w:ascii="Calibri" w:hAnsi="Calibri" w:cs="Calibri"/>
                <w:color w:val="000000"/>
              </w:rPr>
            </w:pPr>
            <w:r w:rsidRPr="00143B05">
              <w:rPr>
                <w:rFonts w:ascii="Calibri" w:hAnsi="Calibri" w:cs="Calibri"/>
                <w:color w:val="000000"/>
              </w:rPr>
              <w:t>Bracpesca S.A</w:t>
            </w:r>
          </w:p>
        </w:tc>
        <w:tc>
          <w:tcPr>
            <w:tcW w:w="587" w:type="pct"/>
            <w:tcBorders>
              <w:top w:val="nil"/>
              <w:left w:val="nil"/>
              <w:bottom w:val="nil"/>
              <w:right w:val="nil"/>
            </w:tcBorders>
            <w:noWrap/>
            <w:vAlign w:val="bottom"/>
            <w:hideMark/>
          </w:tcPr>
          <w:p w14:paraId="5471A7A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17 </w:t>
            </w:r>
          </w:p>
        </w:tc>
        <w:tc>
          <w:tcPr>
            <w:tcW w:w="677" w:type="pct"/>
            <w:tcBorders>
              <w:top w:val="nil"/>
              <w:left w:val="nil"/>
              <w:bottom w:val="nil"/>
              <w:right w:val="nil"/>
            </w:tcBorders>
            <w:noWrap/>
            <w:vAlign w:val="bottom"/>
            <w:hideMark/>
          </w:tcPr>
          <w:p w14:paraId="27394EF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FEDE488" w14:textId="77777777">
        <w:trPr>
          <w:trHeight w:val="320"/>
        </w:trPr>
        <w:tc>
          <w:tcPr>
            <w:tcW w:w="1441" w:type="pct"/>
            <w:tcBorders>
              <w:top w:val="nil"/>
              <w:left w:val="nil"/>
              <w:bottom w:val="single" w:sz="4" w:space="0" w:color="auto"/>
              <w:right w:val="nil"/>
            </w:tcBorders>
            <w:noWrap/>
            <w:vAlign w:val="bottom"/>
            <w:hideMark/>
          </w:tcPr>
          <w:p w14:paraId="2FC1D84A"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Amarillo (III - IV Región)</w:t>
            </w:r>
          </w:p>
        </w:tc>
        <w:tc>
          <w:tcPr>
            <w:tcW w:w="224" w:type="pct"/>
            <w:tcBorders>
              <w:top w:val="nil"/>
              <w:left w:val="nil"/>
              <w:bottom w:val="single" w:sz="4" w:space="0" w:color="auto"/>
              <w:right w:val="nil"/>
            </w:tcBorders>
            <w:noWrap/>
            <w:vAlign w:val="bottom"/>
            <w:hideMark/>
          </w:tcPr>
          <w:p w14:paraId="3A93614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single" w:sz="4" w:space="0" w:color="auto"/>
              <w:right w:val="nil"/>
            </w:tcBorders>
            <w:noWrap/>
            <w:vAlign w:val="bottom"/>
            <w:hideMark/>
          </w:tcPr>
          <w:p w14:paraId="4308BFA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41AE67F4" w14:textId="77777777" w:rsidR="00432ABB" w:rsidRPr="00143B05" w:rsidRDefault="00432ABB">
            <w:pPr>
              <w:spacing w:after="0"/>
              <w:rPr>
                <w:rFonts w:ascii="Calibri" w:hAnsi="Calibri" w:cs="Calibri"/>
                <w:color w:val="000000"/>
              </w:rPr>
            </w:pPr>
            <w:r w:rsidRPr="00143B05">
              <w:rPr>
                <w:rFonts w:ascii="Calibri" w:hAnsi="Calibri" w:cs="Calibri"/>
                <w:color w:val="000000"/>
              </w:rPr>
              <w:t>Antartic Seafood S.A</w:t>
            </w:r>
          </w:p>
        </w:tc>
        <w:tc>
          <w:tcPr>
            <w:tcW w:w="587" w:type="pct"/>
            <w:tcBorders>
              <w:top w:val="nil"/>
              <w:left w:val="nil"/>
              <w:bottom w:val="single" w:sz="4" w:space="0" w:color="auto"/>
              <w:right w:val="nil"/>
            </w:tcBorders>
            <w:noWrap/>
            <w:vAlign w:val="bottom"/>
            <w:hideMark/>
          </w:tcPr>
          <w:p w14:paraId="5AD6CB2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86 </w:t>
            </w:r>
          </w:p>
        </w:tc>
        <w:tc>
          <w:tcPr>
            <w:tcW w:w="677" w:type="pct"/>
            <w:tcBorders>
              <w:top w:val="nil"/>
              <w:left w:val="nil"/>
              <w:bottom w:val="single" w:sz="4" w:space="0" w:color="auto"/>
              <w:right w:val="nil"/>
            </w:tcBorders>
            <w:noWrap/>
            <w:vAlign w:val="bottom"/>
            <w:hideMark/>
          </w:tcPr>
          <w:p w14:paraId="7D3BF33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2093CD15" w14:textId="77777777">
        <w:trPr>
          <w:trHeight w:val="320"/>
        </w:trPr>
        <w:tc>
          <w:tcPr>
            <w:tcW w:w="1441" w:type="pct"/>
            <w:tcBorders>
              <w:top w:val="nil"/>
              <w:left w:val="nil"/>
              <w:bottom w:val="nil"/>
              <w:right w:val="nil"/>
            </w:tcBorders>
            <w:noWrap/>
            <w:vAlign w:val="bottom"/>
            <w:hideMark/>
          </w:tcPr>
          <w:p w14:paraId="64654318"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Colorado (XV - IV Región)</w:t>
            </w:r>
          </w:p>
        </w:tc>
        <w:tc>
          <w:tcPr>
            <w:tcW w:w="224" w:type="pct"/>
            <w:tcBorders>
              <w:top w:val="nil"/>
              <w:left w:val="nil"/>
              <w:bottom w:val="nil"/>
              <w:right w:val="nil"/>
            </w:tcBorders>
            <w:noWrap/>
            <w:vAlign w:val="bottom"/>
            <w:hideMark/>
          </w:tcPr>
          <w:p w14:paraId="1BCBDC2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76C9248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D8BF60A" w14:textId="77777777" w:rsidR="00432ABB" w:rsidRPr="00143B05" w:rsidRDefault="00432ABB">
            <w:pPr>
              <w:spacing w:after="0"/>
              <w:rPr>
                <w:rFonts w:ascii="Calibri" w:hAnsi="Calibri" w:cs="Calibri"/>
                <w:color w:val="000000"/>
              </w:rPr>
            </w:pPr>
            <w:r w:rsidRPr="00143B05">
              <w:rPr>
                <w:rFonts w:ascii="Calibri" w:hAnsi="Calibri" w:cs="Calibri"/>
                <w:color w:val="000000"/>
              </w:rPr>
              <w:t>Alimentos Alsan Limitada</w:t>
            </w:r>
          </w:p>
        </w:tc>
        <w:tc>
          <w:tcPr>
            <w:tcW w:w="587" w:type="pct"/>
            <w:tcBorders>
              <w:top w:val="nil"/>
              <w:left w:val="nil"/>
              <w:bottom w:val="nil"/>
              <w:right w:val="nil"/>
            </w:tcBorders>
            <w:noWrap/>
            <w:vAlign w:val="bottom"/>
            <w:hideMark/>
          </w:tcPr>
          <w:p w14:paraId="1D6A95C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 </w:t>
            </w:r>
          </w:p>
        </w:tc>
        <w:tc>
          <w:tcPr>
            <w:tcW w:w="677" w:type="pct"/>
            <w:tcBorders>
              <w:top w:val="nil"/>
              <w:left w:val="nil"/>
              <w:bottom w:val="nil"/>
              <w:right w:val="nil"/>
            </w:tcBorders>
            <w:noWrap/>
            <w:vAlign w:val="bottom"/>
            <w:hideMark/>
          </w:tcPr>
          <w:p w14:paraId="1CFFE8D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4DBF54D3" w14:textId="77777777">
        <w:trPr>
          <w:trHeight w:val="320"/>
        </w:trPr>
        <w:tc>
          <w:tcPr>
            <w:tcW w:w="1441" w:type="pct"/>
            <w:tcBorders>
              <w:top w:val="nil"/>
              <w:left w:val="nil"/>
              <w:bottom w:val="nil"/>
              <w:right w:val="nil"/>
            </w:tcBorders>
            <w:noWrap/>
            <w:vAlign w:val="bottom"/>
            <w:hideMark/>
          </w:tcPr>
          <w:p w14:paraId="612F5DB8"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Colorado (XV - IV Región)</w:t>
            </w:r>
          </w:p>
        </w:tc>
        <w:tc>
          <w:tcPr>
            <w:tcW w:w="224" w:type="pct"/>
            <w:tcBorders>
              <w:top w:val="nil"/>
              <w:left w:val="nil"/>
              <w:bottom w:val="nil"/>
              <w:right w:val="nil"/>
            </w:tcBorders>
            <w:noWrap/>
            <w:vAlign w:val="bottom"/>
            <w:hideMark/>
          </w:tcPr>
          <w:p w14:paraId="712B336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2161102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23B47D8F" w14:textId="77777777" w:rsidR="00432ABB" w:rsidRPr="00143B05" w:rsidRDefault="00432ABB">
            <w:pPr>
              <w:spacing w:after="0"/>
              <w:rPr>
                <w:rFonts w:ascii="Calibri" w:hAnsi="Calibri" w:cs="Calibri"/>
                <w:color w:val="000000"/>
              </w:rPr>
            </w:pPr>
            <w:r w:rsidRPr="00143B05">
              <w:rPr>
                <w:rFonts w:ascii="Calibri" w:hAnsi="Calibri" w:cs="Calibri"/>
                <w:color w:val="000000"/>
              </w:rPr>
              <w:t>Bracpesca S.A.</w:t>
            </w:r>
          </w:p>
        </w:tc>
        <w:tc>
          <w:tcPr>
            <w:tcW w:w="587" w:type="pct"/>
            <w:tcBorders>
              <w:top w:val="nil"/>
              <w:left w:val="nil"/>
              <w:bottom w:val="nil"/>
              <w:right w:val="nil"/>
            </w:tcBorders>
            <w:noWrap/>
            <w:vAlign w:val="bottom"/>
            <w:hideMark/>
          </w:tcPr>
          <w:p w14:paraId="5E4199E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 </w:t>
            </w:r>
          </w:p>
        </w:tc>
        <w:tc>
          <w:tcPr>
            <w:tcW w:w="677" w:type="pct"/>
            <w:tcBorders>
              <w:top w:val="nil"/>
              <w:left w:val="nil"/>
              <w:bottom w:val="nil"/>
              <w:right w:val="nil"/>
            </w:tcBorders>
            <w:noWrap/>
            <w:vAlign w:val="bottom"/>
            <w:hideMark/>
          </w:tcPr>
          <w:p w14:paraId="15BB4E8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267BDA2E" w14:textId="77777777">
        <w:trPr>
          <w:trHeight w:val="320"/>
        </w:trPr>
        <w:tc>
          <w:tcPr>
            <w:tcW w:w="1441" w:type="pct"/>
            <w:tcBorders>
              <w:top w:val="nil"/>
              <w:left w:val="nil"/>
              <w:bottom w:val="nil"/>
              <w:right w:val="nil"/>
            </w:tcBorders>
            <w:noWrap/>
            <w:vAlign w:val="bottom"/>
            <w:hideMark/>
          </w:tcPr>
          <w:p w14:paraId="4025F1B4"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Colorado (XV - IV Región)</w:t>
            </w:r>
          </w:p>
        </w:tc>
        <w:tc>
          <w:tcPr>
            <w:tcW w:w="224" w:type="pct"/>
            <w:tcBorders>
              <w:top w:val="nil"/>
              <w:left w:val="nil"/>
              <w:bottom w:val="nil"/>
              <w:right w:val="nil"/>
            </w:tcBorders>
            <w:noWrap/>
            <w:vAlign w:val="bottom"/>
            <w:hideMark/>
          </w:tcPr>
          <w:p w14:paraId="0AB6521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0F77418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D1A7CDC" w14:textId="77777777" w:rsidR="00432ABB" w:rsidRPr="000025B9" w:rsidRDefault="00432ABB">
            <w:pPr>
              <w:spacing w:after="0"/>
              <w:rPr>
                <w:rFonts w:ascii="Calibri" w:hAnsi="Calibri" w:cs="Calibri"/>
                <w:color w:val="000000"/>
                <w:lang w:val="pt-BR"/>
                <w:rPrChange w:id="44" w:author="Jorge David Dresdner Cid" w:date="2025-07-29T14:54:00Z">
                  <w:rPr>
                    <w:rFonts w:ascii="Calibri" w:hAnsi="Calibri" w:cs="Calibri"/>
                    <w:color w:val="000000"/>
                  </w:rPr>
                </w:rPrChange>
              </w:rPr>
            </w:pPr>
            <w:r w:rsidRPr="000025B9">
              <w:rPr>
                <w:rFonts w:ascii="Calibri" w:hAnsi="Calibri" w:cs="Calibri"/>
                <w:color w:val="000000"/>
                <w:lang w:val="pt-BR"/>
                <w:rPrChange w:id="45" w:author="Jorge David Dresdner Cid" w:date="2025-07-29T14:54:00Z">
                  <w:rPr>
                    <w:rFonts w:ascii="Calibri" w:hAnsi="Calibri" w:cs="Calibri"/>
                    <w:color w:val="000000"/>
                  </w:rPr>
                </w:rPrChange>
              </w:rPr>
              <w:t>Pesquera Isla Damas S.A</w:t>
            </w:r>
          </w:p>
        </w:tc>
        <w:tc>
          <w:tcPr>
            <w:tcW w:w="587" w:type="pct"/>
            <w:tcBorders>
              <w:top w:val="nil"/>
              <w:left w:val="nil"/>
              <w:bottom w:val="nil"/>
              <w:right w:val="nil"/>
            </w:tcBorders>
            <w:noWrap/>
            <w:vAlign w:val="bottom"/>
            <w:hideMark/>
          </w:tcPr>
          <w:p w14:paraId="2C34FE6E" w14:textId="77777777" w:rsidR="00432ABB" w:rsidRPr="00143B05" w:rsidRDefault="00432ABB">
            <w:pPr>
              <w:spacing w:after="0"/>
              <w:jc w:val="center"/>
              <w:rPr>
                <w:rFonts w:ascii="Calibri" w:hAnsi="Calibri" w:cs="Calibri"/>
                <w:color w:val="000000"/>
              </w:rPr>
            </w:pPr>
            <w:r w:rsidRPr="000025B9">
              <w:rPr>
                <w:rFonts w:ascii="Calibri" w:hAnsi="Calibri" w:cs="Calibri"/>
                <w:color w:val="000000"/>
                <w:lang w:val="pt-BR"/>
                <w:rPrChange w:id="46" w:author="Jorge David Dresdner Cid" w:date="2025-07-29T14:54:00Z">
                  <w:rPr>
                    <w:rFonts w:ascii="Calibri" w:hAnsi="Calibri" w:cs="Calibri"/>
                    <w:color w:val="000000"/>
                  </w:rPr>
                </w:rPrChange>
              </w:rPr>
              <w:t xml:space="preserve">                 </w:t>
            </w:r>
            <w:r w:rsidRPr="00143B05">
              <w:rPr>
                <w:rFonts w:ascii="Calibri" w:hAnsi="Calibri" w:cs="Calibri"/>
                <w:color w:val="000000"/>
              </w:rPr>
              <w:t xml:space="preserve">3 </w:t>
            </w:r>
          </w:p>
        </w:tc>
        <w:tc>
          <w:tcPr>
            <w:tcW w:w="677" w:type="pct"/>
            <w:tcBorders>
              <w:top w:val="nil"/>
              <w:left w:val="nil"/>
              <w:bottom w:val="nil"/>
              <w:right w:val="nil"/>
            </w:tcBorders>
            <w:noWrap/>
            <w:vAlign w:val="bottom"/>
            <w:hideMark/>
          </w:tcPr>
          <w:p w14:paraId="08119B3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6F369D7" w14:textId="77777777">
        <w:trPr>
          <w:trHeight w:val="320"/>
        </w:trPr>
        <w:tc>
          <w:tcPr>
            <w:tcW w:w="1441" w:type="pct"/>
            <w:tcBorders>
              <w:top w:val="nil"/>
              <w:left w:val="nil"/>
              <w:bottom w:val="single" w:sz="4" w:space="0" w:color="auto"/>
              <w:right w:val="nil"/>
            </w:tcBorders>
            <w:noWrap/>
            <w:vAlign w:val="bottom"/>
            <w:hideMark/>
          </w:tcPr>
          <w:p w14:paraId="786DEAB4" w14:textId="77777777" w:rsidR="00432ABB" w:rsidRPr="00143B05" w:rsidRDefault="00432ABB">
            <w:pPr>
              <w:spacing w:after="0"/>
              <w:rPr>
                <w:rFonts w:ascii="Calibri" w:hAnsi="Calibri" w:cs="Calibri"/>
                <w:color w:val="000000"/>
              </w:rPr>
            </w:pPr>
            <w:r w:rsidRPr="00143B05">
              <w:rPr>
                <w:rFonts w:ascii="Calibri" w:hAnsi="Calibri" w:cs="Calibri"/>
                <w:color w:val="000000"/>
              </w:rPr>
              <w:t>Langostino Colorado (XV - IV Región)</w:t>
            </w:r>
          </w:p>
        </w:tc>
        <w:tc>
          <w:tcPr>
            <w:tcW w:w="224" w:type="pct"/>
            <w:tcBorders>
              <w:top w:val="nil"/>
              <w:left w:val="nil"/>
              <w:bottom w:val="single" w:sz="4" w:space="0" w:color="auto"/>
              <w:right w:val="nil"/>
            </w:tcBorders>
            <w:noWrap/>
            <w:vAlign w:val="bottom"/>
            <w:hideMark/>
          </w:tcPr>
          <w:p w14:paraId="2BD1ECF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single" w:sz="4" w:space="0" w:color="auto"/>
              <w:right w:val="nil"/>
            </w:tcBorders>
            <w:noWrap/>
            <w:vAlign w:val="bottom"/>
            <w:hideMark/>
          </w:tcPr>
          <w:p w14:paraId="2F7D411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7337A689" w14:textId="77777777" w:rsidR="00432ABB" w:rsidRPr="00143B05" w:rsidRDefault="00432ABB">
            <w:pPr>
              <w:spacing w:after="0"/>
              <w:rPr>
                <w:rFonts w:ascii="Calibri" w:hAnsi="Calibri" w:cs="Calibri"/>
                <w:color w:val="000000"/>
              </w:rPr>
            </w:pPr>
            <w:r w:rsidRPr="00143B05">
              <w:rPr>
                <w:rFonts w:ascii="Calibri" w:hAnsi="Calibri" w:cs="Calibri"/>
                <w:color w:val="000000"/>
              </w:rPr>
              <w:t>Antartic Seafood S.A</w:t>
            </w:r>
          </w:p>
        </w:tc>
        <w:tc>
          <w:tcPr>
            <w:tcW w:w="587" w:type="pct"/>
            <w:tcBorders>
              <w:top w:val="nil"/>
              <w:left w:val="nil"/>
              <w:bottom w:val="single" w:sz="4" w:space="0" w:color="auto"/>
              <w:right w:val="nil"/>
            </w:tcBorders>
            <w:noWrap/>
            <w:vAlign w:val="bottom"/>
            <w:hideMark/>
          </w:tcPr>
          <w:p w14:paraId="38FCCE0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 </w:t>
            </w:r>
          </w:p>
        </w:tc>
        <w:tc>
          <w:tcPr>
            <w:tcW w:w="677" w:type="pct"/>
            <w:tcBorders>
              <w:top w:val="nil"/>
              <w:left w:val="nil"/>
              <w:bottom w:val="single" w:sz="4" w:space="0" w:color="auto"/>
              <w:right w:val="nil"/>
            </w:tcBorders>
            <w:noWrap/>
            <w:vAlign w:val="bottom"/>
            <w:hideMark/>
          </w:tcPr>
          <w:p w14:paraId="5578D0E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F251EC5" w14:textId="77777777">
        <w:trPr>
          <w:trHeight w:val="320"/>
        </w:trPr>
        <w:tc>
          <w:tcPr>
            <w:tcW w:w="1441" w:type="pct"/>
            <w:tcBorders>
              <w:top w:val="nil"/>
              <w:left w:val="nil"/>
              <w:bottom w:val="nil"/>
              <w:right w:val="nil"/>
            </w:tcBorders>
            <w:noWrap/>
            <w:vAlign w:val="bottom"/>
            <w:hideMark/>
          </w:tcPr>
          <w:p w14:paraId="133025DD"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3929511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01180BD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289F019" w14:textId="77777777" w:rsidR="00432ABB" w:rsidRPr="00143B05" w:rsidRDefault="00432ABB">
            <w:pPr>
              <w:spacing w:after="0"/>
              <w:rPr>
                <w:rFonts w:ascii="Calibri" w:hAnsi="Calibri" w:cs="Calibri"/>
                <w:color w:val="000000"/>
              </w:rPr>
            </w:pPr>
            <w:r w:rsidRPr="00143B05">
              <w:rPr>
                <w:rFonts w:ascii="Calibri" w:hAnsi="Calibri" w:cs="Calibri"/>
                <w:color w:val="000000"/>
              </w:rPr>
              <w:t>GONZALO GALDAMES SANTIBAÑEZ</w:t>
            </w:r>
          </w:p>
        </w:tc>
        <w:tc>
          <w:tcPr>
            <w:tcW w:w="587" w:type="pct"/>
            <w:tcBorders>
              <w:top w:val="nil"/>
              <w:left w:val="nil"/>
              <w:bottom w:val="nil"/>
              <w:right w:val="nil"/>
            </w:tcBorders>
            <w:noWrap/>
            <w:vAlign w:val="bottom"/>
            <w:hideMark/>
          </w:tcPr>
          <w:p w14:paraId="50CCB82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551 </w:t>
            </w:r>
          </w:p>
        </w:tc>
        <w:tc>
          <w:tcPr>
            <w:tcW w:w="677" w:type="pct"/>
            <w:tcBorders>
              <w:top w:val="nil"/>
              <w:left w:val="nil"/>
              <w:bottom w:val="nil"/>
              <w:right w:val="nil"/>
            </w:tcBorders>
            <w:noWrap/>
            <w:vAlign w:val="bottom"/>
            <w:hideMark/>
          </w:tcPr>
          <w:p w14:paraId="58C0FFE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36CBDBE8" w14:textId="77777777">
        <w:trPr>
          <w:trHeight w:val="320"/>
        </w:trPr>
        <w:tc>
          <w:tcPr>
            <w:tcW w:w="1441" w:type="pct"/>
            <w:tcBorders>
              <w:top w:val="nil"/>
              <w:left w:val="nil"/>
              <w:bottom w:val="nil"/>
              <w:right w:val="nil"/>
            </w:tcBorders>
            <w:noWrap/>
            <w:vAlign w:val="bottom"/>
            <w:hideMark/>
          </w:tcPr>
          <w:p w14:paraId="4E1A6912"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663DBAF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693A975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7CD610B" w14:textId="77777777" w:rsidR="00432ABB" w:rsidRPr="00143B05" w:rsidRDefault="00432ABB">
            <w:pPr>
              <w:spacing w:after="0"/>
              <w:rPr>
                <w:rFonts w:ascii="Calibri" w:hAnsi="Calibri" w:cs="Calibri"/>
                <w:color w:val="000000"/>
              </w:rPr>
            </w:pPr>
            <w:r w:rsidRPr="00143B05">
              <w:rPr>
                <w:rFonts w:ascii="Calibri" w:hAnsi="Calibri" w:cs="Calibri"/>
                <w:color w:val="000000"/>
              </w:rPr>
              <w:t>JULIO SAEZ MUÑOZ</w:t>
            </w:r>
          </w:p>
        </w:tc>
        <w:tc>
          <w:tcPr>
            <w:tcW w:w="587" w:type="pct"/>
            <w:tcBorders>
              <w:top w:val="nil"/>
              <w:left w:val="nil"/>
              <w:bottom w:val="nil"/>
              <w:right w:val="nil"/>
            </w:tcBorders>
            <w:noWrap/>
            <w:vAlign w:val="bottom"/>
            <w:hideMark/>
          </w:tcPr>
          <w:p w14:paraId="6D10947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275 </w:t>
            </w:r>
          </w:p>
        </w:tc>
        <w:tc>
          <w:tcPr>
            <w:tcW w:w="677" w:type="pct"/>
            <w:tcBorders>
              <w:top w:val="nil"/>
              <w:left w:val="nil"/>
              <w:bottom w:val="nil"/>
              <w:right w:val="nil"/>
            </w:tcBorders>
            <w:noWrap/>
            <w:vAlign w:val="bottom"/>
            <w:hideMark/>
          </w:tcPr>
          <w:p w14:paraId="301BD51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0E698197" w14:textId="77777777">
        <w:trPr>
          <w:trHeight w:val="320"/>
        </w:trPr>
        <w:tc>
          <w:tcPr>
            <w:tcW w:w="1441" w:type="pct"/>
            <w:tcBorders>
              <w:top w:val="nil"/>
              <w:left w:val="nil"/>
              <w:bottom w:val="nil"/>
              <w:right w:val="nil"/>
            </w:tcBorders>
            <w:noWrap/>
            <w:vAlign w:val="bottom"/>
            <w:hideMark/>
          </w:tcPr>
          <w:p w14:paraId="45C01E5C"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7659896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63F960C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1019D42" w14:textId="77777777" w:rsidR="00432ABB" w:rsidRPr="00143B05" w:rsidRDefault="00432ABB">
            <w:pPr>
              <w:spacing w:after="0"/>
              <w:rPr>
                <w:rFonts w:ascii="Calibri" w:hAnsi="Calibri" w:cs="Calibri"/>
                <w:color w:val="000000"/>
              </w:rPr>
            </w:pPr>
            <w:r w:rsidRPr="00143B05">
              <w:rPr>
                <w:rFonts w:ascii="Calibri" w:hAnsi="Calibri" w:cs="Calibri"/>
                <w:color w:val="000000"/>
              </w:rPr>
              <w:t>SUSAN MONSALVE SALAS</w:t>
            </w:r>
          </w:p>
        </w:tc>
        <w:tc>
          <w:tcPr>
            <w:tcW w:w="587" w:type="pct"/>
            <w:tcBorders>
              <w:top w:val="nil"/>
              <w:left w:val="nil"/>
              <w:bottom w:val="nil"/>
              <w:right w:val="nil"/>
            </w:tcBorders>
            <w:noWrap/>
            <w:vAlign w:val="bottom"/>
            <w:hideMark/>
          </w:tcPr>
          <w:p w14:paraId="65FAE25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138 </w:t>
            </w:r>
          </w:p>
        </w:tc>
        <w:tc>
          <w:tcPr>
            <w:tcW w:w="677" w:type="pct"/>
            <w:tcBorders>
              <w:top w:val="nil"/>
              <w:left w:val="nil"/>
              <w:bottom w:val="nil"/>
              <w:right w:val="nil"/>
            </w:tcBorders>
            <w:noWrap/>
            <w:vAlign w:val="bottom"/>
            <w:hideMark/>
          </w:tcPr>
          <w:p w14:paraId="64C9024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A91BADF" w14:textId="77777777">
        <w:trPr>
          <w:trHeight w:val="320"/>
        </w:trPr>
        <w:tc>
          <w:tcPr>
            <w:tcW w:w="1441" w:type="pct"/>
            <w:tcBorders>
              <w:top w:val="nil"/>
              <w:left w:val="nil"/>
              <w:bottom w:val="nil"/>
              <w:right w:val="nil"/>
            </w:tcBorders>
            <w:noWrap/>
            <w:vAlign w:val="bottom"/>
            <w:hideMark/>
          </w:tcPr>
          <w:p w14:paraId="009D33E2"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29DC172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7B7119E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CFB4CA8" w14:textId="77777777" w:rsidR="00432ABB" w:rsidRPr="00143B05" w:rsidRDefault="00432ABB">
            <w:pPr>
              <w:spacing w:after="0"/>
              <w:rPr>
                <w:rFonts w:ascii="Calibri" w:hAnsi="Calibri" w:cs="Calibri"/>
                <w:color w:val="000000"/>
              </w:rPr>
            </w:pPr>
            <w:r w:rsidRPr="00143B05">
              <w:rPr>
                <w:rFonts w:ascii="Calibri" w:hAnsi="Calibri" w:cs="Calibri"/>
                <w:color w:val="000000"/>
              </w:rPr>
              <w:t>PROCESOS TECNOLOGICOS DEL BÍO BIO S.A.</w:t>
            </w:r>
          </w:p>
        </w:tc>
        <w:tc>
          <w:tcPr>
            <w:tcW w:w="587" w:type="pct"/>
            <w:tcBorders>
              <w:top w:val="nil"/>
              <w:left w:val="nil"/>
              <w:bottom w:val="nil"/>
              <w:right w:val="nil"/>
            </w:tcBorders>
            <w:noWrap/>
            <w:vAlign w:val="bottom"/>
            <w:hideMark/>
          </w:tcPr>
          <w:p w14:paraId="0FB89ED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413 </w:t>
            </w:r>
          </w:p>
        </w:tc>
        <w:tc>
          <w:tcPr>
            <w:tcW w:w="677" w:type="pct"/>
            <w:tcBorders>
              <w:top w:val="nil"/>
              <w:left w:val="nil"/>
              <w:bottom w:val="nil"/>
              <w:right w:val="nil"/>
            </w:tcBorders>
            <w:noWrap/>
            <w:vAlign w:val="bottom"/>
            <w:hideMark/>
          </w:tcPr>
          <w:p w14:paraId="38B1DDA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397221F7" w14:textId="77777777">
        <w:trPr>
          <w:trHeight w:val="320"/>
        </w:trPr>
        <w:tc>
          <w:tcPr>
            <w:tcW w:w="1441" w:type="pct"/>
            <w:tcBorders>
              <w:top w:val="nil"/>
              <w:left w:val="nil"/>
              <w:bottom w:val="nil"/>
              <w:right w:val="nil"/>
            </w:tcBorders>
            <w:noWrap/>
            <w:vAlign w:val="bottom"/>
            <w:hideMark/>
          </w:tcPr>
          <w:p w14:paraId="63BAB701"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0D0B91D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0FE6648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4AA97AF" w14:textId="77777777" w:rsidR="00432ABB" w:rsidRPr="00143B05" w:rsidRDefault="00432ABB">
            <w:pPr>
              <w:spacing w:after="0"/>
              <w:rPr>
                <w:rFonts w:ascii="Calibri" w:hAnsi="Calibri" w:cs="Calibri"/>
                <w:color w:val="000000"/>
              </w:rPr>
            </w:pPr>
            <w:r w:rsidRPr="00143B05">
              <w:rPr>
                <w:rFonts w:ascii="Calibri" w:hAnsi="Calibri" w:cs="Calibri"/>
                <w:color w:val="000000"/>
              </w:rPr>
              <w:t>FABIAN MONSALVE SALAS</w:t>
            </w:r>
          </w:p>
        </w:tc>
        <w:tc>
          <w:tcPr>
            <w:tcW w:w="587" w:type="pct"/>
            <w:tcBorders>
              <w:top w:val="nil"/>
              <w:left w:val="nil"/>
              <w:bottom w:val="nil"/>
              <w:right w:val="nil"/>
            </w:tcBorders>
            <w:noWrap/>
            <w:vAlign w:val="bottom"/>
            <w:hideMark/>
          </w:tcPr>
          <w:p w14:paraId="6F89E0D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138 </w:t>
            </w:r>
          </w:p>
        </w:tc>
        <w:tc>
          <w:tcPr>
            <w:tcW w:w="677" w:type="pct"/>
            <w:tcBorders>
              <w:top w:val="nil"/>
              <w:left w:val="nil"/>
              <w:bottom w:val="nil"/>
              <w:right w:val="nil"/>
            </w:tcBorders>
            <w:noWrap/>
            <w:vAlign w:val="bottom"/>
            <w:hideMark/>
          </w:tcPr>
          <w:p w14:paraId="1783E19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22BCC962" w14:textId="77777777">
        <w:trPr>
          <w:trHeight w:val="320"/>
        </w:trPr>
        <w:tc>
          <w:tcPr>
            <w:tcW w:w="1441" w:type="pct"/>
            <w:tcBorders>
              <w:top w:val="nil"/>
              <w:left w:val="nil"/>
              <w:bottom w:val="nil"/>
              <w:right w:val="nil"/>
            </w:tcBorders>
            <w:noWrap/>
            <w:vAlign w:val="bottom"/>
            <w:hideMark/>
          </w:tcPr>
          <w:p w14:paraId="6A8DDED7"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5FAABD5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342E874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8086C02" w14:textId="77777777" w:rsidR="00432ABB" w:rsidRPr="00143B05" w:rsidRDefault="00432ABB">
            <w:pPr>
              <w:spacing w:after="0"/>
              <w:rPr>
                <w:rFonts w:ascii="Calibri" w:hAnsi="Calibri" w:cs="Calibri"/>
                <w:color w:val="000000"/>
              </w:rPr>
            </w:pPr>
            <w:r w:rsidRPr="00143B05">
              <w:rPr>
                <w:rFonts w:ascii="Calibri" w:hAnsi="Calibri" w:cs="Calibri"/>
                <w:color w:val="000000"/>
              </w:rPr>
              <w:t>JORGE SEGUNDO CEA ANGULO</w:t>
            </w:r>
          </w:p>
        </w:tc>
        <w:tc>
          <w:tcPr>
            <w:tcW w:w="587" w:type="pct"/>
            <w:tcBorders>
              <w:top w:val="nil"/>
              <w:left w:val="nil"/>
              <w:bottom w:val="nil"/>
              <w:right w:val="nil"/>
            </w:tcBorders>
            <w:noWrap/>
            <w:vAlign w:val="bottom"/>
            <w:hideMark/>
          </w:tcPr>
          <w:p w14:paraId="762471E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138 </w:t>
            </w:r>
          </w:p>
        </w:tc>
        <w:tc>
          <w:tcPr>
            <w:tcW w:w="677" w:type="pct"/>
            <w:tcBorders>
              <w:top w:val="nil"/>
              <w:left w:val="nil"/>
              <w:bottom w:val="nil"/>
              <w:right w:val="nil"/>
            </w:tcBorders>
            <w:noWrap/>
            <w:vAlign w:val="bottom"/>
            <w:hideMark/>
          </w:tcPr>
          <w:p w14:paraId="6F336BD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78AB803" w14:textId="77777777">
        <w:trPr>
          <w:trHeight w:val="320"/>
        </w:trPr>
        <w:tc>
          <w:tcPr>
            <w:tcW w:w="1441" w:type="pct"/>
            <w:tcBorders>
              <w:top w:val="nil"/>
              <w:left w:val="nil"/>
              <w:bottom w:val="nil"/>
              <w:right w:val="nil"/>
            </w:tcBorders>
            <w:noWrap/>
            <w:vAlign w:val="bottom"/>
            <w:hideMark/>
          </w:tcPr>
          <w:p w14:paraId="3F8689F2"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2766DE7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3071FF2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0567FA5" w14:textId="77777777" w:rsidR="00432ABB" w:rsidRPr="00143B05" w:rsidRDefault="00432ABB">
            <w:pPr>
              <w:spacing w:after="0"/>
              <w:rPr>
                <w:rFonts w:ascii="Calibri" w:hAnsi="Calibri" w:cs="Calibri"/>
                <w:color w:val="000000"/>
              </w:rPr>
            </w:pPr>
            <w:r w:rsidRPr="00143B05">
              <w:rPr>
                <w:rFonts w:ascii="Calibri" w:hAnsi="Calibri" w:cs="Calibri"/>
                <w:color w:val="000000"/>
              </w:rPr>
              <w:t>SOC. PESQUERA MEHUIN REY LTDA.</w:t>
            </w:r>
          </w:p>
        </w:tc>
        <w:tc>
          <w:tcPr>
            <w:tcW w:w="587" w:type="pct"/>
            <w:tcBorders>
              <w:top w:val="nil"/>
              <w:left w:val="nil"/>
              <w:bottom w:val="nil"/>
              <w:right w:val="nil"/>
            </w:tcBorders>
            <w:noWrap/>
            <w:vAlign w:val="bottom"/>
            <w:hideMark/>
          </w:tcPr>
          <w:p w14:paraId="316B95D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826 </w:t>
            </w:r>
          </w:p>
        </w:tc>
        <w:tc>
          <w:tcPr>
            <w:tcW w:w="677" w:type="pct"/>
            <w:tcBorders>
              <w:top w:val="nil"/>
              <w:left w:val="nil"/>
              <w:bottom w:val="nil"/>
              <w:right w:val="nil"/>
            </w:tcBorders>
            <w:noWrap/>
            <w:vAlign w:val="bottom"/>
            <w:hideMark/>
          </w:tcPr>
          <w:p w14:paraId="075F213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9</w:t>
            </w:r>
          </w:p>
        </w:tc>
      </w:tr>
      <w:tr w:rsidR="00432ABB" w:rsidRPr="00143B05" w14:paraId="1B0DE327" w14:textId="77777777">
        <w:trPr>
          <w:trHeight w:val="320"/>
        </w:trPr>
        <w:tc>
          <w:tcPr>
            <w:tcW w:w="1441" w:type="pct"/>
            <w:tcBorders>
              <w:top w:val="nil"/>
              <w:left w:val="nil"/>
              <w:bottom w:val="nil"/>
              <w:right w:val="nil"/>
            </w:tcBorders>
            <w:noWrap/>
            <w:vAlign w:val="bottom"/>
            <w:hideMark/>
          </w:tcPr>
          <w:p w14:paraId="4FC2344A"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685CD59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4C7C0D5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E181DD1" w14:textId="77777777" w:rsidR="00432ABB" w:rsidRPr="00143B05" w:rsidRDefault="00432ABB">
            <w:pPr>
              <w:spacing w:after="0"/>
              <w:rPr>
                <w:rFonts w:ascii="Calibri" w:hAnsi="Calibri" w:cs="Calibri"/>
                <w:color w:val="000000"/>
              </w:rPr>
            </w:pPr>
            <w:r w:rsidRPr="00143B05">
              <w:rPr>
                <w:rFonts w:ascii="Calibri" w:hAnsi="Calibri" w:cs="Calibri"/>
                <w:color w:val="000000"/>
              </w:rPr>
              <w:t>CRISTIAN SILVA LORCA</w:t>
            </w:r>
          </w:p>
        </w:tc>
        <w:tc>
          <w:tcPr>
            <w:tcW w:w="587" w:type="pct"/>
            <w:tcBorders>
              <w:top w:val="nil"/>
              <w:left w:val="nil"/>
              <w:bottom w:val="nil"/>
              <w:right w:val="nil"/>
            </w:tcBorders>
            <w:noWrap/>
            <w:vAlign w:val="bottom"/>
            <w:hideMark/>
          </w:tcPr>
          <w:p w14:paraId="0E3CADA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826 </w:t>
            </w:r>
          </w:p>
        </w:tc>
        <w:tc>
          <w:tcPr>
            <w:tcW w:w="677" w:type="pct"/>
            <w:tcBorders>
              <w:top w:val="nil"/>
              <w:left w:val="nil"/>
              <w:bottom w:val="nil"/>
              <w:right w:val="nil"/>
            </w:tcBorders>
            <w:noWrap/>
            <w:vAlign w:val="bottom"/>
            <w:hideMark/>
          </w:tcPr>
          <w:p w14:paraId="48DE812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59F21737" w14:textId="77777777">
        <w:trPr>
          <w:trHeight w:val="320"/>
        </w:trPr>
        <w:tc>
          <w:tcPr>
            <w:tcW w:w="1441" w:type="pct"/>
            <w:tcBorders>
              <w:top w:val="nil"/>
              <w:left w:val="nil"/>
              <w:bottom w:val="nil"/>
              <w:right w:val="nil"/>
            </w:tcBorders>
            <w:noWrap/>
            <w:vAlign w:val="bottom"/>
            <w:hideMark/>
          </w:tcPr>
          <w:p w14:paraId="7ED02029"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116ED2A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63946A5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FC0A0B6" w14:textId="77777777" w:rsidR="00432ABB" w:rsidRPr="00143B05" w:rsidRDefault="00432ABB">
            <w:pPr>
              <w:spacing w:after="0"/>
              <w:rPr>
                <w:rFonts w:ascii="Calibri" w:hAnsi="Calibri" w:cs="Calibri"/>
                <w:color w:val="000000"/>
              </w:rPr>
            </w:pPr>
            <w:r w:rsidRPr="00143B05">
              <w:rPr>
                <w:rFonts w:ascii="Calibri" w:hAnsi="Calibri" w:cs="Calibri"/>
                <w:color w:val="000000"/>
              </w:rPr>
              <w:t>PAOLA POBLETE NOVOA</w:t>
            </w:r>
          </w:p>
        </w:tc>
        <w:tc>
          <w:tcPr>
            <w:tcW w:w="587" w:type="pct"/>
            <w:tcBorders>
              <w:top w:val="nil"/>
              <w:left w:val="nil"/>
              <w:bottom w:val="nil"/>
              <w:right w:val="nil"/>
            </w:tcBorders>
            <w:noWrap/>
            <w:vAlign w:val="bottom"/>
            <w:hideMark/>
          </w:tcPr>
          <w:p w14:paraId="2BE251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367 </w:t>
            </w:r>
          </w:p>
        </w:tc>
        <w:tc>
          <w:tcPr>
            <w:tcW w:w="677" w:type="pct"/>
            <w:tcBorders>
              <w:top w:val="nil"/>
              <w:left w:val="nil"/>
              <w:bottom w:val="nil"/>
              <w:right w:val="nil"/>
            </w:tcBorders>
            <w:noWrap/>
            <w:vAlign w:val="bottom"/>
            <w:hideMark/>
          </w:tcPr>
          <w:p w14:paraId="24688CE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0C302075" w14:textId="77777777">
        <w:trPr>
          <w:trHeight w:val="320"/>
        </w:trPr>
        <w:tc>
          <w:tcPr>
            <w:tcW w:w="1441" w:type="pct"/>
            <w:tcBorders>
              <w:top w:val="nil"/>
              <w:left w:val="nil"/>
              <w:bottom w:val="nil"/>
              <w:right w:val="nil"/>
            </w:tcBorders>
            <w:noWrap/>
            <w:vAlign w:val="bottom"/>
            <w:hideMark/>
          </w:tcPr>
          <w:p w14:paraId="377173A5" w14:textId="77777777" w:rsidR="00432ABB" w:rsidRPr="00143B05" w:rsidRDefault="00432ABB">
            <w:pPr>
              <w:spacing w:after="0"/>
              <w:rPr>
                <w:rFonts w:ascii="Calibri" w:hAnsi="Calibri" w:cs="Calibri"/>
                <w:color w:val="000000"/>
              </w:rPr>
            </w:pPr>
            <w:r w:rsidRPr="00143B05">
              <w:rPr>
                <w:rFonts w:ascii="Calibri" w:hAnsi="Calibri" w:cs="Calibri"/>
                <w:color w:val="000000"/>
              </w:rPr>
              <w:lastRenderedPageBreak/>
              <w:t>Sardina Común (V - X Región)</w:t>
            </w:r>
          </w:p>
        </w:tc>
        <w:tc>
          <w:tcPr>
            <w:tcW w:w="224" w:type="pct"/>
            <w:tcBorders>
              <w:top w:val="nil"/>
              <w:left w:val="nil"/>
              <w:bottom w:val="nil"/>
              <w:right w:val="nil"/>
            </w:tcBorders>
            <w:noWrap/>
            <w:vAlign w:val="bottom"/>
            <w:hideMark/>
          </w:tcPr>
          <w:p w14:paraId="166E528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21614A8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2C75FBEF"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nil"/>
              <w:right w:val="nil"/>
            </w:tcBorders>
            <w:noWrap/>
            <w:vAlign w:val="bottom"/>
            <w:hideMark/>
          </w:tcPr>
          <w:p w14:paraId="454ECB3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275 </w:t>
            </w:r>
          </w:p>
        </w:tc>
        <w:tc>
          <w:tcPr>
            <w:tcW w:w="677" w:type="pct"/>
            <w:tcBorders>
              <w:top w:val="nil"/>
              <w:left w:val="nil"/>
              <w:bottom w:val="nil"/>
              <w:right w:val="nil"/>
            </w:tcBorders>
            <w:noWrap/>
            <w:vAlign w:val="bottom"/>
            <w:hideMark/>
          </w:tcPr>
          <w:p w14:paraId="7AD6596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41F464EE" w14:textId="77777777">
        <w:trPr>
          <w:trHeight w:val="320"/>
        </w:trPr>
        <w:tc>
          <w:tcPr>
            <w:tcW w:w="1441" w:type="pct"/>
            <w:tcBorders>
              <w:top w:val="nil"/>
              <w:left w:val="nil"/>
              <w:bottom w:val="nil"/>
              <w:right w:val="nil"/>
            </w:tcBorders>
            <w:noWrap/>
            <w:vAlign w:val="bottom"/>
            <w:hideMark/>
          </w:tcPr>
          <w:p w14:paraId="2D59D4CA"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nil"/>
              <w:right w:val="nil"/>
            </w:tcBorders>
            <w:noWrap/>
            <w:vAlign w:val="bottom"/>
            <w:hideMark/>
          </w:tcPr>
          <w:p w14:paraId="6A450A4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nil"/>
              <w:right w:val="nil"/>
            </w:tcBorders>
            <w:noWrap/>
            <w:vAlign w:val="bottom"/>
            <w:hideMark/>
          </w:tcPr>
          <w:p w14:paraId="75A7DE7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440D8C09" w14:textId="77777777" w:rsidR="00432ABB" w:rsidRPr="00143B05" w:rsidRDefault="00432ABB">
            <w:pPr>
              <w:spacing w:after="0"/>
              <w:rPr>
                <w:rFonts w:ascii="Calibri" w:hAnsi="Calibri" w:cs="Calibri"/>
                <w:color w:val="000000"/>
              </w:rPr>
            </w:pPr>
            <w:r w:rsidRPr="00143B05">
              <w:rPr>
                <w:rFonts w:ascii="Calibri" w:hAnsi="Calibri" w:cs="Calibri"/>
                <w:color w:val="000000"/>
              </w:rPr>
              <w:t>SOC. PESQ. LANDES S.A.</w:t>
            </w:r>
          </w:p>
        </w:tc>
        <w:tc>
          <w:tcPr>
            <w:tcW w:w="587" w:type="pct"/>
            <w:tcBorders>
              <w:top w:val="nil"/>
              <w:left w:val="nil"/>
              <w:bottom w:val="nil"/>
              <w:right w:val="nil"/>
            </w:tcBorders>
            <w:noWrap/>
            <w:vAlign w:val="bottom"/>
            <w:hideMark/>
          </w:tcPr>
          <w:p w14:paraId="56C2203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3,488 </w:t>
            </w:r>
          </w:p>
        </w:tc>
        <w:tc>
          <w:tcPr>
            <w:tcW w:w="677" w:type="pct"/>
            <w:tcBorders>
              <w:top w:val="nil"/>
              <w:left w:val="nil"/>
              <w:bottom w:val="nil"/>
              <w:right w:val="nil"/>
            </w:tcBorders>
            <w:noWrap/>
            <w:vAlign w:val="bottom"/>
            <w:hideMark/>
          </w:tcPr>
          <w:p w14:paraId="7059D95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16</w:t>
            </w:r>
          </w:p>
        </w:tc>
      </w:tr>
      <w:tr w:rsidR="00432ABB" w:rsidRPr="00143B05" w14:paraId="3C3EE50F" w14:textId="77777777">
        <w:trPr>
          <w:trHeight w:val="320"/>
        </w:trPr>
        <w:tc>
          <w:tcPr>
            <w:tcW w:w="1441" w:type="pct"/>
            <w:tcBorders>
              <w:top w:val="nil"/>
              <w:left w:val="nil"/>
              <w:bottom w:val="single" w:sz="4" w:space="0" w:color="auto"/>
              <w:right w:val="nil"/>
            </w:tcBorders>
            <w:noWrap/>
            <w:vAlign w:val="bottom"/>
            <w:hideMark/>
          </w:tcPr>
          <w:p w14:paraId="57D0D574"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single" w:sz="4" w:space="0" w:color="auto"/>
              <w:right w:val="nil"/>
            </w:tcBorders>
            <w:noWrap/>
            <w:vAlign w:val="bottom"/>
            <w:hideMark/>
          </w:tcPr>
          <w:p w14:paraId="0199989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2015</w:t>
            </w:r>
          </w:p>
        </w:tc>
        <w:tc>
          <w:tcPr>
            <w:tcW w:w="452" w:type="pct"/>
            <w:tcBorders>
              <w:top w:val="nil"/>
              <w:left w:val="nil"/>
              <w:bottom w:val="single" w:sz="4" w:space="0" w:color="auto"/>
              <w:right w:val="nil"/>
            </w:tcBorders>
            <w:noWrap/>
            <w:vAlign w:val="bottom"/>
            <w:hideMark/>
          </w:tcPr>
          <w:p w14:paraId="7C7E827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1C60B567" w14:textId="77777777" w:rsidR="00432ABB" w:rsidRPr="00143B05" w:rsidRDefault="00432ABB">
            <w:pPr>
              <w:spacing w:after="0"/>
              <w:rPr>
                <w:rFonts w:ascii="Calibri" w:hAnsi="Calibri" w:cs="Calibri"/>
                <w:color w:val="000000"/>
              </w:rPr>
            </w:pPr>
            <w:r w:rsidRPr="00143B05">
              <w:rPr>
                <w:rFonts w:ascii="Calibri" w:hAnsi="Calibri" w:cs="Calibri"/>
                <w:color w:val="000000"/>
              </w:rPr>
              <w:t>CAMANCHACA PESCA SUR S.A.</w:t>
            </w:r>
          </w:p>
        </w:tc>
        <w:tc>
          <w:tcPr>
            <w:tcW w:w="587" w:type="pct"/>
            <w:tcBorders>
              <w:top w:val="nil"/>
              <w:left w:val="nil"/>
              <w:bottom w:val="single" w:sz="4" w:space="0" w:color="auto"/>
              <w:right w:val="nil"/>
            </w:tcBorders>
            <w:noWrap/>
            <w:vAlign w:val="bottom"/>
            <w:hideMark/>
          </w:tcPr>
          <w:p w14:paraId="451BF41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1,744 </w:t>
            </w:r>
          </w:p>
        </w:tc>
        <w:tc>
          <w:tcPr>
            <w:tcW w:w="677" w:type="pct"/>
            <w:tcBorders>
              <w:top w:val="nil"/>
              <w:left w:val="nil"/>
              <w:bottom w:val="single" w:sz="4" w:space="0" w:color="auto"/>
              <w:right w:val="nil"/>
            </w:tcBorders>
            <w:noWrap/>
            <w:vAlign w:val="bottom"/>
            <w:hideMark/>
          </w:tcPr>
          <w:p w14:paraId="5C6F7DE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5F5E8412" w14:textId="77777777">
        <w:trPr>
          <w:trHeight w:val="320"/>
        </w:trPr>
        <w:tc>
          <w:tcPr>
            <w:tcW w:w="1441" w:type="pct"/>
            <w:tcBorders>
              <w:top w:val="nil"/>
              <w:left w:val="nil"/>
              <w:bottom w:val="nil"/>
              <w:right w:val="nil"/>
            </w:tcBorders>
            <w:noWrap/>
            <w:vAlign w:val="bottom"/>
            <w:hideMark/>
          </w:tcPr>
          <w:p w14:paraId="53E642DF"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nil"/>
              <w:right w:val="nil"/>
            </w:tcBorders>
            <w:noWrap/>
            <w:vAlign w:val="bottom"/>
            <w:hideMark/>
          </w:tcPr>
          <w:p w14:paraId="43A0375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2016</w:t>
            </w:r>
          </w:p>
        </w:tc>
        <w:tc>
          <w:tcPr>
            <w:tcW w:w="452" w:type="pct"/>
            <w:tcBorders>
              <w:top w:val="nil"/>
              <w:left w:val="nil"/>
              <w:bottom w:val="nil"/>
              <w:right w:val="nil"/>
            </w:tcBorders>
            <w:noWrap/>
            <w:vAlign w:val="bottom"/>
            <w:hideMark/>
          </w:tcPr>
          <w:p w14:paraId="74788FC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0317AF9" w14:textId="77777777" w:rsidR="00432ABB" w:rsidRPr="00143B05" w:rsidRDefault="00432ABB">
            <w:pPr>
              <w:spacing w:after="0"/>
              <w:rPr>
                <w:rFonts w:ascii="Calibri" w:hAnsi="Calibri" w:cs="Calibri"/>
                <w:color w:val="000000"/>
              </w:rPr>
            </w:pPr>
            <w:r w:rsidRPr="00143B05">
              <w:rPr>
                <w:rFonts w:ascii="Calibri" w:hAnsi="Calibri" w:cs="Calibri"/>
                <w:color w:val="000000"/>
              </w:rPr>
              <w:t>SOC. COM. DE SERVICIOS Y TRANSPORTES STA LTDA.</w:t>
            </w:r>
          </w:p>
        </w:tc>
        <w:tc>
          <w:tcPr>
            <w:tcW w:w="587" w:type="pct"/>
            <w:tcBorders>
              <w:top w:val="nil"/>
              <w:left w:val="nil"/>
              <w:bottom w:val="nil"/>
              <w:right w:val="nil"/>
            </w:tcBorders>
            <w:noWrap/>
            <w:vAlign w:val="bottom"/>
            <w:hideMark/>
          </w:tcPr>
          <w:p w14:paraId="154771A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501 </w:t>
            </w:r>
          </w:p>
        </w:tc>
        <w:tc>
          <w:tcPr>
            <w:tcW w:w="677" w:type="pct"/>
            <w:tcBorders>
              <w:top w:val="nil"/>
              <w:left w:val="nil"/>
              <w:bottom w:val="nil"/>
              <w:right w:val="nil"/>
            </w:tcBorders>
            <w:noWrap/>
            <w:vAlign w:val="bottom"/>
            <w:hideMark/>
          </w:tcPr>
          <w:p w14:paraId="70E013A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13</w:t>
            </w:r>
          </w:p>
        </w:tc>
      </w:tr>
      <w:tr w:rsidR="00432ABB" w:rsidRPr="00143B05" w14:paraId="17407A6F" w14:textId="77777777">
        <w:trPr>
          <w:trHeight w:val="320"/>
        </w:trPr>
        <w:tc>
          <w:tcPr>
            <w:tcW w:w="1441" w:type="pct"/>
            <w:tcBorders>
              <w:top w:val="nil"/>
              <w:left w:val="nil"/>
              <w:bottom w:val="nil"/>
              <w:right w:val="nil"/>
            </w:tcBorders>
            <w:noWrap/>
            <w:vAlign w:val="bottom"/>
            <w:hideMark/>
          </w:tcPr>
          <w:p w14:paraId="47FD8C5E"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nil"/>
              <w:right w:val="nil"/>
            </w:tcBorders>
            <w:noWrap/>
            <w:vAlign w:val="bottom"/>
            <w:hideMark/>
          </w:tcPr>
          <w:p w14:paraId="64FEC63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2016</w:t>
            </w:r>
          </w:p>
        </w:tc>
        <w:tc>
          <w:tcPr>
            <w:tcW w:w="452" w:type="pct"/>
            <w:tcBorders>
              <w:top w:val="nil"/>
              <w:left w:val="nil"/>
              <w:bottom w:val="nil"/>
              <w:right w:val="nil"/>
            </w:tcBorders>
            <w:noWrap/>
            <w:vAlign w:val="bottom"/>
            <w:hideMark/>
          </w:tcPr>
          <w:p w14:paraId="1D07248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3611A5F0" w14:textId="77777777" w:rsidR="00432ABB" w:rsidRPr="00143B05" w:rsidRDefault="00432ABB">
            <w:pPr>
              <w:spacing w:after="0"/>
              <w:rPr>
                <w:rFonts w:ascii="Calibri" w:hAnsi="Calibri" w:cs="Calibri"/>
                <w:color w:val="000000"/>
              </w:rPr>
            </w:pPr>
            <w:r w:rsidRPr="00143B05">
              <w:rPr>
                <w:rFonts w:ascii="Calibri" w:hAnsi="Calibri" w:cs="Calibri"/>
                <w:color w:val="000000"/>
              </w:rPr>
              <w:t>CAMANCHACA PESCA SUR S.A.</w:t>
            </w:r>
          </w:p>
        </w:tc>
        <w:tc>
          <w:tcPr>
            <w:tcW w:w="587" w:type="pct"/>
            <w:tcBorders>
              <w:top w:val="nil"/>
              <w:left w:val="nil"/>
              <w:bottom w:val="nil"/>
              <w:right w:val="nil"/>
            </w:tcBorders>
            <w:noWrap/>
            <w:vAlign w:val="bottom"/>
            <w:hideMark/>
          </w:tcPr>
          <w:p w14:paraId="5E17BFE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464 </w:t>
            </w:r>
          </w:p>
        </w:tc>
        <w:tc>
          <w:tcPr>
            <w:tcW w:w="677" w:type="pct"/>
            <w:tcBorders>
              <w:top w:val="nil"/>
              <w:left w:val="nil"/>
              <w:bottom w:val="nil"/>
              <w:right w:val="nil"/>
            </w:tcBorders>
            <w:noWrap/>
            <w:vAlign w:val="bottom"/>
            <w:hideMark/>
          </w:tcPr>
          <w:p w14:paraId="502ADBD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396EDCC8" w14:textId="77777777">
        <w:trPr>
          <w:trHeight w:val="320"/>
        </w:trPr>
        <w:tc>
          <w:tcPr>
            <w:tcW w:w="1441" w:type="pct"/>
            <w:tcBorders>
              <w:top w:val="nil"/>
              <w:left w:val="nil"/>
              <w:bottom w:val="single" w:sz="4" w:space="0" w:color="auto"/>
              <w:right w:val="nil"/>
            </w:tcBorders>
            <w:noWrap/>
            <w:vAlign w:val="bottom"/>
            <w:hideMark/>
          </w:tcPr>
          <w:p w14:paraId="1FA5B810"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single" w:sz="4" w:space="0" w:color="auto"/>
              <w:right w:val="nil"/>
            </w:tcBorders>
            <w:noWrap/>
            <w:vAlign w:val="bottom"/>
            <w:hideMark/>
          </w:tcPr>
          <w:p w14:paraId="3392F91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2016</w:t>
            </w:r>
          </w:p>
        </w:tc>
        <w:tc>
          <w:tcPr>
            <w:tcW w:w="452" w:type="pct"/>
            <w:tcBorders>
              <w:top w:val="nil"/>
              <w:left w:val="nil"/>
              <w:bottom w:val="single" w:sz="4" w:space="0" w:color="auto"/>
              <w:right w:val="nil"/>
            </w:tcBorders>
            <w:noWrap/>
            <w:vAlign w:val="bottom"/>
            <w:hideMark/>
          </w:tcPr>
          <w:p w14:paraId="286A681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1528A69B"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single" w:sz="4" w:space="0" w:color="auto"/>
              <w:right w:val="nil"/>
            </w:tcBorders>
            <w:noWrap/>
            <w:vAlign w:val="bottom"/>
            <w:hideMark/>
          </w:tcPr>
          <w:p w14:paraId="538C572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288 </w:t>
            </w:r>
          </w:p>
        </w:tc>
        <w:tc>
          <w:tcPr>
            <w:tcW w:w="677" w:type="pct"/>
            <w:tcBorders>
              <w:top w:val="nil"/>
              <w:left w:val="nil"/>
              <w:bottom w:val="single" w:sz="4" w:space="0" w:color="auto"/>
              <w:right w:val="nil"/>
            </w:tcBorders>
            <w:noWrap/>
            <w:vAlign w:val="bottom"/>
            <w:hideMark/>
          </w:tcPr>
          <w:p w14:paraId="49F7907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0A2E774B" w14:textId="77777777">
        <w:trPr>
          <w:trHeight w:val="320"/>
        </w:trPr>
        <w:tc>
          <w:tcPr>
            <w:tcW w:w="1441" w:type="pct"/>
            <w:tcBorders>
              <w:top w:val="nil"/>
              <w:left w:val="nil"/>
              <w:bottom w:val="single" w:sz="4" w:space="0" w:color="auto"/>
              <w:right w:val="nil"/>
            </w:tcBorders>
            <w:noWrap/>
            <w:vAlign w:val="bottom"/>
            <w:hideMark/>
          </w:tcPr>
          <w:p w14:paraId="6D18C889" w14:textId="77777777" w:rsidR="00432ABB" w:rsidRPr="00143B05" w:rsidRDefault="00432ABB">
            <w:pPr>
              <w:spacing w:after="0"/>
              <w:rPr>
                <w:rFonts w:ascii="Calibri" w:hAnsi="Calibri" w:cs="Calibri"/>
                <w:color w:val="000000"/>
              </w:rPr>
            </w:pPr>
            <w:r w:rsidRPr="00143B05">
              <w:rPr>
                <w:rFonts w:ascii="Calibri" w:hAnsi="Calibri" w:cs="Calibri"/>
                <w:color w:val="000000"/>
              </w:rPr>
              <w:t>Sardina Común (V - X Región)</w:t>
            </w:r>
          </w:p>
        </w:tc>
        <w:tc>
          <w:tcPr>
            <w:tcW w:w="224" w:type="pct"/>
            <w:tcBorders>
              <w:top w:val="nil"/>
              <w:left w:val="nil"/>
              <w:bottom w:val="single" w:sz="4" w:space="0" w:color="auto"/>
              <w:right w:val="nil"/>
            </w:tcBorders>
            <w:noWrap/>
            <w:vAlign w:val="bottom"/>
            <w:hideMark/>
          </w:tcPr>
          <w:p w14:paraId="6AD20E7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2016</w:t>
            </w:r>
          </w:p>
        </w:tc>
        <w:tc>
          <w:tcPr>
            <w:tcW w:w="452" w:type="pct"/>
            <w:tcBorders>
              <w:top w:val="nil"/>
              <w:left w:val="nil"/>
              <w:bottom w:val="single" w:sz="4" w:space="0" w:color="auto"/>
              <w:right w:val="nil"/>
            </w:tcBorders>
            <w:noWrap/>
            <w:vAlign w:val="bottom"/>
            <w:hideMark/>
          </w:tcPr>
          <w:p w14:paraId="17824EF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single" w:sz="4" w:space="0" w:color="auto"/>
              <w:right w:val="nil"/>
            </w:tcBorders>
            <w:noWrap/>
            <w:vAlign w:val="bottom"/>
            <w:hideMark/>
          </w:tcPr>
          <w:p w14:paraId="7D1B2753" w14:textId="77777777" w:rsidR="00432ABB" w:rsidRPr="00143B05" w:rsidRDefault="00432ABB">
            <w:pPr>
              <w:spacing w:after="0"/>
              <w:rPr>
                <w:rFonts w:ascii="Calibri" w:hAnsi="Calibri" w:cs="Calibri"/>
                <w:color w:val="000000"/>
              </w:rPr>
            </w:pPr>
            <w:r w:rsidRPr="00143B05">
              <w:rPr>
                <w:rFonts w:ascii="Calibri" w:hAnsi="Calibri" w:cs="Calibri"/>
                <w:color w:val="000000"/>
              </w:rPr>
              <w:t>PAOLA POBLETE NOVOA</w:t>
            </w:r>
          </w:p>
        </w:tc>
        <w:tc>
          <w:tcPr>
            <w:tcW w:w="587" w:type="pct"/>
            <w:tcBorders>
              <w:top w:val="nil"/>
              <w:left w:val="nil"/>
              <w:bottom w:val="single" w:sz="4" w:space="0" w:color="auto"/>
              <w:right w:val="nil"/>
            </w:tcBorders>
            <w:noWrap/>
            <w:vAlign w:val="bottom"/>
            <w:hideMark/>
          </w:tcPr>
          <w:p w14:paraId="15C088B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138 </w:t>
            </w:r>
          </w:p>
        </w:tc>
        <w:tc>
          <w:tcPr>
            <w:tcW w:w="677" w:type="pct"/>
            <w:tcBorders>
              <w:top w:val="nil"/>
              <w:left w:val="nil"/>
              <w:bottom w:val="single" w:sz="4" w:space="0" w:color="auto"/>
              <w:right w:val="nil"/>
            </w:tcBorders>
            <w:noWrap/>
            <w:vAlign w:val="bottom"/>
            <w:hideMark/>
          </w:tcPr>
          <w:p w14:paraId="1649041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D812153" w14:textId="77777777">
        <w:trPr>
          <w:trHeight w:val="320"/>
        </w:trPr>
        <w:tc>
          <w:tcPr>
            <w:tcW w:w="1441" w:type="pct"/>
            <w:tcBorders>
              <w:top w:val="nil"/>
              <w:left w:val="nil"/>
              <w:bottom w:val="nil"/>
              <w:right w:val="nil"/>
            </w:tcBorders>
            <w:noWrap/>
            <w:vAlign w:val="bottom"/>
            <w:hideMark/>
          </w:tcPr>
          <w:p w14:paraId="33A32DAC"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nil"/>
              <w:right w:val="nil"/>
            </w:tcBorders>
            <w:noWrap/>
            <w:vAlign w:val="bottom"/>
            <w:hideMark/>
          </w:tcPr>
          <w:p w14:paraId="161BE68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4767374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DC0C37C" w14:textId="77777777" w:rsidR="00432ABB" w:rsidRPr="00143B05" w:rsidRDefault="00432ABB">
            <w:pPr>
              <w:spacing w:after="0"/>
              <w:rPr>
                <w:rFonts w:ascii="Calibri" w:hAnsi="Calibri" w:cs="Calibri"/>
                <w:color w:val="000000"/>
              </w:rPr>
            </w:pPr>
            <w:r w:rsidRPr="00143B05">
              <w:rPr>
                <w:rFonts w:ascii="Calibri" w:hAnsi="Calibri" w:cs="Calibri"/>
                <w:color w:val="000000"/>
              </w:rPr>
              <w:t>Wood Quality S.A</w:t>
            </w:r>
          </w:p>
        </w:tc>
        <w:tc>
          <w:tcPr>
            <w:tcW w:w="587" w:type="pct"/>
            <w:tcBorders>
              <w:top w:val="nil"/>
              <w:left w:val="nil"/>
              <w:bottom w:val="nil"/>
              <w:right w:val="nil"/>
            </w:tcBorders>
            <w:noWrap/>
            <w:vAlign w:val="bottom"/>
            <w:hideMark/>
          </w:tcPr>
          <w:p w14:paraId="47184F5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798 </w:t>
            </w:r>
          </w:p>
        </w:tc>
        <w:tc>
          <w:tcPr>
            <w:tcW w:w="677" w:type="pct"/>
            <w:tcBorders>
              <w:top w:val="nil"/>
              <w:left w:val="nil"/>
              <w:bottom w:val="nil"/>
              <w:right w:val="nil"/>
            </w:tcBorders>
            <w:noWrap/>
            <w:vAlign w:val="bottom"/>
            <w:hideMark/>
          </w:tcPr>
          <w:p w14:paraId="0AA816D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13</w:t>
            </w:r>
          </w:p>
        </w:tc>
      </w:tr>
      <w:tr w:rsidR="00432ABB" w:rsidRPr="00143B05" w14:paraId="7B73664D" w14:textId="77777777">
        <w:trPr>
          <w:trHeight w:val="320"/>
        </w:trPr>
        <w:tc>
          <w:tcPr>
            <w:tcW w:w="1441" w:type="pct"/>
            <w:tcBorders>
              <w:top w:val="nil"/>
              <w:left w:val="nil"/>
              <w:bottom w:val="nil"/>
              <w:right w:val="nil"/>
            </w:tcBorders>
            <w:noWrap/>
            <w:vAlign w:val="bottom"/>
            <w:hideMark/>
          </w:tcPr>
          <w:p w14:paraId="0DE86A96"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nil"/>
              <w:right w:val="nil"/>
            </w:tcBorders>
            <w:noWrap/>
            <w:vAlign w:val="bottom"/>
            <w:hideMark/>
          </w:tcPr>
          <w:p w14:paraId="284DB2A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47CC0A1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9ACB2A7" w14:textId="77777777" w:rsidR="00432ABB" w:rsidRPr="00143B05" w:rsidRDefault="00432ABB">
            <w:pPr>
              <w:spacing w:after="0"/>
              <w:rPr>
                <w:rFonts w:ascii="Calibri" w:hAnsi="Calibri" w:cs="Calibri"/>
                <w:color w:val="000000"/>
                <w:lang w:val="en-US"/>
              </w:rPr>
            </w:pPr>
            <w:r w:rsidRPr="00143B05">
              <w:rPr>
                <w:rFonts w:ascii="Calibri" w:hAnsi="Calibri" w:cs="Calibri"/>
                <w:color w:val="000000"/>
                <w:lang w:val="en-US"/>
              </w:rPr>
              <w:t>Food Corp Chile S.A</w:t>
            </w:r>
          </w:p>
        </w:tc>
        <w:tc>
          <w:tcPr>
            <w:tcW w:w="587" w:type="pct"/>
            <w:tcBorders>
              <w:top w:val="nil"/>
              <w:left w:val="nil"/>
              <w:bottom w:val="nil"/>
              <w:right w:val="nil"/>
            </w:tcBorders>
            <w:noWrap/>
            <w:vAlign w:val="bottom"/>
            <w:hideMark/>
          </w:tcPr>
          <w:p w14:paraId="714EB2B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lang w:val="en-US"/>
              </w:rPr>
              <w:t xml:space="preserve">             </w:t>
            </w:r>
            <w:r w:rsidRPr="00143B05">
              <w:rPr>
                <w:rFonts w:ascii="Calibri" w:hAnsi="Calibri" w:cs="Calibri"/>
                <w:color w:val="000000"/>
              </w:rPr>
              <w:t xml:space="preserve">120 </w:t>
            </w:r>
          </w:p>
        </w:tc>
        <w:tc>
          <w:tcPr>
            <w:tcW w:w="677" w:type="pct"/>
            <w:tcBorders>
              <w:top w:val="nil"/>
              <w:left w:val="nil"/>
              <w:bottom w:val="nil"/>
              <w:right w:val="nil"/>
            </w:tcBorders>
            <w:noWrap/>
            <w:vAlign w:val="bottom"/>
            <w:hideMark/>
          </w:tcPr>
          <w:p w14:paraId="732C097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165C16F" w14:textId="77777777">
        <w:trPr>
          <w:trHeight w:val="320"/>
        </w:trPr>
        <w:tc>
          <w:tcPr>
            <w:tcW w:w="1441" w:type="pct"/>
            <w:tcBorders>
              <w:top w:val="nil"/>
              <w:left w:val="nil"/>
              <w:bottom w:val="nil"/>
              <w:right w:val="nil"/>
            </w:tcBorders>
            <w:noWrap/>
            <w:vAlign w:val="bottom"/>
            <w:hideMark/>
          </w:tcPr>
          <w:p w14:paraId="15289CF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nil"/>
              <w:right w:val="nil"/>
            </w:tcBorders>
            <w:noWrap/>
            <w:vAlign w:val="bottom"/>
            <w:hideMark/>
          </w:tcPr>
          <w:p w14:paraId="521ABFD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673D9A1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414CD359"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nil"/>
              <w:right w:val="nil"/>
            </w:tcBorders>
            <w:noWrap/>
            <w:vAlign w:val="bottom"/>
            <w:hideMark/>
          </w:tcPr>
          <w:p w14:paraId="3B54CE4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758 </w:t>
            </w:r>
          </w:p>
        </w:tc>
        <w:tc>
          <w:tcPr>
            <w:tcW w:w="677" w:type="pct"/>
            <w:tcBorders>
              <w:top w:val="nil"/>
              <w:left w:val="nil"/>
              <w:bottom w:val="nil"/>
              <w:right w:val="nil"/>
            </w:tcBorders>
            <w:noWrap/>
            <w:vAlign w:val="bottom"/>
            <w:hideMark/>
          </w:tcPr>
          <w:p w14:paraId="3F79740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47057896" w14:textId="77777777">
        <w:trPr>
          <w:trHeight w:val="320"/>
        </w:trPr>
        <w:tc>
          <w:tcPr>
            <w:tcW w:w="1441" w:type="pct"/>
            <w:tcBorders>
              <w:top w:val="nil"/>
              <w:left w:val="nil"/>
              <w:bottom w:val="nil"/>
              <w:right w:val="nil"/>
            </w:tcBorders>
            <w:noWrap/>
            <w:vAlign w:val="bottom"/>
            <w:hideMark/>
          </w:tcPr>
          <w:p w14:paraId="27BA8755" w14:textId="77777777" w:rsidR="00432ABB" w:rsidRPr="00143B05" w:rsidRDefault="00432ABB">
            <w:pPr>
              <w:spacing w:after="0"/>
              <w:rPr>
                <w:rFonts w:ascii="Calibri" w:hAnsi="Calibri" w:cs="Calibri"/>
                <w:color w:val="000000"/>
              </w:rPr>
            </w:pPr>
            <w:r w:rsidRPr="00143B05">
              <w:rPr>
                <w:rFonts w:ascii="Calibri" w:hAnsi="Calibri" w:cs="Calibri"/>
                <w:color w:val="000000"/>
              </w:rPr>
              <w:t>Jurel (III-IV Región)</w:t>
            </w:r>
          </w:p>
        </w:tc>
        <w:tc>
          <w:tcPr>
            <w:tcW w:w="224" w:type="pct"/>
            <w:tcBorders>
              <w:top w:val="nil"/>
              <w:left w:val="nil"/>
              <w:bottom w:val="nil"/>
              <w:right w:val="nil"/>
            </w:tcBorders>
            <w:noWrap/>
            <w:vAlign w:val="bottom"/>
            <w:hideMark/>
          </w:tcPr>
          <w:p w14:paraId="39E690B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D4A5ED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926792A"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B Y B</w:t>
            </w:r>
          </w:p>
        </w:tc>
        <w:tc>
          <w:tcPr>
            <w:tcW w:w="587" w:type="pct"/>
            <w:tcBorders>
              <w:top w:val="nil"/>
              <w:left w:val="nil"/>
              <w:bottom w:val="nil"/>
              <w:right w:val="nil"/>
            </w:tcBorders>
            <w:noWrap/>
            <w:vAlign w:val="bottom"/>
            <w:hideMark/>
          </w:tcPr>
          <w:p w14:paraId="2403062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49 </w:t>
            </w:r>
          </w:p>
        </w:tc>
        <w:tc>
          <w:tcPr>
            <w:tcW w:w="677" w:type="pct"/>
            <w:tcBorders>
              <w:top w:val="nil"/>
              <w:left w:val="nil"/>
              <w:bottom w:val="nil"/>
              <w:right w:val="nil"/>
            </w:tcBorders>
            <w:noWrap/>
            <w:vAlign w:val="bottom"/>
            <w:hideMark/>
          </w:tcPr>
          <w:p w14:paraId="2310652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B91746D" w14:textId="77777777">
        <w:trPr>
          <w:trHeight w:val="320"/>
        </w:trPr>
        <w:tc>
          <w:tcPr>
            <w:tcW w:w="1441" w:type="pct"/>
            <w:tcBorders>
              <w:top w:val="nil"/>
              <w:left w:val="nil"/>
              <w:bottom w:val="nil"/>
              <w:right w:val="nil"/>
            </w:tcBorders>
            <w:noWrap/>
            <w:vAlign w:val="bottom"/>
            <w:hideMark/>
          </w:tcPr>
          <w:p w14:paraId="37EFF027" w14:textId="77777777" w:rsidR="00432ABB" w:rsidRPr="00143B05" w:rsidRDefault="00432ABB">
            <w:pPr>
              <w:spacing w:after="0"/>
              <w:rPr>
                <w:rFonts w:ascii="Calibri" w:hAnsi="Calibri" w:cs="Calibri"/>
                <w:color w:val="000000"/>
              </w:rPr>
            </w:pPr>
            <w:r w:rsidRPr="00143B05">
              <w:rPr>
                <w:rFonts w:ascii="Calibri" w:hAnsi="Calibri" w:cs="Calibri"/>
                <w:color w:val="000000"/>
              </w:rPr>
              <w:t>Jurel (III-IV Región)</w:t>
            </w:r>
          </w:p>
        </w:tc>
        <w:tc>
          <w:tcPr>
            <w:tcW w:w="224" w:type="pct"/>
            <w:tcBorders>
              <w:top w:val="nil"/>
              <w:left w:val="nil"/>
              <w:bottom w:val="nil"/>
              <w:right w:val="nil"/>
            </w:tcBorders>
            <w:noWrap/>
            <w:vAlign w:val="bottom"/>
            <w:hideMark/>
          </w:tcPr>
          <w:p w14:paraId="0ADCE3F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721F50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CC23B9A"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GENOVA LTDA</w:t>
            </w:r>
          </w:p>
        </w:tc>
        <w:tc>
          <w:tcPr>
            <w:tcW w:w="587" w:type="pct"/>
            <w:tcBorders>
              <w:top w:val="nil"/>
              <w:left w:val="nil"/>
              <w:bottom w:val="nil"/>
              <w:right w:val="nil"/>
            </w:tcBorders>
            <w:noWrap/>
            <w:vAlign w:val="bottom"/>
            <w:hideMark/>
          </w:tcPr>
          <w:p w14:paraId="52755AE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131 </w:t>
            </w:r>
          </w:p>
        </w:tc>
        <w:tc>
          <w:tcPr>
            <w:tcW w:w="677" w:type="pct"/>
            <w:tcBorders>
              <w:top w:val="nil"/>
              <w:left w:val="nil"/>
              <w:bottom w:val="nil"/>
              <w:right w:val="nil"/>
            </w:tcBorders>
            <w:noWrap/>
            <w:vAlign w:val="bottom"/>
            <w:hideMark/>
          </w:tcPr>
          <w:p w14:paraId="7B2D7FE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7472E2CE" w14:textId="77777777">
        <w:trPr>
          <w:trHeight w:val="320"/>
        </w:trPr>
        <w:tc>
          <w:tcPr>
            <w:tcW w:w="1441" w:type="pct"/>
            <w:tcBorders>
              <w:top w:val="nil"/>
              <w:left w:val="nil"/>
              <w:bottom w:val="nil"/>
              <w:right w:val="nil"/>
            </w:tcBorders>
            <w:noWrap/>
            <w:vAlign w:val="bottom"/>
            <w:hideMark/>
          </w:tcPr>
          <w:p w14:paraId="362C3E75" w14:textId="77777777" w:rsidR="00432ABB" w:rsidRPr="00143B05" w:rsidRDefault="00432ABB">
            <w:pPr>
              <w:spacing w:after="0"/>
              <w:rPr>
                <w:rFonts w:ascii="Calibri" w:hAnsi="Calibri" w:cs="Calibri"/>
                <w:color w:val="000000"/>
              </w:rPr>
            </w:pPr>
            <w:r w:rsidRPr="00143B05">
              <w:rPr>
                <w:rFonts w:ascii="Calibri" w:hAnsi="Calibri" w:cs="Calibri"/>
                <w:color w:val="000000"/>
              </w:rPr>
              <w:t>Jurel (III-IV Región)</w:t>
            </w:r>
          </w:p>
        </w:tc>
        <w:tc>
          <w:tcPr>
            <w:tcW w:w="224" w:type="pct"/>
            <w:tcBorders>
              <w:top w:val="nil"/>
              <w:left w:val="nil"/>
              <w:bottom w:val="nil"/>
              <w:right w:val="nil"/>
            </w:tcBorders>
            <w:noWrap/>
            <w:vAlign w:val="bottom"/>
            <w:hideMark/>
          </w:tcPr>
          <w:p w14:paraId="5A64E59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6BC7EE6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012A403" w14:textId="77777777" w:rsidR="00432ABB" w:rsidRPr="00143B05" w:rsidRDefault="00432ABB">
            <w:pPr>
              <w:spacing w:after="0"/>
              <w:rPr>
                <w:rFonts w:ascii="Calibri" w:hAnsi="Calibri" w:cs="Calibri"/>
                <w:color w:val="000000"/>
              </w:rPr>
            </w:pPr>
            <w:r w:rsidRPr="00143B05">
              <w:rPr>
                <w:rFonts w:ascii="Calibri" w:hAnsi="Calibri" w:cs="Calibri"/>
                <w:color w:val="000000"/>
              </w:rPr>
              <w:t>PAOLA POBLETE NOVOA</w:t>
            </w:r>
          </w:p>
        </w:tc>
        <w:tc>
          <w:tcPr>
            <w:tcW w:w="587" w:type="pct"/>
            <w:tcBorders>
              <w:top w:val="nil"/>
              <w:left w:val="nil"/>
              <w:bottom w:val="nil"/>
              <w:right w:val="nil"/>
            </w:tcBorders>
            <w:noWrap/>
            <w:vAlign w:val="bottom"/>
            <w:hideMark/>
          </w:tcPr>
          <w:p w14:paraId="162AEDD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345 </w:t>
            </w:r>
          </w:p>
        </w:tc>
        <w:tc>
          <w:tcPr>
            <w:tcW w:w="677" w:type="pct"/>
            <w:tcBorders>
              <w:top w:val="nil"/>
              <w:left w:val="nil"/>
              <w:bottom w:val="nil"/>
              <w:right w:val="nil"/>
            </w:tcBorders>
            <w:noWrap/>
            <w:vAlign w:val="bottom"/>
            <w:hideMark/>
          </w:tcPr>
          <w:p w14:paraId="07F245F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5066DABB" w14:textId="77777777">
        <w:trPr>
          <w:trHeight w:val="320"/>
        </w:trPr>
        <w:tc>
          <w:tcPr>
            <w:tcW w:w="1441" w:type="pct"/>
            <w:tcBorders>
              <w:top w:val="nil"/>
              <w:left w:val="nil"/>
              <w:bottom w:val="nil"/>
              <w:right w:val="nil"/>
            </w:tcBorders>
            <w:noWrap/>
            <w:vAlign w:val="bottom"/>
            <w:hideMark/>
          </w:tcPr>
          <w:p w14:paraId="7673DD03" w14:textId="77777777" w:rsidR="00432ABB" w:rsidRPr="00143B05" w:rsidRDefault="00432ABB">
            <w:pPr>
              <w:spacing w:after="0"/>
              <w:rPr>
                <w:rFonts w:ascii="Calibri" w:hAnsi="Calibri" w:cs="Calibri"/>
                <w:color w:val="000000"/>
              </w:rPr>
            </w:pPr>
            <w:r w:rsidRPr="00143B05">
              <w:rPr>
                <w:rFonts w:ascii="Calibri" w:hAnsi="Calibri" w:cs="Calibri"/>
                <w:color w:val="000000"/>
              </w:rPr>
              <w:t>Jurel (III-IV Región)</w:t>
            </w:r>
          </w:p>
        </w:tc>
        <w:tc>
          <w:tcPr>
            <w:tcW w:w="224" w:type="pct"/>
            <w:tcBorders>
              <w:top w:val="nil"/>
              <w:left w:val="nil"/>
              <w:bottom w:val="nil"/>
              <w:right w:val="nil"/>
            </w:tcBorders>
            <w:noWrap/>
            <w:vAlign w:val="bottom"/>
            <w:hideMark/>
          </w:tcPr>
          <w:p w14:paraId="55F2B6B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B59A49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90B06BA" w14:textId="77777777" w:rsidR="00432ABB" w:rsidRPr="00143B05" w:rsidRDefault="00432ABB">
            <w:pPr>
              <w:spacing w:after="0"/>
              <w:rPr>
                <w:rFonts w:ascii="Calibri" w:hAnsi="Calibri" w:cs="Calibri"/>
                <w:color w:val="000000"/>
              </w:rPr>
            </w:pPr>
            <w:r w:rsidRPr="00143B05">
              <w:rPr>
                <w:rFonts w:ascii="Calibri" w:hAnsi="Calibri" w:cs="Calibri"/>
                <w:color w:val="000000"/>
              </w:rPr>
              <w:t>EGC BRAMA AUTRALIS SEAFOODS SA</w:t>
            </w:r>
          </w:p>
        </w:tc>
        <w:tc>
          <w:tcPr>
            <w:tcW w:w="587" w:type="pct"/>
            <w:tcBorders>
              <w:top w:val="nil"/>
              <w:left w:val="nil"/>
              <w:bottom w:val="nil"/>
              <w:right w:val="nil"/>
            </w:tcBorders>
            <w:noWrap/>
            <w:vAlign w:val="bottom"/>
            <w:hideMark/>
          </w:tcPr>
          <w:p w14:paraId="570DBBF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460 </w:t>
            </w:r>
          </w:p>
        </w:tc>
        <w:tc>
          <w:tcPr>
            <w:tcW w:w="677" w:type="pct"/>
            <w:tcBorders>
              <w:top w:val="nil"/>
              <w:left w:val="nil"/>
              <w:bottom w:val="nil"/>
              <w:right w:val="nil"/>
            </w:tcBorders>
            <w:noWrap/>
            <w:vAlign w:val="bottom"/>
            <w:hideMark/>
          </w:tcPr>
          <w:p w14:paraId="44F043D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7</w:t>
            </w:r>
          </w:p>
        </w:tc>
      </w:tr>
      <w:tr w:rsidR="00432ABB" w:rsidRPr="00143B05" w14:paraId="14967E37" w14:textId="77777777">
        <w:trPr>
          <w:trHeight w:val="320"/>
        </w:trPr>
        <w:tc>
          <w:tcPr>
            <w:tcW w:w="1441" w:type="pct"/>
            <w:tcBorders>
              <w:top w:val="nil"/>
              <w:left w:val="nil"/>
              <w:bottom w:val="single" w:sz="4" w:space="0" w:color="auto"/>
              <w:right w:val="nil"/>
            </w:tcBorders>
            <w:noWrap/>
            <w:vAlign w:val="bottom"/>
            <w:hideMark/>
          </w:tcPr>
          <w:p w14:paraId="14E2130D" w14:textId="77777777" w:rsidR="00432ABB" w:rsidRPr="00143B05" w:rsidRDefault="00432ABB">
            <w:pPr>
              <w:spacing w:after="0"/>
              <w:rPr>
                <w:rFonts w:ascii="Calibri" w:hAnsi="Calibri" w:cs="Calibri"/>
                <w:color w:val="000000"/>
              </w:rPr>
            </w:pPr>
            <w:r w:rsidRPr="00143B05">
              <w:rPr>
                <w:rFonts w:ascii="Calibri" w:hAnsi="Calibri" w:cs="Calibri"/>
                <w:color w:val="000000"/>
              </w:rPr>
              <w:t>Jurel (III-IV Región)</w:t>
            </w:r>
          </w:p>
        </w:tc>
        <w:tc>
          <w:tcPr>
            <w:tcW w:w="224" w:type="pct"/>
            <w:tcBorders>
              <w:top w:val="nil"/>
              <w:left w:val="nil"/>
              <w:bottom w:val="single" w:sz="4" w:space="0" w:color="auto"/>
              <w:right w:val="nil"/>
            </w:tcBorders>
            <w:noWrap/>
            <w:vAlign w:val="bottom"/>
            <w:hideMark/>
          </w:tcPr>
          <w:p w14:paraId="4001886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single" w:sz="4" w:space="0" w:color="auto"/>
              <w:right w:val="nil"/>
            </w:tcBorders>
            <w:noWrap/>
            <w:vAlign w:val="bottom"/>
            <w:hideMark/>
          </w:tcPr>
          <w:p w14:paraId="15DAB77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02BD97EB"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single" w:sz="4" w:space="0" w:color="auto"/>
              <w:right w:val="nil"/>
            </w:tcBorders>
            <w:noWrap/>
            <w:vAlign w:val="bottom"/>
            <w:hideMark/>
          </w:tcPr>
          <w:p w14:paraId="3E79C89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657 </w:t>
            </w:r>
          </w:p>
        </w:tc>
        <w:tc>
          <w:tcPr>
            <w:tcW w:w="677" w:type="pct"/>
            <w:tcBorders>
              <w:top w:val="nil"/>
              <w:left w:val="nil"/>
              <w:bottom w:val="single" w:sz="4" w:space="0" w:color="auto"/>
              <w:right w:val="nil"/>
            </w:tcBorders>
            <w:noWrap/>
            <w:vAlign w:val="bottom"/>
            <w:hideMark/>
          </w:tcPr>
          <w:p w14:paraId="611242B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6A518BFC" w14:textId="77777777">
        <w:trPr>
          <w:trHeight w:val="320"/>
        </w:trPr>
        <w:tc>
          <w:tcPr>
            <w:tcW w:w="1441" w:type="pct"/>
            <w:tcBorders>
              <w:top w:val="nil"/>
              <w:left w:val="nil"/>
              <w:bottom w:val="nil"/>
              <w:right w:val="nil"/>
            </w:tcBorders>
            <w:noWrap/>
            <w:vAlign w:val="bottom"/>
            <w:hideMark/>
          </w:tcPr>
          <w:p w14:paraId="6C74B0A3"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53A940F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1F2D54C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919964E"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B Y B</w:t>
            </w:r>
          </w:p>
        </w:tc>
        <w:tc>
          <w:tcPr>
            <w:tcW w:w="587" w:type="pct"/>
            <w:tcBorders>
              <w:top w:val="nil"/>
              <w:left w:val="nil"/>
              <w:bottom w:val="nil"/>
              <w:right w:val="nil"/>
            </w:tcBorders>
            <w:noWrap/>
            <w:vAlign w:val="bottom"/>
            <w:hideMark/>
          </w:tcPr>
          <w:p w14:paraId="55A8038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1,409 </w:t>
            </w:r>
          </w:p>
        </w:tc>
        <w:tc>
          <w:tcPr>
            <w:tcW w:w="677" w:type="pct"/>
            <w:tcBorders>
              <w:top w:val="nil"/>
              <w:left w:val="nil"/>
              <w:bottom w:val="nil"/>
              <w:right w:val="nil"/>
            </w:tcBorders>
            <w:noWrap/>
            <w:vAlign w:val="bottom"/>
            <w:hideMark/>
          </w:tcPr>
          <w:p w14:paraId="299C400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1AEAFD79" w14:textId="77777777">
        <w:trPr>
          <w:trHeight w:val="320"/>
        </w:trPr>
        <w:tc>
          <w:tcPr>
            <w:tcW w:w="1441" w:type="pct"/>
            <w:tcBorders>
              <w:top w:val="nil"/>
              <w:left w:val="nil"/>
              <w:bottom w:val="nil"/>
              <w:right w:val="nil"/>
            </w:tcBorders>
            <w:noWrap/>
            <w:vAlign w:val="bottom"/>
            <w:hideMark/>
          </w:tcPr>
          <w:p w14:paraId="55741FE8"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62F8ED8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02BE5E7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C3ADB10" w14:textId="77777777" w:rsidR="00432ABB" w:rsidRPr="00143B05" w:rsidRDefault="00432ABB">
            <w:pPr>
              <w:spacing w:after="0"/>
              <w:rPr>
                <w:rFonts w:ascii="Calibri" w:hAnsi="Calibri" w:cs="Calibri"/>
                <w:color w:val="000000"/>
              </w:rPr>
            </w:pPr>
            <w:r w:rsidRPr="00143B05">
              <w:rPr>
                <w:rFonts w:ascii="Calibri" w:hAnsi="Calibri" w:cs="Calibri"/>
                <w:color w:val="000000"/>
              </w:rPr>
              <w:t>IRIPESCA LTDA</w:t>
            </w:r>
          </w:p>
        </w:tc>
        <w:tc>
          <w:tcPr>
            <w:tcW w:w="587" w:type="pct"/>
            <w:tcBorders>
              <w:top w:val="nil"/>
              <w:left w:val="nil"/>
              <w:bottom w:val="nil"/>
              <w:right w:val="nil"/>
            </w:tcBorders>
            <w:noWrap/>
            <w:vAlign w:val="bottom"/>
            <w:hideMark/>
          </w:tcPr>
          <w:p w14:paraId="58F2DAD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3,523 </w:t>
            </w:r>
          </w:p>
        </w:tc>
        <w:tc>
          <w:tcPr>
            <w:tcW w:w="677" w:type="pct"/>
            <w:tcBorders>
              <w:top w:val="nil"/>
              <w:left w:val="nil"/>
              <w:bottom w:val="nil"/>
              <w:right w:val="nil"/>
            </w:tcBorders>
            <w:noWrap/>
            <w:vAlign w:val="bottom"/>
            <w:hideMark/>
          </w:tcPr>
          <w:p w14:paraId="77C3504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5F893A00" w14:textId="77777777">
        <w:trPr>
          <w:trHeight w:val="320"/>
        </w:trPr>
        <w:tc>
          <w:tcPr>
            <w:tcW w:w="1441" w:type="pct"/>
            <w:tcBorders>
              <w:top w:val="nil"/>
              <w:left w:val="nil"/>
              <w:bottom w:val="nil"/>
              <w:right w:val="nil"/>
            </w:tcBorders>
            <w:noWrap/>
            <w:vAlign w:val="bottom"/>
            <w:hideMark/>
          </w:tcPr>
          <w:p w14:paraId="440ACA6C"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6D04654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CAF338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858CC49" w14:textId="77777777" w:rsidR="00432ABB" w:rsidRPr="00143B05" w:rsidRDefault="00432ABB">
            <w:pPr>
              <w:spacing w:after="0"/>
              <w:rPr>
                <w:rFonts w:ascii="Calibri" w:hAnsi="Calibri" w:cs="Calibri"/>
                <w:color w:val="000000"/>
              </w:rPr>
            </w:pPr>
            <w:r w:rsidRPr="00143B05">
              <w:rPr>
                <w:rFonts w:ascii="Calibri" w:hAnsi="Calibri" w:cs="Calibri"/>
                <w:color w:val="000000"/>
              </w:rPr>
              <w:t>SERVICIOS MARITIMOS PESQUEROS CMP EIRL</w:t>
            </w:r>
          </w:p>
        </w:tc>
        <w:tc>
          <w:tcPr>
            <w:tcW w:w="587" w:type="pct"/>
            <w:tcBorders>
              <w:top w:val="nil"/>
              <w:left w:val="nil"/>
              <w:bottom w:val="nil"/>
              <w:right w:val="nil"/>
            </w:tcBorders>
            <w:noWrap/>
            <w:vAlign w:val="bottom"/>
            <w:hideMark/>
          </w:tcPr>
          <w:p w14:paraId="11A1EB3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705 </w:t>
            </w:r>
          </w:p>
        </w:tc>
        <w:tc>
          <w:tcPr>
            <w:tcW w:w="677" w:type="pct"/>
            <w:tcBorders>
              <w:top w:val="nil"/>
              <w:left w:val="nil"/>
              <w:bottom w:val="nil"/>
              <w:right w:val="nil"/>
            </w:tcBorders>
            <w:noWrap/>
            <w:vAlign w:val="bottom"/>
            <w:hideMark/>
          </w:tcPr>
          <w:p w14:paraId="0BCA00B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001AAB4" w14:textId="77777777">
        <w:trPr>
          <w:trHeight w:val="320"/>
        </w:trPr>
        <w:tc>
          <w:tcPr>
            <w:tcW w:w="1441" w:type="pct"/>
            <w:tcBorders>
              <w:top w:val="nil"/>
              <w:left w:val="nil"/>
              <w:bottom w:val="nil"/>
              <w:right w:val="nil"/>
            </w:tcBorders>
            <w:noWrap/>
            <w:vAlign w:val="bottom"/>
            <w:hideMark/>
          </w:tcPr>
          <w:p w14:paraId="2E82F894"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718712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65E8C51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DDE1159" w14:textId="77777777" w:rsidR="00432ABB" w:rsidRPr="00143B05" w:rsidRDefault="00432ABB">
            <w:pPr>
              <w:spacing w:after="0"/>
              <w:rPr>
                <w:rFonts w:ascii="Calibri" w:hAnsi="Calibri" w:cs="Calibri"/>
                <w:color w:val="000000"/>
              </w:rPr>
            </w:pPr>
            <w:r w:rsidRPr="00143B05">
              <w:rPr>
                <w:rFonts w:ascii="Calibri" w:hAnsi="Calibri" w:cs="Calibri"/>
                <w:color w:val="000000"/>
              </w:rPr>
              <w:t>DAVID ALLENDE ESCOBAR</w:t>
            </w:r>
          </w:p>
        </w:tc>
        <w:tc>
          <w:tcPr>
            <w:tcW w:w="587" w:type="pct"/>
            <w:tcBorders>
              <w:top w:val="nil"/>
              <w:left w:val="nil"/>
              <w:bottom w:val="nil"/>
              <w:right w:val="nil"/>
            </w:tcBorders>
            <w:noWrap/>
            <w:vAlign w:val="bottom"/>
            <w:hideMark/>
          </w:tcPr>
          <w:p w14:paraId="3B4C3ED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2,114 </w:t>
            </w:r>
          </w:p>
        </w:tc>
        <w:tc>
          <w:tcPr>
            <w:tcW w:w="677" w:type="pct"/>
            <w:tcBorders>
              <w:top w:val="nil"/>
              <w:left w:val="nil"/>
              <w:bottom w:val="nil"/>
              <w:right w:val="nil"/>
            </w:tcBorders>
            <w:noWrap/>
            <w:vAlign w:val="bottom"/>
            <w:hideMark/>
          </w:tcPr>
          <w:p w14:paraId="7713070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6CE3769E" w14:textId="77777777">
        <w:trPr>
          <w:trHeight w:val="320"/>
        </w:trPr>
        <w:tc>
          <w:tcPr>
            <w:tcW w:w="1441" w:type="pct"/>
            <w:tcBorders>
              <w:top w:val="nil"/>
              <w:left w:val="nil"/>
              <w:bottom w:val="nil"/>
              <w:right w:val="nil"/>
            </w:tcBorders>
            <w:noWrap/>
            <w:vAlign w:val="bottom"/>
            <w:hideMark/>
          </w:tcPr>
          <w:p w14:paraId="4AFE8B57"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22345B2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4D9AADA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203E2FD"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GENOVA LTDA</w:t>
            </w:r>
          </w:p>
        </w:tc>
        <w:tc>
          <w:tcPr>
            <w:tcW w:w="587" w:type="pct"/>
            <w:tcBorders>
              <w:top w:val="nil"/>
              <w:left w:val="nil"/>
              <w:bottom w:val="nil"/>
              <w:right w:val="nil"/>
            </w:tcBorders>
            <w:noWrap/>
            <w:vAlign w:val="bottom"/>
            <w:hideMark/>
          </w:tcPr>
          <w:p w14:paraId="2A27D42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3,171 </w:t>
            </w:r>
          </w:p>
        </w:tc>
        <w:tc>
          <w:tcPr>
            <w:tcW w:w="677" w:type="pct"/>
            <w:tcBorders>
              <w:top w:val="nil"/>
              <w:left w:val="nil"/>
              <w:bottom w:val="nil"/>
              <w:right w:val="nil"/>
            </w:tcBorders>
            <w:noWrap/>
            <w:vAlign w:val="bottom"/>
            <w:hideMark/>
          </w:tcPr>
          <w:p w14:paraId="5502F0F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17</w:t>
            </w:r>
          </w:p>
        </w:tc>
      </w:tr>
      <w:tr w:rsidR="00432ABB" w:rsidRPr="00143B05" w14:paraId="7BC709B8" w14:textId="77777777">
        <w:trPr>
          <w:trHeight w:val="320"/>
        </w:trPr>
        <w:tc>
          <w:tcPr>
            <w:tcW w:w="1441" w:type="pct"/>
            <w:tcBorders>
              <w:top w:val="nil"/>
              <w:left w:val="nil"/>
              <w:bottom w:val="nil"/>
              <w:right w:val="nil"/>
            </w:tcBorders>
            <w:noWrap/>
            <w:vAlign w:val="bottom"/>
            <w:hideMark/>
          </w:tcPr>
          <w:p w14:paraId="6D4A7665"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5CACE93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707BCBC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8467C18"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Lepe Limitada</w:t>
            </w:r>
          </w:p>
        </w:tc>
        <w:tc>
          <w:tcPr>
            <w:tcW w:w="587" w:type="pct"/>
            <w:tcBorders>
              <w:top w:val="nil"/>
              <w:left w:val="nil"/>
              <w:bottom w:val="nil"/>
              <w:right w:val="nil"/>
            </w:tcBorders>
            <w:noWrap/>
            <w:vAlign w:val="bottom"/>
            <w:hideMark/>
          </w:tcPr>
          <w:p w14:paraId="2313920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1,762 </w:t>
            </w:r>
          </w:p>
        </w:tc>
        <w:tc>
          <w:tcPr>
            <w:tcW w:w="677" w:type="pct"/>
            <w:tcBorders>
              <w:top w:val="nil"/>
              <w:left w:val="nil"/>
              <w:bottom w:val="nil"/>
              <w:right w:val="nil"/>
            </w:tcBorders>
            <w:noWrap/>
            <w:vAlign w:val="bottom"/>
            <w:hideMark/>
          </w:tcPr>
          <w:p w14:paraId="40D663F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7F68B41A" w14:textId="77777777">
        <w:trPr>
          <w:trHeight w:val="320"/>
        </w:trPr>
        <w:tc>
          <w:tcPr>
            <w:tcW w:w="1441" w:type="pct"/>
            <w:tcBorders>
              <w:top w:val="nil"/>
              <w:left w:val="nil"/>
              <w:bottom w:val="nil"/>
              <w:right w:val="nil"/>
            </w:tcBorders>
            <w:noWrap/>
            <w:vAlign w:val="bottom"/>
            <w:hideMark/>
          </w:tcPr>
          <w:p w14:paraId="1DCCE11D"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57E4E66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0367171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4ECBC5F" w14:textId="77777777" w:rsidR="00432ABB" w:rsidRPr="00143B05" w:rsidRDefault="00432ABB">
            <w:pPr>
              <w:spacing w:after="0"/>
              <w:rPr>
                <w:rFonts w:ascii="Calibri" w:hAnsi="Calibri" w:cs="Calibri"/>
                <w:color w:val="000000"/>
              </w:rPr>
            </w:pPr>
            <w:r w:rsidRPr="00143B05">
              <w:rPr>
                <w:rFonts w:ascii="Calibri" w:hAnsi="Calibri" w:cs="Calibri"/>
                <w:color w:val="000000"/>
              </w:rPr>
              <w:t>EGC BRAMA AUTRALIS SEAFOODS SA</w:t>
            </w:r>
          </w:p>
        </w:tc>
        <w:tc>
          <w:tcPr>
            <w:tcW w:w="587" w:type="pct"/>
            <w:tcBorders>
              <w:top w:val="nil"/>
              <w:left w:val="nil"/>
              <w:bottom w:val="nil"/>
              <w:right w:val="nil"/>
            </w:tcBorders>
            <w:noWrap/>
            <w:vAlign w:val="bottom"/>
            <w:hideMark/>
          </w:tcPr>
          <w:p w14:paraId="2903502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2,466 </w:t>
            </w:r>
          </w:p>
        </w:tc>
        <w:tc>
          <w:tcPr>
            <w:tcW w:w="677" w:type="pct"/>
            <w:tcBorders>
              <w:top w:val="nil"/>
              <w:left w:val="nil"/>
              <w:bottom w:val="nil"/>
              <w:right w:val="nil"/>
            </w:tcBorders>
            <w:noWrap/>
            <w:vAlign w:val="bottom"/>
            <w:hideMark/>
          </w:tcPr>
          <w:p w14:paraId="7F2667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7A164DAD" w14:textId="77777777">
        <w:trPr>
          <w:trHeight w:val="320"/>
        </w:trPr>
        <w:tc>
          <w:tcPr>
            <w:tcW w:w="1441" w:type="pct"/>
            <w:tcBorders>
              <w:top w:val="nil"/>
              <w:left w:val="nil"/>
              <w:bottom w:val="nil"/>
              <w:right w:val="nil"/>
            </w:tcBorders>
            <w:noWrap/>
            <w:vAlign w:val="bottom"/>
            <w:hideMark/>
          </w:tcPr>
          <w:p w14:paraId="6ED2563C"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1643215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28624B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E0247AB" w14:textId="77777777" w:rsidR="00432ABB" w:rsidRPr="00143B05" w:rsidRDefault="00432ABB">
            <w:pPr>
              <w:spacing w:after="0"/>
              <w:rPr>
                <w:rFonts w:ascii="Calibri" w:hAnsi="Calibri" w:cs="Calibri"/>
                <w:color w:val="000000"/>
              </w:rPr>
            </w:pPr>
            <w:r w:rsidRPr="00143B05">
              <w:rPr>
                <w:rFonts w:ascii="Calibri" w:hAnsi="Calibri" w:cs="Calibri"/>
                <w:color w:val="000000"/>
              </w:rPr>
              <w:t>RAMON LOPEZ PESCA ARTESANAL IRL</w:t>
            </w:r>
          </w:p>
        </w:tc>
        <w:tc>
          <w:tcPr>
            <w:tcW w:w="587" w:type="pct"/>
            <w:tcBorders>
              <w:top w:val="nil"/>
              <w:left w:val="nil"/>
              <w:bottom w:val="nil"/>
              <w:right w:val="nil"/>
            </w:tcBorders>
            <w:noWrap/>
            <w:vAlign w:val="bottom"/>
            <w:hideMark/>
          </w:tcPr>
          <w:p w14:paraId="1884494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2,819 </w:t>
            </w:r>
          </w:p>
        </w:tc>
        <w:tc>
          <w:tcPr>
            <w:tcW w:w="677" w:type="pct"/>
            <w:tcBorders>
              <w:top w:val="nil"/>
              <w:left w:val="nil"/>
              <w:bottom w:val="nil"/>
              <w:right w:val="nil"/>
            </w:tcBorders>
            <w:noWrap/>
            <w:vAlign w:val="bottom"/>
            <w:hideMark/>
          </w:tcPr>
          <w:p w14:paraId="25FD1B8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43975412" w14:textId="77777777">
        <w:trPr>
          <w:trHeight w:val="320"/>
        </w:trPr>
        <w:tc>
          <w:tcPr>
            <w:tcW w:w="1441" w:type="pct"/>
            <w:tcBorders>
              <w:top w:val="nil"/>
              <w:left w:val="nil"/>
              <w:bottom w:val="nil"/>
              <w:right w:val="nil"/>
            </w:tcBorders>
            <w:noWrap/>
            <w:vAlign w:val="bottom"/>
            <w:hideMark/>
          </w:tcPr>
          <w:p w14:paraId="44AEF02A"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0640611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6ED95D0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3D40103" w14:textId="77777777" w:rsidR="00432ABB" w:rsidRPr="00143B05" w:rsidRDefault="00432ABB">
            <w:pPr>
              <w:spacing w:after="0"/>
              <w:rPr>
                <w:rFonts w:ascii="Calibri" w:hAnsi="Calibri" w:cs="Calibri"/>
                <w:color w:val="000000"/>
              </w:rPr>
            </w:pPr>
            <w:r w:rsidRPr="00143B05">
              <w:rPr>
                <w:rFonts w:ascii="Calibri" w:hAnsi="Calibri" w:cs="Calibri"/>
                <w:color w:val="000000"/>
              </w:rPr>
              <w:t>FIDEL BENAVIDES VALLEJO</w:t>
            </w:r>
          </w:p>
        </w:tc>
        <w:tc>
          <w:tcPr>
            <w:tcW w:w="587" w:type="pct"/>
            <w:tcBorders>
              <w:top w:val="nil"/>
              <w:left w:val="nil"/>
              <w:bottom w:val="nil"/>
              <w:right w:val="nil"/>
            </w:tcBorders>
            <w:noWrap/>
            <w:vAlign w:val="bottom"/>
            <w:hideMark/>
          </w:tcPr>
          <w:p w14:paraId="17378D9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1,409 </w:t>
            </w:r>
          </w:p>
        </w:tc>
        <w:tc>
          <w:tcPr>
            <w:tcW w:w="677" w:type="pct"/>
            <w:tcBorders>
              <w:top w:val="nil"/>
              <w:left w:val="nil"/>
              <w:bottom w:val="nil"/>
              <w:right w:val="nil"/>
            </w:tcBorders>
            <w:noWrap/>
            <w:vAlign w:val="bottom"/>
            <w:hideMark/>
          </w:tcPr>
          <w:p w14:paraId="4940520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5C5FB22E" w14:textId="77777777">
        <w:trPr>
          <w:trHeight w:val="320"/>
        </w:trPr>
        <w:tc>
          <w:tcPr>
            <w:tcW w:w="1441" w:type="pct"/>
            <w:tcBorders>
              <w:top w:val="nil"/>
              <w:left w:val="nil"/>
              <w:bottom w:val="nil"/>
              <w:right w:val="nil"/>
            </w:tcBorders>
            <w:noWrap/>
            <w:vAlign w:val="bottom"/>
            <w:hideMark/>
          </w:tcPr>
          <w:p w14:paraId="1F81109B"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bottom"/>
            <w:hideMark/>
          </w:tcPr>
          <w:p w14:paraId="3566CA8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437443B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E56461A" w14:textId="77777777" w:rsidR="00432ABB" w:rsidRPr="00143B05" w:rsidRDefault="00432ABB">
            <w:pPr>
              <w:spacing w:after="0"/>
              <w:rPr>
                <w:rFonts w:ascii="Calibri" w:hAnsi="Calibri" w:cs="Calibri"/>
                <w:color w:val="000000"/>
              </w:rPr>
            </w:pPr>
            <w:r w:rsidRPr="00143B05">
              <w:rPr>
                <w:rFonts w:ascii="Calibri" w:hAnsi="Calibri" w:cs="Calibri"/>
                <w:color w:val="000000"/>
              </w:rPr>
              <w:t>ORION LIMITADA</w:t>
            </w:r>
          </w:p>
        </w:tc>
        <w:tc>
          <w:tcPr>
            <w:tcW w:w="587" w:type="pct"/>
            <w:tcBorders>
              <w:top w:val="nil"/>
              <w:left w:val="nil"/>
              <w:bottom w:val="nil"/>
              <w:right w:val="nil"/>
            </w:tcBorders>
            <w:noWrap/>
            <w:vAlign w:val="bottom"/>
            <w:hideMark/>
          </w:tcPr>
          <w:p w14:paraId="2ECC3AF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1,762 </w:t>
            </w:r>
          </w:p>
        </w:tc>
        <w:tc>
          <w:tcPr>
            <w:tcW w:w="677" w:type="pct"/>
            <w:tcBorders>
              <w:top w:val="nil"/>
              <w:left w:val="nil"/>
              <w:bottom w:val="nil"/>
              <w:right w:val="nil"/>
            </w:tcBorders>
            <w:noWrap/>
            <w:vAlign w:val="bottom"/>
            <w:hideMark/>
          </w:tcPr>
          <w:p w14:paraId="6C00238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7</w:t>
            </w:r>
          </w:p>
        </w:tc>
      </w:tr>
      <w:tr w:rsidR="00432ABB" w:rsidRPr="00143B05" w14:paraId="0EB5F453" w14:textId="77777777">
        <w:trPr>
          <w:trHeight w:val="320"/>
        </w:trPr>
        <w:tc>
          <w:tcPr>
            <w:tcW w:w="1441" w:type="pct"/>
            <w:tcBorders>
              <w:top w:val="nil"/>
              <w:left w:val="nil"/>
              <w:bottom w:val="nil"/>
              <w:right w:val="nil"/>
            </w:tcBorders>
            <w:noWrap/>
            <w:vAlign w:val="center"/>
            <w:hideMark/>
          </w:tcPr>
          <w:p w14:paraId="5E437B21"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nil"/>
              <w:right w:val="nil"/>
            </w:tcBorders>
            <w:noWrap/>
            <w:vAlign w:val="center"/>
            <w:hideMark/>
          </w:tcPr>
          <w:p w14:paraId="5DD79AD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335B517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15120A4"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LANDES S.A.</w:t>
            </w:r>
          </w:p>
        </w:tc>
        <w:tc>
          <w:tcPr>
            <w:tcW w:w="587" w:type="pct"/>
            <w:tcBorders>
              <w:top w:val="nil"/>
              <w:left w:val="nil"/>
              <w:bottom w:val="nil"/>
              <w:right w:val="nil"/>
            </w:tcBorders>
            <w:noWrap/>
            <w:vAlign w:val="bottom"/>
            <w:hideMark/>
          </w:tcPr>
          <w:p w14:paraId="305E085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1,409 </w:t>
            </w:r>
          </w:p>
        </w:tc>
        <w:tc>
          <w:tcPr>
            <w:tcW w:w="677" w:type="pct"/>
            <w:tcBorders>
              <w:top w:val="nil"/>
              <w:left w:val="nil"/>
              <w:bottom w:val="nil"/>
              <w:right w:val="nil"/>
            </w:tcBorders>
            <w:noWrap/>
            <w:vAlign w:val="bottom"/>
            <w:hideMark/>
          </w:tcPr>
          <w:p w14:paraId="22721C5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B19F0F7" w14:textId="77777777">
        <w:trPr>
          <w:trHeight w:val="320"/>
        </w:trPr>
        <w:tc>
          <w:tcPr>
            <w:tcW w:w="1441" w:type="pct"/>
            <w:tcBorders>
              <w:top w:val="nil"/>
              <w:left w:val="nil"/>
              <w:bottom w:val="single" w:sz="4" w:space="0" w:color="auto"/>
              <w:right w:val="nil"/>
            </w:tcBorders>
            <w:noWrap/>
            <w:vAlign w:val="bottom"/>
            <w:hideMark/>
          </w:tcPr>
          <w:p w14:paraId="756AC8E6" w14:textId="77777777" w:rsidR="00432ABB" w:rsidRPr="00143B05" w:rsidRDefault="00432ABB">
            <w:pPr>
              <w:spacing w:after="0"/>
              <w:rPr>
                <w:rFonts w:ascii="Calibri" w:hAnsi="Calibri" w:cs="Calibri"/>
                <w:color w:val="000000"/>
              </w:rPr>
            </w:pPr>
            <w:r w:rsidRPr="00143B05">
              <w:rPr>
                <w:rFonts w:ascii="Calibri" w:hAnsi="Calibri" w:cs="Calibri"/>
                <w:color w:val="000000"/>
              </w:rPr>
              <w:t>Jurel (V - IX Región)</w:t>
            </w:r>
          </w:p>
        </w:tc>
        <w:tc>
          <w:tcPr>
            <w:tcW w:w="224" w:type="pct"/>
            <w:tcBorders>
              <w:top w:val="nil"/>
              <w:left w:val="nil"/>
              <w:bottom w:val="single" w:sz="4" w:space="0" w:color="auto"/>
              <w:right w:val="nil"/>
            </w:tcBorders>
            <w:noWrap/>
            <w:vAlign w:val="bottom"/>
            <w:hideMark/>
          </w:tcPr>
          <w:p w14:paraId="1CAA1AF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single" w:sz="4" w:space="0" w:color="auto"/>
              <w:right w:val="nil"/>
            </w:tcBorders>
            <w:noWrap/>
            <w:vAlign w:val="bottom"/>
            <w:hideMark/>
          </w:tcPr>
          <w:p w14:paraId="44D92F8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5B001D10"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single" w:sz="4" w:space="0" w:color="auto"/>
              <w:right w:val="nil"/>
            </w:tcBorders>
            <w:noWrap/>
            <w:vAlign w:val="bottom"/>
            <w:hideMark/>
          </w:tcPr>
          <w:p w14:paraId="2E67C74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12,684 </w:t>
            </w:r>
          </w:p>
        </w:tc>
        <w:tc>
          <w:tcPr>
            <w:tcW w:w="677" w:type="pct"/>
            <w:tcBorders>
              <w:top w:val="nil"/>
              <w:left w:val="nil"/>
              <w:bottom w:val="single" w:sz="4" w:space="0" w:color="auto"/>
              <w:right w:val="nil"/>
            </w:tcBorders>
            <w:noWrap/>
            <w:vAlign w:val="bottom"/>
            <w:hideMark/>
          </w:tcPr>
          <w:p w14:paraId="5E55C2A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11</w:t>
            </w:r>
          </w:p>
        </w:tc>
      </w:tr>
      <w:tr w:rsidR="00432ABB" w:rsidRPr="00143B05" w14:paraId="3BE715BD" w14:textId="77777777">
        <w:trPr>
          <w:trHeight w:val="320"/>
        </w:trPr>
        <w:tc>
          <w:tcPr>
            <w:tcW w:w="1441" w:type="pct"/>
            <w:tcBorders>
              <w:top w:val="nil"/>
              <w:left w:val="nil"/>
              <w:bottom w:val="nil"/>
              <w:right w:val="nil"/>
            </w:tcBorders>
            <w:noWrap/>
            <w:vAlign w:val="bottom"/>
            <w:hideMark/>
          </w:tcPr>
          <w:p w14:paraId="4D3DFB36"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nil"/>
              <w:right w:val="nil"/>
            </w:tcBorders>
            <w:noWrap/>
            <w:vAlign w:val="bottom"/>
            <w:hideMark/>
          </w:tcPr>
          <w:p w14:paraId="5DDB2B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3C1CA74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24ACDC6"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B Y B</w:t>
            </w:r>
          </w:p>
        </w:tc>
        <w:tc>
          <w:tcPr>
            <w:tcW w:w="587" w:type="pct"/>
            <w:tcBorders>
              <w:top w:val="nil"/>
              <w:left w:val="nil"/>
              <w:bottom w:val="nil"/>
              <w:right w:val="nil"/>
            </w:tcBorders>
            <w:noWrap/>
            <w:vAlign w:val="bottom"/>
            <w:hideMark/>
          </w:tcPr>
          <w:p w14:paraId="7AC5037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98 </w:t>
            </w:r>
          </w:p>
        </w:tc>
        <w:tc>
          <w:tcPr>
            <w:tcW w:w="677" w:type="pct"/>
            <w:tcBorders>
              <w:top w:val="nil"/>
              <w:left w:val="nil"/>
              <w:bottom w:val="nil"/>
              <w:right w:val="nil"/>
            </w:tcBorders>
            <w:noWrap/>
            <w:vAlign w:val="bottom"/>
            <w:hideMark/>
          </w:tcPr>
          <w:p w14:paraId="7323B51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140671E6" w14:textId="77777777">
        <w:trPr>
          <w:trHeight w:val="320"/>
        </w:trPr>
        <w:tc>
          <w:tcPr>
            <w:tcW w:w="1441" w:type="pct"/>
            <w:tcBorders>
              <w:top w:val="nil"/>
              <w:left w:val="nil"/>
              <w:bottom w:val="nil"/>
              <w:right w:val="nil"/>
            </w:tcBorders>
            <w:noWrap/>
            <w:vAlign w:val="bottom"/>
            <w:hideMark/>
          </w:tcPr>
          <w:p w14:paraId="2B39BA2B"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nil"/>
              <w:right w:val="nil"/>
            </w:tcBorders>
            <w:noWrap/>
            <w:vAlign w:val="bottom"/>
            <w:hideMark/>
          </w:tcPr>
          <w:p w14:paraId="60A7DA8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2277AE9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4716AC9" w14:textId="77777777" w:rsidR="00432ABB" w:rsidRPr="00143B05" w:rsidRDefault="00432ABB">
            <w:pPr>
              <w:spacing w:after="0"/>
              <w:rPr>
                <w:rFonts w:ascii="Calibri" w:hAnsi="Calibri" w:cs="Calibri"/>
                <w:color w:val="000000"/>
              </w:rPr>
            </w:pPr>
            <w:r w:rsidRPr="00143B05">
              <w:rPr>
                <w:rFonts w:ascii="Calibri" w:hAnsi="Calibri" w:cs="Calibri"/>
                <w:color w:val="000000"/>
              </w:rPr>
              <w:t>SERVICIOS MARITIMOS PESQUEROS CMP EIRLE</w:t>
            </w:r>
          </w:p>
        </w:tc>
        <w:tc>
          <w:tcPr>
            <w:tcW w:w="587" w:type="pct"/>
            <w:tcBorders>
              <w:top w:val="nil"/>
              <w:left w:val="nil"/>
              <w:bottom w:val="nil"/>
              <w:right w:val="nil"/>
            </w:tcBorders>
            <w:noWrap/>
            <w:vAlign w:val="bottom"/>
            <w:hideMark/>
          </w:tcPr>
          <w:p w14:paraId="6E1A86F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785 </w:t>
            </w:r>
          </w:p>
        </w:tc>
        <w:tc>
          <w:tcPr>
            <w:tcW w:w="677" w:type="pct"/>
            <w:tcBorders>
              <w:top w:val="nil"/>
              <w:left w:val="nil"/>
              <w:bottom w:val="nil"/>
              <w:right w:val="nil"/>
            </w:tcBorders>
            <w:noWrap/>
            <w:vAlign w:val="bottom"/>
            <w:hideMark/>
          </w:tcPr>
          <w:p w14:paraId="0AB9C6A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31D3A0E0" w14:textId="77777777">
        <w:trPr>
          <w:trHeight w:val="320"/>
        </w:trPr>
        <w:tc>
          <w:tcPr>
            <w:tcW w:w="1441" w:type="pct"/>
            <w:tcBorders>
              <w:top w:val="nil"/>
              <w:left w:val="nil"/>
              <w:bottom w:val="nil"/>
              <w:right w:val="nil"/>
            </w:tcBorders>
            <w:noWrap/>
            <w:vAlign w:val="bottom"/>
            <w:hideMark/>
          </w:tcPr>
          <w:p w14:paraId="564C42BE"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nil"/>
              <w:right w:val="nil"/>
            </w:tcBorders>
            <w:noWrap/>
            <w:vAlign w:val="bottom"/>
            <w:hideMark/>
          </w:tcPr>
          <w:p w14:paraId="46A96A1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6C57998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7A960C0" w14:textId="77777777" w:rsidR="00432ABB" w:rsidRPr="00143B05" w:rsidRDefault="00432ABB">
            <w:pPr>
              <w:spacing w:after="0"/>
              <w:rPr>
                <w:rFonts w:ascii="Calibri" w:hAnsi="Calibri" w:cs="Calibri"/>
                <w:color w:val="000000"/>
              </w:rPr>
            </w:pPr>
            <w:r w:rsidRPr="00143B05">
              <w:rPr>
                <w:rFonts w:ascii="Calibri" w:hAnsi="Calibri" w:cs="Calibri"/>
                <w:color w:val="000000"/>
              </w:rPr>
              <w:t>PAOLA POBLETE NOVOA</w:t>
            </w:r>
          </w:p>
        </w:tc>
        <w:tc>
          <w:tcPr>
            <w:tcW w:w="587" w:type="pct"/>
            <w:tcBorders>
              <w:top w:val="nil"/>
              <w:left w:val="nil"/>
              <w:bottom w:val="nil"/>
              <w:right w:val="nil"/>
            </w:tcBorders>
            <w:noWrap/>
            <w:vAlign w:val="bottom"/>
            <w:hideMark/>
          </w:tcPr>
          <w:p w14:paraId="37F1931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589 </w:t>
            </w:r>
          </w:p>
        </w:tc>
        <w:tc>
          <w:tcPr>
            <w:tcW w:w="677" w:type="pct"/>
            <w:tcBorders>
              <w:top w:val="nil"/>
              <w:left w:val="nil"/>
              <w:bottom w:val="nil"/>
              <w:right w:val="nil"/>
            </w:tcBorders>
            <w:noWrap/>
            <w:vAlign w:val="bottom"/>
            <w:hideMark/>
          </w:tcPr>
          <w:p w14:paraId="49A3F3F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3220DAD0" w14:textId="77777777">
        <w:trPr>
          <w:trHeight w:val="320"/>
        </w:trPr>
        <w:tc>
          <w:tcPr>
            <w:tcW w:w="1441" w:type="pct"/>
            <w:tcBorders>
              <w:top w:val="nil"/>
              <w:left w:val="nil"/>
              <w:bottom w:val="nil"/>
              <w:right w:val="nil"/>
            </w:tcBorders>
            <w:noWrap/>
            <w:vAlign w:val="bottom"/>
            <w:hideMark/>
          </w:tcPr>
          <w:p w14:paraId="1ECF9029" w14:textId="77777777" w:rsidR="00432ABB" w:rsidRPr="00143B05" w:rsidRDefault="00432ABB">
            <w:pPr>
              <w:spacing w:after="0"/>
              <w:rPr>
                <w:rFonts w:ascii="Calibri" w:hAnsi="Calibri" w:cs="Calibri"/>
                <w:color w:val="000000"/>
              </w:rPr>
            </w:pPr>
            <w:r w:rsidRPr="00143B05">
              <w:rPr>
                <w:rFonts w:ascii="Calibri" w:hAnsi="Calibri" w:cs="Calibri"/>
                <w:color w:val="000000"/>
              </w:rPr>
              <w:lastRenderedPageBreak/>
              <w:t>Jurel (XIV - X Región)</w:t>
            </w:r>
          </w:p>
        </w:tc>
        <w:tc>
          <w:tcPr>
            <w:tcW w:w="224" w:type="pct"/>
            <w:tcBorders>
              <w:top w:val="nil"/>
              <w:left w:val="nil"/>
              <w:bottom w:val="nil"/>
              <w:right w:val="nil"/>
            </w:tcBorders>
            <w:noWrap/>
            <w:vAlign w:val="bottom"/>
            <w:hideMark/>
          </w:tcPr>
          <w:p w14:paraId="1BDA461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1FC0C2D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0FF990F"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GENOVA LTDA</w:t>
            </w:r>
          </w:p>
        </w:tc>
        <w:tc>
          <w:tcPr>
            <w:tcW w:w="587" w:type="pct"/>
            <w:tcBorders>
              <w:top w:val="nil"/>
              <w:left w:val="nil"/>
              <w:bottom w:val="nil"/>
              <w:right w:val="nil"/>
            </w:tcBorders>
            <w:noWrap/>
            <w:vAlign w:val="bottom"/>
            <w:hideMark/>
          </w:tcPr>
          <w:p w14:paraId="289F9DF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589 </w:t>
            </w:r>
          </w:p>
        </w:tc>
        <w:tc>
          <w:tcPr>
            <w:tcW w:w="677" w:type="pct"/>
            <w:tcBorders>
              <w:top w:val="nil"/>
              <w:left w:val="nil"/>
              <w:bottom w:val="nil"/>
              <w:right w:val="nil"/>
            </w:tcBorders>
            <w:noWrap/>
            <w:vAlign w:val="bottom"/>
            <w:hideMark/>
          </w:tcPr>
          <w:p w14:paraId="0E7B7AC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7</w:t>
            </w:r>
          </w:p>
        </w:tc>
      </w:tr>
      <w:tr w:rsidR="00432ABB" w:rsidRPr="00143B05" w14:paraId="79143F2A" w14:textId="77777777">
        <w:trPr>
          <w:trHeight w:val="320"/>
        </w:trPr>
        <w:tc>
          <w:tcPr>
            <w:tcW w:w="1441" w:type="pct"/>
            <w:tcBorders>
              <w:top w:val="nil"/>
              <w:left w:val="nil"/>
              <w:bottom w:val="nil"/>
              <w:right w:val="nil"/>
            </w:tcBorders>
            <w:noWrap/>
            <w:vAlign w:val="bottom"/>
            <w:hideMark/>
          </w:tcPr>
          <w:p w14:paraId="317726D8"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nil"/>
              <w:right w:val="nil"/>
            </w:tcBorders>
            <w:noWrap/>
            <w:vAlign w:val="bottom"/>
            <w:hideMark/>
          </w:tcPr>
          <w:p w14:paraId="4319F8A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665ADE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5CD8BCE" w14:textId="77777777" w:rsidR="00432ABB" w:rsidRPr="00143B05" w:rsidRDefault="00432ABB">
            <w:pPr>
              <w:spacing w:after="0"/>
              <w:rPr>
                <w:rFonts w:ascii="Calibri" w:hAnsi="Calibri" w:cs="Calibri"/>
                <w:color w:val="000000"/>
              </w:rPr>
            </w:pPr>
            <w:r w:rsidRPr="00143B05">
              <w:rPr>
                <w:rFonts w:ascii="Calibri" w:hAnsi="Calibri" w:cs="Calibri"/>
                <w:color w:val="000000"/>
              </w:rPr>
              <w:t>EGC BRAMA AUSTRALIS SEAFOODS S.A.</w:t>
            </w:r>
          </w:p>
        </w:tc>
        <w:tc>
          <w:tcPr>
            <w:tcW w:w="587" w:type="pct"/>
            <w:tcBorders>
              <w:top w:val="nil"/>
              <w:left w:val="nil"/>
              <w:bottom w:val="nil"/>
              <w:right w:val="nil"/>
            </w:tcBorders>
            <w:noWrap/>
            <w:vAlign w:val="bottom"/>
            <w:hideMark/>
          </w:tcPr>
          <w:p w14:paraId="09790E3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589 </w:t>
            </w:r>
          </w:p>
        </w:tc>
        <w:tc>
          <w:tcPr>
            <w:tcW w:w="677" w:type="pct"/>
            <w:tcBorders>
              <w:top w:val="nil"/>
              <w:left w:val="nil"/>
              <w:bottom w:val="nil"/>
              <w:right w:val="nil"/>
            </w:tcBorders>
            <w:noWrap/>
            <w:vAlign w:val="bottom"/>
            <w:hideMark/>
          </w:tcPr>
          <w:p w14:paraId="0424210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4525CC3A" w14:textId="77777777">
        <w:trPr>
          <w:trHeight w:val="320"/>
        </w:trPr>
        <w:tc>
          <w:tcPr>
            <w:tcW w:w="1441" w:type="pct"/>
            <w:tcBorders>
              <w:top w:val="nil"/>
              <w:left w:val="nil"/>
              <w:bottom w:val="nil"/>
              <w:right w:val="nil"/>
            </w:tcBorders>
            <w:noWrap/>
            <w:vAlign w:val="bottom"/>
            <w:hideMark/>
          </w:tcPr>
          <w:p w14:paraId="18C839DA"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nil"/>
              <w:right w:val="nil"/>
            </w:tcBorders>
            <w:noWrap/>
            <w:vAlign w:val="bottom"/>
            <w:hideMark/>
          </w:tcPr>
          <w:p w14:paraId="546022F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0729E4C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D3A5C9D" w14:textId="77777777" w:rsidR="00432ABB" w:rsidRPr="00143B05" w:rsidRDefault="00432ABB">
            <w:pPr>
              <w:spacing w:after="0"/>
              <w:rPr>
                <w:rFonts w:ascii="Calibri" w:hAnsi="Calibri" w:cs="Calibri"/>
                <w:color w:val="000000"/>
              </w:rPr>
            </w:pPr>
            <w:r w:rsidRPr="00143B05">
              <w:rPr>
                <w:rFonts w:ascii="Calibri" w:hAnsi="Calibri" w:cs="Calibri"/>
                <w:color w:val="000000"/>
              </w:rPr>
              <w:t>ORION LIMITADA</w:t>
            </w:r>
          </w:p>
        </w:tc>
        <w:tc>
          <w:tcPr>
            <w:tcW w:w="587" w:type="pct"/>
            <w:tcBorders>
              <w:top w:val="nil"/>
              <w:left w:val="nil"/>
              <w:bottom w:val="nil"/>
              <w:right w:val="nil"/>
            </w:tcBorders>
            <w:noWrap/>
            <w:vAlign w:val="bottom"/>
            <w:hideMark/>
          </w:tcPr>
          <w:p w14:paraId="72FFE75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294 </w:t>
            </w:r>
          </w:p>
        </w:tc>
        <w:tc>
          <w:tcPr>
            <w:tcW w:w="677" w:type="pct"/>
            <w:tcBorders>
              <w:top w:val="nil"/>
              <w:left w:val="nil"/>
              <w:bottom w:val="nil"/>
              <w:right w:val="nil"/>
            </w:tcBorders>
            <w:noWrap/>
            <w:vAlign w:val="bottom"/>
            <w:hideMark/>
          </w:tcPr>
          <w:p w14:paraId="5E5A31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4974BE89" w14:textId="77777777">
        <w:trPr>
          <w:trHeight w:val="320"/>
        </w:trPr>
        <w:tc>
          <w:tcPr>
            <w:tcW w:w="1441" w:type="pct"/>
            <w:tcBorders>
              <w:top w:val="nil"/>
              <w:left w:val="nil"/>
              <w:bottom w:val="nil"/>
              <w:right w:val="nil"/>
            </w:tcBorders>
            <w:noWrap/>
            <w:vAlign w:val="center"/>
            <w:hideMark/>
          </w:tcPr>
          <w:p w14:paraId="5618B36C"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nil"/>
              <w:right w:val="nil"/>
            </w:tcBorders>
            <w:noWrap/>
            <w:vAlign w:val="center"/>
            <w:hideMark/>
          </w:tcPr>
          <w:p w14:paraId="0CA814B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272FB28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BE1D803"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LANDES S.A.</w:t>
            </w:r>
          </w:p>
        </w:tc>
        <w:tc>
          <w:tcPr>
            <w:tcW w:w="587" w:type="pct"/>
            <w:tcBorders>
              <w:top w:val="nil"/>
              <w:left w:val="nil"/>
              <w:bottom w:val="nil"/>
              <w:right w:val="nil"/>
            </w:tcBorders>
            <w:noWrap/>
            <w:vAlign w:val="bottom"/>
            <w:hideMark/>
          </w:tcPr>
          <w:p w14:paraId="5228D08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294 </w:t>
            </w:r>
          </w:p>
        </w:tc>
        <w:tc>
          <w:tcPr>
            <w:tcW w:w="677" w:type="pct"/>
            <w:tcBorders>
              <w:top w:val="nil"/>
              <w:left w:val="nil"/>
              <w:bottom w:val="nil"/>
              <w:right w:val="nil"/>
            </w:tcBorders>
            <w:noWrap/>
            <w:vAlign w:val="bottom"/>
            <w:hideMark/>
          </w:tcPr>
          <w:p w14:paraId="02D53C3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11EA272" w14:textId="77777777">
        <w:trPr>
          <w:trHeight w:val="320"/>
        </w:trPr>
        <w:tc>
          <w:tcPr>
            <w:tcW w:w="1441" w:type="pct"/>
            <w:tcBorders>
              <w:top w:val="nil"/>
              <w:left w:val="nil"/>
              <w:bottom w:val="single" w:sz="4" w:space="0" w:color="auto"/>
              <w:right w:val="nil"/>
            </w:tcBorders>
            <w:noWrap/>
            <w:vAlign w:val="bottom"/>
            <w:hideMark/>
          </w:tcPr>
          <w:p w14:paraId="1EBE6777" w14:textId="77777777" w:rsidR="00432ABB" w:rsidRPr="00143B05" w:rsidRDefault="00432ABB">
            <w:pPr>
              <w:spacing w:after="0"/>
              <w:rPr>
                <w:rFonts w:ascii="Calibri" w:hAnsi="Calibri" w:cs="Calibri"/>
                <w:color w:val="000000"/>
              </w:rPr>
            </w:pPr>
            <w:r w:rsidRPr="00143B05">
              <w:rPr>
                <w:rFonts w:ascii="Calibri" w:hAnsi="Calibri" w:cs="Calibri"/>
                <w:color w:val="000000"/>
              </w:rPr>
              <w:t>Jurel (XIV - X Región)</w:t>
            </w:r>
          </w:p>
        </w:tc>
        <w:tc>
          <w:tcPr>
            <w:tcW w:w="224" w:type="pct"/>
            <w:tcBorders>
              <w:top w:val="nil"/>
              <w:left w:val="nil"/>
              <w:bottom w:val="single" w:sz="4" w:space="0" w:color="auto"/>
              <w:right w:val="nil"/>
            </w:tcBorders>
            <w:noWrap/>
            <w:vAlign w:val="bottom"/>
            <w:hideMark/>
          </w:tcPr>
          <w:p w14:paraId="0993F49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single" w:sz="4" w:space="0" w:color="auto"/>
              <w:right w:val="nil"/>
            </w:tcBorders>
            <w:noWrap/>
            <w:vAlign w:val="bottom"/>
            <w:hideMark/>
          </w:tcPr>
          <w:p w14:paraId="0C1BB6E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1E437DAD"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single" w:sz="4" w:space="0" w:color="auto"/>
              <w:right w:val="nil"/>
            </w:tcBorders>
            <w:noWrap/>
            <w:vAlign w:val="bottom"/>
            <w:hideMark/>
          </w:tcPr>
          <w:p w14:paraId="1E39289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1,668 </w:t>
            </w:r>
          </w:p>
        </w:tc>
        <w:tc>
          <w:tcPr>
            <w:tcW w:w="677" w:type="pct"/>
            <w:tcBorders>
              <w:top w:val="nil"/>
              <w:left w:val="nil"/>
              <w:bottom w:val="single" w:sz="4" w:space="0" w:color="auto"/>
              <w:right w:val="nil"/>
            </w:tcBorders>
            <w:noWrap/>
            <w:vAlign w:val="bottom"/>
            <w:hideMark/>
          </w:tcPr>
          <w:p w14:paraId="11D630E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165D1C53" w14:textId="77777777">
        <w:trPr>
          <w:trHeight w:val="320"/>
        </w:trPr>
        <w:tc>
          <w:tcPr>
            <w:tcW w:w="1441" w:type="pct"/>
            <w:tcBorders>
              <w:top w:val="nil"/>
              <w:left w:val="nil"/>
              <w:bottom w:val="nil"/>
              <w:right w:val="nil"/>
            </w:tcBorders>
            <w:noWrap/>
            <w:vAlign w:val="bottom"/>
            <w:hideMark/>
          </w:tcPr>
          <w:p w14:paraId="6F4AE6C6"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bottom"/>
            <w:hideMark/>
          </w:tcPr>
          <w:p w14:paraId="2784215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12FF86D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FE461C2" w14:textId="77777777" w:rsidR="00432ABB" w:rsidRPr="00143B05" w:rsidRDefault="00432ABB">
            <w:pPr>
              <w:spacing w:after="0"/>
              <w:rPr>
                <w:rFonts w:ascii="Calibri" w:hAnsi="Calibri" w:cs="Calibri"/>
                <w:color w:val="000000"/>
              </w:rPr>
            </w:pPr>
            <w:r w:rsidRPr="00143B05">
              <w:rPr>
                <w:rFonts w:ascii="Calibri" w:hAnsi="Calibri" w:cs="Calibri"/>
                <w:color w:val="000000"/>
              </w:rPr>
              <w:t>SERVICIOS MARITIMOS PESQUEROS CMP EIRL</w:t>
            </w:r>
          </w:p>
        </w:tc>
        <w:tc>
          <w:tcPr>
            <w:tcW w:w="587" w:type="pct"/>
            <w:tcBorders>
              <w:top w:val="nil"/>
              <w:left w:val="nil"/>
              <w:bottom w:val="nil"/>
              <w:right w:val="nil"/>
            </w:tcBorders>
            <w:noWrap/>
            <w:vAlign w:val="bottom"/>
            <w:hideMark/>
          </w:tcPr>
          <w:p w14:paraId="27873B2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2,101 </w:t>
            </w:r>
          </w:p>
        </w:tc>
        <w:tc>
          <w:tcPr>
            <w:tcW w:w="677" w:type="pct"/>
            <w:tcBorders>
              <w:top w:val="nil"/>
              <w:left w:val="nil"/>
              <w:bottom w:val="nil"/>
              <w:right w:val="nil"/>
            </w:tcBorders>
            <w:noWrap/>
            <w:vAlign w:val="bottom"/>
            <w:hideMark/>
          </w:tcPr>
          <w:p w14:paraId="09F4FB6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12</w:t>
            </w:r>
          </w:p>
        </w:tc>
      </w:tr>
      <w:tr w:rsidR="00432ABB" w:rsidRPr="00143B05" w14:paraId="7695982B" w14:textId="77777777">
        <w:trPr>
          <w:trHeight w:val="320"/>
        </w:trPr>
        <w:tc>
          <w:tcPr>
            <w:tcW w:w="1441" w:type="pct"/>
            <w:tcBorders>
              <w:top w:val="nil"/>
              <w:left w:val="nil"/>
              <w:bottom w:val="nil"/>
              <w:right w:val="nil"/>
            </w:tcBorders>
            <w:noWrap/>
            <w:vAlign w:val="bottom"/>
            <w:hideMark/>
          </w:tcPr>
          <w:p w14:paraId="0D144C56"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bottom"/>
            <w:hideMark/>
          </w:tcPr>
          <w:p w14:paraId="5EC12AD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3395BC1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25DC8D3" w14:textId="77777777" w:rsidR="00432ABB" w:rsidRPr="00143B05" w:rsidRDefault="00432ABB">
            <w:pPr>
              <w:spacing w:after="0"/>
              <w:rPr>
                <w:rFonts w:ascii="Calibri" w:hAnsi="Calibri" w:cs="Calibri"/>
                <w:color w:val="000000"/>
              </w:rPr>
            </w:pPr>
            <w:r w:rsidRPr="00143B05">
              <w:rPr>
                <w:rFonts w:ascii="Calibri" w:hAnsi="Calibri" w:cs="Calibri"/>
                <w:color w:val="000000"/>
              </w:rPr>
              <w:t>ALSAN LTDA</w:t>
            </w:r>
          </w:p>
        </w:tc>
        <w:tc>
          <w:tcPr>
            <w:tcW w:w="587" w:type="pct"/>
            <w:tcBorders>
              <w:top w:val="nil"/>
              <w:left w:val="nil"/>
              <w:bottom w:val="nil"/>
              <w:right w:val="nil"/>
            </w:tcBorders>
            <w:noWrap/>
            <w:vAlign w:val="bottom"/>
            <w:hideMark/>
          </w:tcPr>
          <w:p w14:paraId="32EE13E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389 </w:t>
            </w:r>
          </w:p>
        </w:tc>
        <w:tc>
          <w:tcPr>
            <w:tcW w:w="677" w:type="pct"/>
            <w:tcBorders>
              <w:top w:val="nil"/>
              <w:left w:val="nil"/>
              <w:bottom w:val="nil"/>
              <w:right w:val="nil"/>
            </w:tcBorders>
            <w:noWrap/>
            <w:vAlign w:val="bottom"/>
            <w:hideMark/>
          </w:tcPr>
          <w:p w14:paraId="727E692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7CD5D563" w14:textId="77777777">
        <w:trPr>
          <w:trHeight w:val="320"/>
        </w:trPr>
        <w:tc>
          <w:tcPr>
            <w:tcW w:w="1441" w:type="pct"/>
            <w:tcBorders>
              <w:top w:val="nil"/>
              <w:left w:val="nil"/>
              <w:bottom w:val="nil"/>
              <w:right w:val="nil"/>
            </w:tcBorders>
            <w:noWrap/>
            <w:vAlign w:val="bottom"/>
            <w:hideMark/>
          </w:tcPr>
          <w:p w14:paraId="63FBAC12"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bottom"/>
            <w:hideMark/>
          </w:tcPr>
          <w:p w14:paraId="4905118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627DF32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4E534B3"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B Y B</w:t>
            </w:r>
          </w:p>
        </w:tc>
        <w:tc>
          <w:tcPr>
            <w:tcW w:w="587" w:type="pct"/>
            <w:tcBorders>
              <w:top w:val="nil"/>
              <w:left w:val="nil"/>
              <w:bottom w:val="nil"/>
              <w:right w:val="nil"/>
            </w:tcBorders>
            <w:noWrap/>
            <w:vAlign w:val="bottom"/>
            <w:hideMark/>
          </w:tcPr>
          <w:p w14:paraId="3823663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195 </w:t>
            </w:r>
          </w:p>
        </w:tc>
        <w:tc>
          <w:tcPr>
            <w:tcW w:w="677" w:type="pct"/>
            <w:tcBorders>
              <w:top w:val="nil"/>
              <w:left w:val="nil"/>
              <w:bottom w:val="nil"/>
              <w:right w:val="nil"/>
            </w:tcBorders>
            <w:noWrap/>
            <w:vAlign w:val="bottom"/>
            <w:hideMark/>
          </w:tcPr>
          <w:p w14:paraId="4115CFE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866A97A" w14:textId="77777777">
        <w:trPr>
          <w:trHeight w:val="320"/>
        </w:trPr>
        <w:tc>
          <w:tcPr>
            <w:tcW w:w="1441" w:type="pct"/>
            <w:tcBorders>
              <w:top w:val="nil"/>
              <w:left w:val="nil"/>
              <w:bottom w:val="nil"/>
              <w:right w:val="nil"/>
            </w:tcBorders>
            <w:noWrap/>
            <w:vAlign w:val="bottom"/>
            <w:hideMark/>
          </w:tcPr>
          <w:p w14:paraId="32683C90"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bottom"/>
            <w:hideMark/>
          </w:tcPr>
          <w:p w14:paraId="63E8350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E4844A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57DDFEF" w14:textId="77777777" w:rsidR="00432ABB" w:rsidRPr="00143B05" w:rsidRDefault="00432ABB">
            <w:pPr>
              <w:spacing w:after="0"/>
              <w:rPr>
                <w:rFonts w:ascii="Calibri" w:hAnsi="Calibri" w:cs="Calibri"/>
                <w:color w:val="000000"/>
              </w:rPr>
            </w:pPr>
            <w:r w:rsidRPr="00143B05">
              <w:rPr>
                <w:rFonts w:ascii="Calibri" w:hAnsi="Calibri" w:cs="Calibri"/>
                <w:color w:val="000000"/>
              </w:rPr>
              <w:t>FROZEN SEA SA</w:t>
            </w:r>
          </w:p>
        </w:tc>
        <w:tc>
          <w:tcPr>
            <w:tcW w:w="587" w:type="pct"/>
            <w:tcBorders>
              <w:top w:val="nil"/>
              <w:left w:val="nil"/>
              <w:bottom w:val="nil"/>
              <w:right w:val="nil"/>
            </w:tcBorders>
            <w:noWrap/>
            <w:vAlign w:val="bottom"/>
            <w:hideMark/>
          </w:tcPr>
          <w:p w14:paraId="1904889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195 </w:t>
            </w:r>
          </w:p>
        </w:tc>
        <w:tc>
          <w:tcPr>
            <w:tcW w:w="677" w:type="pct"/>
            <w:tcBorders>
              <w:top w:val="nil"/>
              <w:left w:val="nil"/>
              <w:bottom w:val="nil"/>
              <w:right w:val="nil"/>
            </w:tcBorders>
            <w:noWrap/>
            <w:vAlign w:val="bottom"/>
            <w:hideMark/>
          </w:tcPr>
          <w:p w14:paraId="5DF8447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651B15A" w14:textId="77777777">
        <w:trPr>
          <w:trHeight w:val="320"/>
        </w:trPr>
        <w:tc>
          <w:tcPr>
            <w:tcW w:w="1441" w:type="pct"/>
            <w:tcBorders>
              <w:top w:val="nil"/>
              <w:left w:val="nil"/>
              <w:bottom w:val="nil"/>
              <w:right w:val="nil"/>
            </w:tcBorders>
            <w:noWrap/>
            <w:vAlign w:val="center"/>
            <w:hideMark/>
          </w:tcPr>
          <w:p w14:paraId="35805B8D"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center"/>
            <w:hideMark/>
          </w:tcPr>
          <w:p w14:paraId="18450CD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2C0A34B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E949165" w14:textId="77777777" w:rsidR="00432ABB" w:rsidRPr="00143B05" w:rsidRDefault="00432ABB">
            <w:pPr>
              <w:spacing w:after="0"/>
              <w:rPr>
                <w:rFonts w:ascii="Calibri" w:hAnsi="Calibri" w:cs="Calibri"/>
                <w:color w:val="000000"/>
              </w:rPr>
            </w:pPr>
            <w:r w:rsidRPr="00143B05">
              <w:rPr>
                <w:rFonts w:ascii="Calibri" w:hAnsi="Calibri" w:cs="Calibri"/>
                <w:color w:val="000000"/>
              </w:rPr>
              <w:t>EGC BRAMA AUTRALIS SEAFOODS SA</w:t>
            </w:r>
          </w:p>
        </w:tc>
        <w:tc>
          <w:tcPr>
            <w:tcW w:w="587" w:type="pct"/>
            <w:tcBorders>
              <w:top w:val="nil"/>
              <w:left w:val="nil"/>
              <w:bottom w:val="nil"/>
              <w:right w:val="nil"/>
            </w:tcBorders>
            <w:noWrap/>
            <w:vAlign w:val="bottom"/>
            <w:hideMark/>
          </w:tcPr>
          <w:p w14:paraId="449A856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1,090 </w:t>
            </w:r>
          </w:p>
        </w:tc>
        <w:tc>
          <w:tcPr>
            <w:tcW w:w="677" w:type="pct"/>
            <w:tcBorders>
              <w:top w:val="nil"/>
              <w:left w:val="nil"/>
              <w:bottom w:val="nil"/>
              <w:right w:val="nil"/>
            </w:tcBorders>
            <w:noWrap/>
            <w:vAlign w:val="bottom"/>
            <w:hideMark/>
          </w:tcPr>
          <w:p w14:paraId="76FD166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30619F3D" w14:textId="77777777">
        <w:trPr>
          <w:trHeight w:val="320"/>
        </w:trPr>
        <w:tc>
          <w:tcPr>
            <w:tcW w:w="1441" w:type="pct"/>
            <w:tcBorders>
              <w:top w:val="nil"/>
              <w:left w:val="nil"/>
              <w:bottom w:val="nil"/>
              <w:right w:val="nil"/>
            </w:tcBorders>
            <w:noWrap/>
            <w:vAlign w:val="bottom"/>
            <w:hideMark/>
          </w:tcPr>
          <w:p w14:paraId="670DC999"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bottom"/>
            <w:hideMark/>
          </w:tcPr>
          <w:p w14:paraId="16FBCEB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553738E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28E9C48"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GENOVA LTDA</w:t>
            </w:r>
          </w:p>
        </w:tc>
        <w:tc>
          <w:tcPr>
            <w:tcW w:w="587" w:type="pct"/>
            <w:tcBorders>
              <w:top w:val="nil"/>
              <w:left w:val="nil"/>
              <w:bottom w:val="nil"/>
              <w:right w:val="nil"/>
            </w:tcBorders>
            <w:noWrap/>
            <w:vAlign w:val="bottom"/>
            <w:hideMark/>
          </w:tcPr>
          <w:p w14:paraId="740E4FF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700 </w:t>
            </w:r>
          </w:p>
        </w:tc>
        <w:tc>
          <w:tcPr>
            <w:tcW w:w="677" w:type="pct"/>
            <w:tcBorders>
              <w:top w:val="nil"/>
              <w:left w:val="nil"/>
              <w:bottom w:val="nil"/>
              <w:right w:val="nil"/>
            </w:tcBorders>
            <w:noWrap/>
            <w:vAlign w:val="bottom"/>
            <w:hideMark/>
          </w:tcPr>
          <w:p w14:paraId="641FBB4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13386FCC" w14:textId="77777777">
        <w:trPr>
          <w:trHeight w:val="320"/>
        </w:trPr>
        <w:tc>
          <w:tcPr>
            <w:tcW w:w="1441" w:type="pct"/>
            <w:tcBorders>
              <w:top w:val="nil"/>
              <w:left w:val="nil"/>
              <w:bottom w:val="nil"/>
              <w:right w:val="nil"/>
            </w:tcBorders>
            <w:noWrap/>
            <w:vAlign w:val="bottom"/>
            <w:hideMark/>
          </w:tcPr>
          <w:p w14:paraId="2C26C353"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nil"/>
              <w:right w:val="nil"/>
            </w:tcBorders>
            <w:noWrap/>
            <w:vAlign w:val="bottom"/>
            <w:hideMark/>
          </w:tcPr>
          <w:p w14:paraId="66200AA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nil"/>
              <w:right w:val="nil"/>
            </w:tcBorders>
            <w:noWrap/>
            <w:vAlign w:val="bottom"/>
            <w:hideMark/>
          </w:tcPr>
          <w:p w14:paraId="7645E87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2F4B6E2"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LANDES S.A.</w:t>
            </w:r>
          </w:p>
        </w:tc>
        <w:tc>
          <w:tcPr>
            <w:tcW w:w="587" w:type="pct"/>
            <w:tcBorders>
              <w:top w:val="nil"/>
              <w:left w:val="nil"/>
              <w:bottom w:val="nil"/>
              <w:right w:val="nil"/>
            </w:tcBorders>
            <w:noWrap/>
            <w:vAlign w:val="bottom"/>
            <w:hideMark/>
          </w:tcPr>
          <w:p w14:paraId="3118F43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311 </w:t>
            </w:r>
          </w:p>
        </w:tc>
        <w:tc>
          <w:tcPr>
            <w:tcW w:w="677" w:type="pct"/>
            <w:tcBorders>
              <w:top w:val="nil"/>
              <w:left w:val="nil"/>
              <w:bottom w:val="nil"/>
              <w:right w:val="nil"/>
            </w:tcBorders>
            <w:noWrap/>
            <w:vAlign w:val="bottom"/>
            <w:hideMark/>
          </w:tcPr>
          <w:p w14:paraId="255D9C0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62F334F" w14:textId="77777777">
        <w:trPr>
          <w:trHeight w:val="320"/>
        </w:trPr>
        <w:tc>
          <w:tcPr>
            <w:tcW w:w="1441" w:type="pct"/>
            <w:tcBorders>
              <w:top w:val="nil"/>
              <w:left w:val="nil"/>
              <w:bottom w:val="single" w:sz="4" w:space="0" w:color="auto"/>
              <w:right w:val="nil"/>
            </w:tcBorders>
            <w:noWrap/>
            <w:vAlign w:val="bottom"/>
            <w:hideMark/>
          </w:tcPr>
          <w:p w14:paraId="7725AD1D" w14:textId="77777777" w:rsidR="00432ABB" w:rsidRPr="00143B05" w:rsidRDefault="00432ABB">
            <w:pPr>
              <w:spacing w:after="0"/>
              <w:rPr>
                <w:rFonts w:ascii="Calibri" w:hAnsi="Calibri" w:cs="Calibri"/>
                <w:color w:val="000000"/>
              </w:rPr>
            </w:pPr>
            <w:r w:rsidRPr="00143B05">
              <w:rPr>
                <w:rFonts w:ascii="Calibri" w:hAnsi="Calibri" w:cs="Calibri"/>
                <w:color w:val="000000"/>
              </w:rPr>
              <w:t>Jurel (XV - II Región)</w:t>
            </w:r>
          </w:p>
        </w:tc>
        <w:tc>
          <w:tcPr>
            <w:tcW w:w="224" w:type="pct"/>
            <w:tcBorders>
              <w:top w:val="nil"/>
              <w:left w:val="nil"/>
              <w:bottom w:val="single" w:sz="4" w:space="0" w:color="auto"/>
              <w:right w:val="nil"/>
            </w:tcBorders>
            <w:noWrap/>
            <w:vAlign w:val="bottom"/>
            <w:hideMark/>
          </w:tcPr>
          <w:p w14:paraId="7B6F20B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2017</w:t>
            </w:r>
          </w:p>
        </w:tc>
        <w:tc>
          <w:tcPr>
            <w:tcW w:w="452" w:type="pct"/>
            <w:tcBorders>
              <w:top w:val="nil"/>
              <w:left w:val="nil"/>
              <w:bottom w:val="single" w:sz="4" w:space="0" w:color="auto"/>
              <w:right w:val="nil"/>
            </w:tcBorders>
            <w:noWrap/>
            <w:vAlign w:val="bottom"/>
            <w:hideMark/>
          </w:tcPr>
          <w:p w14:paraId="71476EB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5C6E3E29" w14:textId="77777777" w:rsidR="00432ABB" w:rsidRPr="00143B05" w:rsidRDefault="00432ABB">
            <w:pPr>
              <w:spacing w:after="0"/>
              <w:rPr>
                <w:rFonts w:ascii="Calibri" w:hAnsi="Calibri" w:cs="Calibri"/>
                <w:color w:val="000000"/>
              </w:rPr>
            </w:pPr>
            <w:r w:rsidRPr="00143B05">
              <w:rPr>
                <w:rFonts w:ascii="Calibri" w:hAnsi="Calibri" w:cs="Calibri"/>
                <w:color w:val="000000"/>
              </w:rPr>
              <w:t>Orizon S.A</w:t>
            </w:r>
          </w:p>
        </w:tc>
        <w:tc>
          <w:tcPr>
            <w:tcW w:w="587" w:type="pct"/>
            <w:tcBorders>
              <w:top w:val="nil"/>
              <w:left w:val="nil"/>
              <w:bottom w:val="single" w:sz="4" w:space="0" w:color="auto"/>
              <w:right w:val="nil"/>
            </w:tcBorders>
            <w:noWrap/>
            <w:vAlign w:val="bottom"/>
            <w:hideMark/>
          </w:tcPr>
          <w:p w14:paraId="0C539E3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2,802 </w:t>
            </w:r>
          </w:p>
        </w:tc>
        <w:tc>
          <w:tcPr>
            <w:tcW w:w="677" w:type="pct"/>
            <w:tcBorders>
              <w:top w:val="nil"/>
              <w:left w:val="nil"/>
              <w:bottom w:val="single" w:sz="4" w:space="0" w:color="auto"/>
              <w:right w:val="nil"/>
            </w:tcBorders>
            <w:noWrap/>
            <w:vAlign w:val="bottom"/>
            <w:hideMark/>
          </w:tcPr>
          <w:p w14:paraId="7EE945F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11</w:t>
            </w:r>
          </w:p>
        </w:tc>
      </w:tr>
      <w:tr w:rsidR="00432ABB" w:rsidRPr="00143B05" w14:paraId="01CCF624" w14:textId="77777777">
        <w:trPr>
          <w:trHeight w:val="320"/>
        </w:trPr>
        <w:tc>
          <w:tcPr>
            <w:tcW w:w="1441" w:type="pct"/>
            <w:tcBorders>
              <w:top w:val="nil"/>
              <w:left w:val="nil"/>
              <w:bottom w:val="nil"/>
              <w:right w:val="nil"/>
            </w:tcBorders>
            <w:noWrap/>
            <w:vAlign w:val="bottom"/>
            <w:hideMark/>
          </w:tcPr>
          <w:p w14:paraId="6BD0384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2E0C398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26072D2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C5B4352" w14:textId="77777777" w:rsidR="00432ABB" w:rsidRPr="00143B05" w:rsidRDefault="00432ABB">
            <w:pPr>
              <w:spacing w:after="0"/>
              <w:rPr>
                <w:rFonts w:ascii="Calibri" w:hAnsi="Calibri" w:cs="Calibri"/>
                <w:color w:val="000000"/>
              </w:rPr>
            </w:pPr>
            <w:r w:rsidRPr="00143B05">
              <w:rPr>
                <w:rFonts w:ascii="Calibri" w:hAnsi="Calibri" w:cs="Calibri"/>
                <w:color w:val="000000"/>
              </w:rPr>
              <w:t>Servicios Industriales Lo Rojas Ltda.</w:t>
            </w:r>
          </w:p>
        </w:tc>
        <w:tc>
          <w:tcPr>
            <w:tcW w:w="587" w:type="pct"/>
            <w:tcBorders>
              <w:top w:val="nil"/>
              <w:left w:val="nil"/>
              <w:bottom w:val="nil"/>
              <w:right w:val="nil"/>
            </w:tcBorders>
            <w:noWrap/>
            <w:vAlign w:val="bottom"/>
            <w:hideMark/>
          </w:tcPr>
          <w:p w14:paraId="5432960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7,551 </w:t>
            </w:r>
          </w:p>
        </w:tc>
        <w:tc>
          <w:tcPr>
            <w:tcW w:w="677" w:type="pct"/>
            <w:tcBorders>
              <w:top w:val="nil"/>
              <w:left w:val="nil"/>
              <w:bottom w:val="nil"/>
              <w:right w:val="nil"/>
            </w:tcBorders>
            <w:noWrap/>
            <w:vAlign w:val="bottom"/>
            <w:hideMark/>
          </w:tcPr>
          <w:p w14:paraId="33B354E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8</w:t>
            </w:r>
          </w:p>
        </w:tc>
      </w:tr>
      <w:tr w:rsidR="00432ABB" w:rsidRPr="00143B05" w14:paraId="29BC4F72" w14:textId="77777777">
        <w:trPr>
          <w:trHeight w:val="320"/>
        </w:trPr>
        <w:tc>
          <w:tcPr>
            <w:tcW w:w="1441" w:type="pct"/>
            <w:tcBorders>
              <w:top w:val="nil"/>
              <w:left w:val="nil"/>
              <w:bottom w:val="nil"/>
              <w:right w:val="nil"/>
            </w:tcBorders>
            <w:noWrap/>
            <w:vAlign w:val="bottom"/>
            <w:hideMark/>
          </w:tcPr>
          <w:p w14:paraId="2F0B7CD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66C16C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25684E3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D8C45B4" w14:textId="77777777" w:rsidR="00432ABB" w:rsidRPr="00143B05" w:rsidRDefault="00432ABB">
            <w:pPr>
              <w:spacing w:after="0"/>
              <w:rPr>
                <w:rFonts w:ascii="Calibri" w:hAnsi="Calibri" w:cs="Calibri"/>
                <w:color w:val="000000"/>
              </w:rPr>
            </w:pPr>
            <w:r w:rsidRPr="00143B05">
              <w:rPr>
                <w:rFonts w:ascii="Calibri" w:hAnsi="Calibri" w:cs="Calibri"/>
                <w:color w:val="000000"/>
              </w:rPr>
              <w:t>Arica Seafoods Producer S.A.</w:t>
            </w:r>
          </w:p>
        </w:tc>
        <w:tc>
          <w:tcPr>
            <w:tcW w:w="587" w:type="pct"/>
            <w:tcBorders>
              <w:top w:val="nil"/>
              <w:left w:val="nil"/>
              <w:bottom w:val="nil"/>
              <w:right w:val="nil"/>
            </w:tcBorders>
            <w:noWrap/>
            <w:vAlign w:val="bottom"/>
            <w:hideMark/>
          </w:tcPr>
          <w:p w14:paraId="795AE20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944 </w:t>
            </w:r>
          </w:p>
        </w:tc>
        <w:tc>
          <w:tcPr>
            <w:tcW w:w="677" w:type="pct"/>
            <w:tcBorders>
              <w:top w:val="nil"/>
              <w:left w:val="nil"/>
              <w:bottom w:val="nil"/>
              <w:right w:val="nil"/>
            </w:tcBorders>
            <w:noWrap/>
            <w:vAlign w:val="bottom"/>
            <w:hideMark/>
          </w:tcPr>
          <w:p w14:paraId="2E9F20D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FF5509F" w14:textId="77777777">
        <w:trPr>
          <w:trHeight w:val="320"/>
        </w:trPr>
        <w:tc>
          <w:tcPr>
            <w:tcW w:w="1441" w:type="pct"/>
            <w:tcBorders>
              <w:top w:val="nil"/>
              <w:left w:val="nil"/>
              <w:bottom w:val="nil"/>
              <w:right w:val="nil"/>
            </w:tcBorders>
            <w:noWrap/>
            <w:vAlign w:val="bottom"/>
            <w:hideMark/>
          </w:tcPr>
          <w:p w14:paraId="384092BE"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204A640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60ED4F8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B1154E7" w14:textId="77777777" w:rsidR="00432ABB" w:rsidRPr="00143B05" w:rsidRDefault="00432ABB">
            <w:pPr>
              <w:spacing w:after="0"/>
              <w:rPr>
                <w:rFonts w:ascii="Calibri" w:hAnsi="Calibri" w:cs="Calibri"/>
                <w:color w:val="000000"/>
              </w:rPr>
            </w:pPr>
            <w:r w:rsidRPr="00143B05">
              <w:rPr>
                <w:rFonts w:ascii="Calibri" w:hAnsi="Calibri" w:cs="Calibri"/>
                <w:color w:val="000000"/>
              </w:rPr>
              <w:t>Procesos Tecnológicos del Bío Bío SpA</w:t>
            </w:r>
          </w:p>
        </w:tc>
        <w:tc>
          <w:tcPr>
            <w:tcW w:w="587" w:type="pct"/>
            <w:tcBorders>
              <w:top w:val="nil"/>
              <w:left w:val="nil"/>
              <w:bottom w:val="nil"/>
              <w:right w:val="nil"/>
            </w:tcBorders>
            <w:noWrap/>
            <w:vAlign w:val="bottom"/>
            <w:hideMark/>
          </w:tcPr>
          <w:p w14:paraId="32F2C76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10,382 </w:t>
            </w:r>
          </w:p>
        </w:tc>
        <w:tc>
          <w:tcPr>
            <w:tcW w:w="677" w:type="pct"/>
            <w:tcBorders>
              <w:top w:val="nil"/>
              <w:left w:val="nil"/>
              <w:bottom w:val="nil"/>
              <w:right w:val="nil"/>
            </w:tcBorders>
            <w:noWrap/>
            <w:vAlign w:val="bottom"/>
            <w:hideMark/>
          </w:tcPr>
          <w:p w14:paraId="26D7CD8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21</w:t>
            </w:r>
          </w:p>
        </w:tc>
      </w:tr>
      <w:tr w:rsidR="00432ABB" w:rsidRPr="00143B05" w14:paraId="4339724C" w14:textId="77777777">
        <w:trPr>
          <w:trHeight w:val="320"/>
        </w:trPr>
        <w:tc>
          <w:tcPr>
            <w:tcW w:w="1441" w:type="pct"/>
            <w:tcBorders>
              <w:top w:val="nil"/>
              <w:left w:val="nil"/>
              <w:bottom w:val="nil"/>
              <w:right w:val="nil"/>
            </w:tcBorders>
            <w:noWrap/>
            <w:vAlign w:val="bottom"/>
            <w:hideMark/>
          </w:tcPr>
          <w:p w14:paraId="4122B8A8"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6C12D72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29D4D00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43C924C" w14:textId="77777777" w:rsidR="00432ABB" w:rsidRPr="00143B05" w:rsidRDefault="00432ABB">
            <w:pPr>
              <w:spacing w:after="0"/>
              <w:rPr>
                <w:rFonts w:ascii="Calibri" w:hAnsi="Calibri" w:cs="Calibri"/>
                <w:color w:val="000000"/>
              </w:rPr>
            </w:pPr>
            <w:r w:rsidRPr="00143B05">
              <w:rPr>
                <w:rFonts w:ascii="Calibri" w:hAnsi="Calibri" w:cs="Calibri"/>
                <w:color w:val="000000"/>
              </w:rPr>
              <w:t>Servicios Industriales Lo Rojas Ltda.</w:t>
            </w:r>
          </w:p>
        </w:tc>
        <w:tc>
          <w:tcPr>
            <w:tcW w:w="587" w:type="pct"/>
            <w:tcBorders>
              <w:top w:val="nil"/>
              <w:left w:val="nil"/>
              <w:bottom w:val="nil"/>
              <w:right w:val="nil"/>
            </w:tcBorders>
            <w:noWrap/>
            <w:vAlign w:val="bottom"/>
            <w:hideMark/>
          </w:tcPr>
          <w:p w14:paraId="02C568F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5,034 </w:t>
            </w:r>
          </w:p>
        </w:tc>
        <w:tc>
          <w:tcPr>
            <w:tcW w:w="677" w:type="pct"/>
            <w:tcBorders>
              <w:top w:val="nil"/>
              <w:left w:val="nil"/>
              <w:bottom w:val="nil"/>
              <w:right w:val="nil"/>
            </w:tcBorders>
            <w:noWrap/>
            <w:vAlign w:val="bottom"/>
            <w:hideMark/>
          </w:tcPr>
          <w:p w14:paraId="6A57BEA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24BBF7C2" w14:textId="77777777">
        <w:trPr>
          <w:trHeight w:val="320"/>
        </w:trPr>
        <w:tc>
          <w:tcPr>
            <w:tcW w:w="1441" w:type="pct"/>
            <w:tcBorders>
              <w:top w:val="nil"/>
              <w:left w:val="nil"/>
              <w:bottom w:val="single" w:sz="4" w:space="0" w:color="auto"/>
              <w:right w:val="nil"/>
            </w:tcBorders>
            <w:noWrap/>
            <w:vAlign w:val="bottom"/>
            <w:hideMark/>
          </w:tcPr>
          <w:p w14:paraId="0DE29A7D"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single" w:sz="4" w:space="0" w:color="auto"/>
              <w:right w:val="nil"/>
            </w:tcBorders>
            <w:noWrap/>
            <w:vAlign w:val="bottom"/>
            <w:hideMark/>
          </w:tcPr>
          <w:p w14:paraId="494D6ED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single" w:sz="4" w:space="0" w:color="auto"/>
              <w:right w:val="nil"/>
            </w:tcBorders>
            <w:noWrap/>
            <w:vAlign w:val="bottom"/>
            <w:hideMark/>
          </w:tcPr>
          <w:p w14:paraId="3AA15E1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5BA325C4" w14:textId="77777777" w:rsidR="00432ABB" w:rsidRPr="00143B05" w:rsidRDefault="00432ABB">
            <w:pPr>
              <w:spacing w:after="0"/>
              <w:rPr>
                <w:rFonts w:ascii="Calibri" w:hAnsi="Calibri" w:cs="Calibri"/>
                <w:color w:val="000000"/>
              </w:rPr>
            </w:pPr>
            <w:r w:rsidRPr="00143B05">
              <w:rPr>
                <w:rFonts w:ascii="Calibri" w:hAnsi="Calibri" w:cs="Calibri"/>
                <w:color w:val="000000"/>
              </w:rPr>
              <w:t>Compañía Pesquera Camanchaca S.A.</w:t>
            </w:r>
          </w:p>
        </w:tc>
        <w:tc>
          <w:tcPr>
            <w:tcW w:w="587" w:type="pct"/>
            <w:tcBorders>
              <w:top w:val="nil"/>
              <w:left w:val="nil"/>
              <w:bottom w:val="single" w:sz="4" w:space="0" w:color="auto"/>
              <w:right w:val="nil"/>
            </w:tcBorders>
            <w:noWrap/>
            <w:vAlign w:val="bottom"/>
            <w:hideMark/>
          </w:tcPr>
          <w:p w14:paraId="1CECBDC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7,551 </w:t>
            </w:r>
          </w:p>
        </w:tc>
        <w:tc>
          <w:tcPr>
            <w:tcW w:w="677" w:type="pct"/>
            <w:tcBorders>
              <w:top w:val="nil"/>
              <w:left w:val="nil"/>
              <w:bottom w:val="single" w:sz="4" w:space="0" w:color="auto"/>
              <w:right w:val="nil"/>
            </w:tcBorders>
            <w:noWrap/>
            <w:vAlign w:val="bottom"/>
            <w:hideMark/>
          </w:tcPr>
          <w:p w14:paraId="413837A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732BF514" w14:textId="77777777">
        <w:trPr>
          <w:trHeight w:val="320"/>
        </w:trPr>
        <w:tc>
          <w:tcPr>
            <w:tcW w:w="1441" w:type="pct"/>
            <w:tcBorders>
              <w:top w:val="nil"/>
              <w:left w:val="nil"/>
              <w:bottom w:val="nil"/>
              <w:right w:val="nil"/>
            </w:tcBorders>
            <w:noWrap/>
            <w:vAlign w:val="bottom"/>
            <w:hideMark/>
          </w:tcPr>
          <w:p w14:paraId="5A1C8B24"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nil"/>
              <w:right w:val="nil"/>
            </w:tcBorders>
            <w:noWrap/>
            <w:vAlign w:val="bottom"/>
            <w:hideMark/>
          </w:tcPr>
          <w:p w14:paraId="1412D0B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30DE319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720FBF1" w14:textId="77777777" w:rsidR="00432ABB" w:rsidRPr="00143B05" w:rsidRDefault="00432ABB">
            <w:pPr>
              <w:spacing w:after="0"/>
              <w:rPr>
                <w:rFonts w:ascii="Calibri" w:hAnsi="Calibri" w:cs="Calibri"/>
                <w:color w:val="000000"/>
              </w:rPr>
            </w:pPr>
            <w:r w:rsidRPr="00143B05">
              <w:rPr>
                <w:rFonts w:ascii="Calibri" w:hAnsi="Calibri" w:cs="Calibri"/>
                <w:color w:val="000000"/>
              </w:rPr>
              <w:t>Compañía Canal Austral Inversiones Ltda.</w:t>
            </w:r>
          </w:p>
        </w:tc>
        <w:tc>
          <w:tcPr>
            <w:tcW w:w="587" w:type="pct"/>
            <w:tcBorders>
              <w:top w:val="nil"/>
              <w:left w:val="nil"/>
              <w:bottom w:val="nil"/>
              <w:right w:val="nil"/>
            </w:tcBorders>
            <w:noWrap/>
            <w:vAlign w:val="bottom"/>
            <w:hideMark/>
          </w:tcPr>
          <w:p w14:paraId="276E2C1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10 </w:t>
            </w:r>
          </w:p>
        </w:tc>
        <w:tc>
          <w:tcPr>
            <w:tcW w:w="677" w:type="pct"/>
            <w:tcBorders>
              <w:top w:val="nil"/>
              <w:left w:val="nil"/>
              <w:bottom w:val="nil"/>
              <w:right w:val="nil"/>
            </w:tcBorders>
            <w:noWrap/>
            <w:vAlign w:val="bottom"/>
            <w:hideMark/>
          </w:tcPr>
          <w:p w14:paraId="489E122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3A2C4F35" w14:textId="77777777">
        <w:trPr>
          <w:trHeight w:val="320"/>
        </w:trPr>
        <w:tc>
          <w:tcPr>
            <w:tcW w:w="1441" w:type="pct"/>
            <w:tcBorders>
              <w:top w:val="nil"/>
              <w:left w:val="nil"/>
              <w:bottom w:val="nil"/>
              <w:right w:val="nil"/>
            </w:tcBorders>
            <w:noWrap/>
            <w:vAlign w:val="bottom"/>
            <w:hideMark/>
          </w:tcPr>
          <w:p w14:paraId="7865EAF6"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nil"/>
              <w:right w:val="nil"/>
            </w:tcBorders>
            <w:noWrap/>
            <w:vAlign w:val="bottom"/>
            <w:hideMark/>
          </w:tcPr>
          <w:p w14:paraId="78F3D26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3CDACC8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0E5F3B2" w14:textId="77777777" w:rsidR="00432ABB" w:rsidRPr="00143B05" w:rsidRDefault="00432ABB">
            <w:pPr>
              <w:spacing w:after="0"/>
              <w:rPr>
                <w:rFonts w:ascii="Calibri" w:hAnsi="Calibri" w:cs="Calibri"/>
                <w:color w:val="000000"/>
              </w:rPr>
            </w:pPr>
            <w:r w:rsidRPr="00143B05">
              <w:rPr>
                <w:rFonts w:ascii="Calibri" w:hAnsi="Calibri" w:cs="Calibri"/>
                <w:color w:val="000000"/>
              </w:rPr>
              <w:t>Marco Salinas Carrasco</w:t>
            </w:r>
          </w:p>
        </w:tc>
        <w:tc>
          <w:tcPr>
            <w:tcW w:w="587" w:type="pct"/>
            <w:tcBorders>
              <w:top w:val="nil"/>
              <w:left w:val="nil"/>
              <w:bottom w:val="nil"/>
              <w:right w:val="nil"/>
            </w:tcBorders>
            <w:noWrap/>
            <w:vAlign w:val="bottom"/>
            <w:hideMark/>
          </w:tcPr>
          <w:p w14:paraId="00C2CF8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 </w:t>
            </w:r>
          </w:p>
        </w:tc>
        <w:tc>
          <w:tcPr>
            <w:tcW w:w="677" w:type="pct"/>
            <w:tcBorders>
              <w:top w:val="nil"/>
              <w:left w:val="nil"/>
              <w:bottom w:val="nil"/>
              <w:right w:val="nil"/>
            </w:tcBorders>
            <w:noWrap/>
            <w:vAlign w:val="bottom"/>
            <w:hideMark/>
          </w:tcPr>
          <w:p w14:paraId="4CA03C0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D21AD22" w14:textId="77777777">
        <w:trPr>
          <w:trHeight w:val="320"/>
        </w:trPr>
        <w:tc>
          <w:tcPr>
            <w:tcW w:w="1441" w:type="pct"/>
            <w:tcBorders>
              <w:top w:val="nil"/>
              <w:left w:val="nil"/>
              <w:bottom w:val="nil"/>
              <w:right w:val="nil"/>
            </w:tcBorders>
            <w:noWrap/>
            <w:vAlign w:val="bottom"/>
            <w:hideMark/>
          </w:tcPr>
          <w:p w14:paraId="50E7880F"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nil"/>
              <w:right w:val="nil"/>
            </w:tcBorders>
            <w:noWrap/>
            <w:vAlign w:val="bottom"/>
            <w:hideMark/>
          </w:tcPr>
          <w:p w14:paraId="5D5B7F3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1A2B492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09A31D0A"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nil"/>
              <w:right w:val="nil"/>
            </w:tcBorders>
            <w:noWrap/>
            <w:vAlign w:val="bottom"/>
            <w:hideMark/>
          </w:tcPr>
          <w:p w14:paraId="519DCC5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 </w:t>
            </w:r>
          </w:p>
        </w:tc>
        <w:tc>
          <w:tcPr>
            <w:tcW w:w="677" w:type="pct"/>
            <w:tcBorders>
              <w:top w:val="nil"/>
              <w:left w:val="nil"/>
              <w:bottom w:val="nil"/>
              <w:right w:val="nil"/>
            </w:tcBorders>
            <w:noWrap/>
            <w:vAlign w:val="bottom"/>
            <w:hideMark/>
          </w:tcPr>
          <w:p w14:paraId="2DB613C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B582182" w14:textId="77777777">
        <w:trPr>
          <w:trHeight w:val="320"/>
        </w:trPr>
        <w:tc>
          <w:tcPr>
            <w:tcW w:w="1441" w:type="pct"/>
            <w:tcBorders>
              <w:top w:val="nil"/>
              <w:left w:val="nil"/>
              <w:bottom w:val="single" w:sz="4" w:space="0" w:color="auto"/>
              <w:right w:val="nil"/>
            </w:tcBorders>
            <w:noWrap/>
            <w:vAlign w:val="bottom"/>
            <w:hideMark/>
          </w:tcPr>
          <w:p w14:paraId="4FFBC426"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single" w:sz="4" w:space="0" w:color="auto"/>
              <w:right w:val="nil"/>
            </w:tcBorders>
            <w:noWrap/>
            <w:vAlign w:val="bottom"/>
            <w:hideMark/>
          </w:tcPr>
          <w:p w14:paraId="08A0B4A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single" w:sz="4" w:space="0" w:color="auto"/>
              <w:right w:val="nil"/>
            </w:tcBorders>
            <w:noWrap/>
            <w:vAlign w:val="bottom"/>
            <w:hideMark/>
          </w:tcPr>
          <w:p w14:paraId="183E61A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2C340880" w14:textId="77777777" w:rsidR="00432ABB" w:rsidRPr="00143B05" w:rsidRDefault="00432ABB">
            <w:pPr>
              <w:spacing w:after="0"/>
              <w:rPr>
                <w:rFonts w:ascii="Calibri" w:hAnsi="Calibri" w:cs="Calibri"/>
                <w:color w:val="000000"/>
              </w:rPr>
            </w:pPr>
            <w:r w:rsidRPr="00143B05">
              <w:rPr>
                <w:rFonts w:ascii="Calibri" w:hAnsi="Calibri" w:cs="Calibri"/>
                <w:color w:val="000000"/>
              </w:rPr>
              <w:t>Empresa de Desarrollo Pesquero EMDEPES S.A.</w:t>
            </w:r>
          </w:p>
        </w:tc>
        <w:tc>
          <w:tcPr>
            <w:tcW w:w="587" w:type="pct"/>
            <w:tcBorders>
              <w:top w:val="nil"/>
              <w:left w:val="nil"/>
              <w:bottom w:val="single" w:sz="4" w:space="0" w:color="auto"/>
              <w:right w:val="nil"/>
            </w:tcBorders>
            <w:noWrap/>
            <w:vAlign w:val="bottom"/>
            <w:hideMark/>
          </w:tcPr>
          <w:p w14:paraId="6336D40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 </w:t>
            </w:r>
          </w:p>
        </w:tc>
        <w:tc>
          <w:tcPr>
            <w:tcW w:w="677" w:type="pct"/>
            <w:tcBorders>
              <w:top w:val="nil"/>
              <w:left w:val="nil"/>
              <w:bottom w:val="single" w:sz="4" w:space="0" w:color="auto"/>
              <w:right w:val="nil"/>
            </w:tcBorders>
            <w:noWrap/>
            <w:vAlign w:val="bottom"/>
            <w:hideMark/>
          </w:tcPr>
          <w:p w14:paraId="49707C2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783C8A2" w14:textId="77777777">
        <w:trPr>
          <w:trHeight w:val="320"/>
        </w:trPr>
        <w:tc>
          <w:tcPr>
            <w:tcW w:w="1441" w:type="pct"/>
            <w:tcBorders>
              <w:top w:val="nil"/>
              <w:left w:val="nil"/>
              <w:bottom w:val="nil"/>
              <w:right w:val="nil"/>
            </w:tcBorders>
            <w:noWrap/>
            <w:vAlign w:val="bottom"/>
            <w:hideMark/>
          </w:tcPr>
          <w:p w14:paraId="7F0A78A6"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nil"/>
              <w:right w:val="nil"/>
            </w:tcBorders>
            <w:noWrap/>
            <w:vAlign w:val="bottom"/>
            <w:hideMark/>
          </w:tcPr>
          <w:p w14:paraId="4FC385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1AE14EB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0962A02" w14:textId="77777777" w:rsidR="00432ABB" w:rsidRPr="00143B05" w:rsidRDefault="00432ABB">
            <w:pPr>
              <w:spacing w:after="0"/>
              <w:rPr>
                <w:rFonts w:ascii="Calibri" w:hAnsi="Calibri" w:cs="Calibri"/>
                <w:color w:val="000000"/>
              </w:rPr>
            </w:pPr>
            <w:r w:rsidRPr="00143B05">
              <w:rPr>
                <w:rFonts w:ascii="Calibri" w:hAnsi="Calibri" w:cs="Calibri"/>
                <w:color w:val="000000"/>
              </w:rPr>
              <w:t>Compañía Canal Austral Inversiones Ltda.</w:t>
            </w:r>
          </w:p>
        </w:tc>
        <w:tc>
          <w:tcPr>
            <w:tcW w:w="587" w:type="pct"/>
            <w:tcBorders>
              <w:top w:val="nil"/>
              <w:left w:val="nil"/>
              <w:bottom w:val="nil"/>
              <w:right w:val="nil"/>
            </w:tcBorders>
            <w:noWrap/>
            <w:vAlign w:val="bottom"/>
            <w:hideMark/>
          </w:tcPr>
          <w:p w14:paraId="2BD672E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 </w:t>
            </w:r>
          </w:p>
        </w:tc>
        <w:tc>
          <w:tcPr>
            <w:tcW w:w="677" w:type="pct"/>
            <w:tcBorders>
              <w:top w:val="nil"/>
              <w:left w:val="nil"/>
              <w:bottom w:val="nil"/>
              <w:right w:val="nil"/>
            </w:tcBorders>
            <w:noWrap/>
            <w:vAlign w:val="bottom"/>
            <w:hideMark/>
          </w:tcPr>
          <w:p w14:paraId="5D03028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2FD8C74" w14:textId="77777777">
        <w:trPr>
          <w:trHeight w:val="320"/>
        </w:trPr>
        <w:tc>
          <w:tcPr>
            <w:tcW w:w="1441" w:type="pct"/>
            <w:tcBorders>
              <w:top w:val="nil"/>
              <w:left w:val="nil"/>
              <w:bottom w:val="nil"/>
              <w:right w:val="nil"/>
            </w:tcBorders>
            <w:noWrap/>
            <w:vAlign w:val="bottom"/>
            <w:hideMark/>
          </w:tcPr>
          <w:p w14:paraId="75B4CA69"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nil"/>
              <w:right w:val="nil"/>
            </w:tcBorders>
            <w:noWrap/>
            <w:vAlign w:val="bottom"/>
            <w:hideMark/>
          </w:tcPr>
          <w:p w14:paraId="33C61D0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5253506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1408397" w14:textId="77777777" w:rsidR="00432ABB" w:rsidRPr="00143B05" w:rsidRDefault="00432ABB">
            <w:pPr>
              <w:spacing w:after="0"/>
              <w:rPr>
                <w:rFonts w:ascii="Calibri" w:hAnsi="Calibri" w:cs="Calibri"/>
                <w:color w:val="000000"/>
              </w:rPr>
            </w:pPr>
            <w:r w:rsidRPr="00143B05">
              <w:rPr>
                <w:rFonts w:ascii="Calibri" w:hAnsi="Calibri" w:cs="Calibri"/>
                <w:color w:val="000000"/>
              </w:rPr>
              <w:t>Marco Salinas Carrasco</w:t>
            </w:r>
          </w:p>
        </w:tc>
        <w:tc>
          <w:tcPr>
            <w:tcW w:w="587" w:type="pct"/>
            <w:tcBorders>
              <w:top w:val="nil"/>
              <w:left w:val="nil"/>
              <w:bottom w:val="nil"/>
              <w:right w:val="nil"/>
            </w:tcBorders>
            <w:noWrap/>
            <w:vAlign w:val="bottom"/>
            <w:hideMark/>
          </w:tcPr>
          <w:p w14:paraId="0305219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 </w:t>
            </w:r>
          </w:p>
        </w:tc>
        <w:tc>
          <w:tcPr>
            <w:tcW w:w="677" w:type="pct"/>
            <w:tcBorders>
              <w:top w:val="nil"/>
              <w:left w:val="nil"/>
              <w:bottom w:val="nil"/>
              <w:right w:val="nil"/>
            </w:tcBorders>
            <w:noWrap/>
            <w:vAlign w:val="bottom"/>
            <w:hideMark/>
          </w:tcPr>
          <w:p w14:paraId="76E60FE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88DAFB3" w14:textId="77777777">
        <w:trPr>
          <w:trHeight w:val="320"/>
        </w:trPr>
        <w:tc>
          <w:tcPr>
            <w:tcW w:w="1441" w:type="pct"/>
            <w:tcBorders>
              <w:top w:val="nil"/>
              <w:left w:val="nil"/>
              <w:bottom w:val="nil"/>
              <w:right w:val="nil"/>
            </w:tcBorders>
            <w:noWrap/>
            <w:vAlign w:val="center"/>
            <w:hideMark/>
          </w:tcPr>
          <w:p w14:paraId="04022612"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nil"/>
              <w:right w:val="nil"/>
            </w:tcBorders>
            <w:noWrap/>
            <w:vAlign w:val="center"/>
            <w:hideMark/>
          </w:tcPr>
          <w:p w14:paraId="617B319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4E2B534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F261B83"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nil"/>
              <w:right w:val="nil"/>
            </w:tcBorders>
            <w:noWrap/>
            <w:vAlign w:val="bottom"/>
            <w:hideMark/>
          </w:tcPr>
          <w:p w14:paraId="23FA593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 </w:t>
            </w:r>
          </w:p>
        </w:tc>
        <w:tc>
          <w:tcPr>
            <w:tcW w:w="677" w:type="pct"/>
            <w:tcBorders>
              <w:top w:val="nil"/>
              <w:left w:val="nil"/>
              <w:bottom w:val="nil"/>
              <w:right w:val="nil"/>
            </w:tcBorders>
            <w:noWrap/>
            <w:vAlign w:val="bottom"/>
            <w:hideMark/>
          </w:tcPr>
          <w:p w14:paraId="563C762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6E4560A" w14:textId="77777777">
        <w:trPr>
          <w:trHeight w:val="320"/>
        </w:trPr>
        <w:tc>
          <w:tcPr>
            <w:tcW w:w="1441" w:type="pct"/>
            <w:tcBorders>
              <w:top w:val="nil"/>
              <w:left w:val="nil"/>
              <w:bottom w:val="single" w:sz="4" w:space="0" w:color="auto"/>
              <w:right w:val="nil"/>
            </w:tcBorders>
            <w:noWrap/>
            <w:vAlign w:val="bottom"/>
            <w:hideMark/>
          </w:tcPr>
          <w:p w14:paraId="1E9A57B2"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single" w:sz="4" w:space="0" w:color="auto"/>
              <w:right w:val="nil"/>
            </w:tcBorders>
            <w:noWrap/>
            <w:vAlign w:val="bottom"/>
            <w:hideMark/>
          </w:tcPr>
          <w:p w14:paraId="2223103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single" w:sz="4" w:space="0" w:color="auto"/>
              <w:right w:val="nil"/>
            </w:tcBorders>
            <w:noWrap/>
            <w:vAlign w:val="bottom"/>
            <w:hideMark/>
          </w:tcPr>
          <w:p w14:paraId="3631216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15DB8B6B" w14:textId="77777777" w:rsidR="00432ABB" w:rsidRPr="00143B05" w:rsidRDefault="00432ABB">
            <w:pPr>
              <w:spacing w:after="0"/>
              <w:rPr>
                <w:rFonts w:ascii="Calibri" w:hAnsi="Calibri" w:cs="Calibri"/>
                <w:color w:val="000000"/>
              </w:rPr>
            </w:pPr>
            <w:r w:rsidRPr="00143B05">
              <w:rPr>
                <w:rFonts w:ascii="Calibri" w:hAnsi="Calibri" w:cs="Calibri"/>
                <w:color w:val="000000"/>
              </w:rPr>
              <w:t>Empresa de Desarrollo Pesquero EMDEPES S.A.</w:t>
            </w:r>
          </w:p>
        </w:tc>
        <w:tc>
          <w:tcPr>
            <w:tcW w:w="587" w:type="pct"/>
            <w:tcBorders>
              <w:top w:val="nil"/>
              <w:left w:val="nil"/>
              <w:bottom w:val="single" w:sz="4" w:space="0" w:color="auto"/>
              <w:right w:val="nil"/>
            </w:tcBorders>
            <w:noWrap/>
            <w:vAlign w:val="bottom"/>
            <w:hideMark/>
          </w:tcPr>
          <w:p w14:paraId="22804C4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 </w:t>
            </w:r>
          </w:p>
        </w:tc>
        <w:tc>
          <w:tcPr>
            <w:tcW w:w="677" w:type="pct"/>
            <w:tcBorders>
              <w:top w:val="nil"/>
              <w:left w:val="nil"/>
              <w:bottom w:val="single" w:sz="4" w:space="0" w:color="auto"/>
              <w:right w:val="nil"/>
            </w:tcBorders>
            <w:noWrap/>
            <w:vAlign w:val="bottom"/>
            <w:hideMark/>
          </w:tcPr>
          <w:p w14:paraId="2EFB39C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43623C01" w14:textId="77777777">
        <w:trPr>
          <w:trHeight w:val="320"/>
        </w:trPr>
        <w:tc>
          <w:tcPr>
            <w:tcW w:w="1441" w:type="pct"/>
            <w:tcBorders>
              <w:top w:val="nil"/>
              <w:left w:val="nil"/>
              <w:bottom w:val="nil"/>
              <w:right w:val="nil"/>
            </w:tcBorders>
            <w:noWrap/>
            <w:vAlign w:val="bottom"/>
            <w:hideMark/>
          </w:tcPr>
          <w:p w14:paraId="30C5BA2A"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2C83B2E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537312F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0AC9AA1" w14:textId="77777777" w:rsidR="00432ABB" w:rsidRPr="000025B9" w:rsidRDefault="00432ABB">
            <w:pPr>
              <w:spacing w:after="0"/>
              <w:rPr>
                <w:rFonts w:ascii="Calibri" w:hAnsi="Calibri" w:cs="Calibri"/>
                <w:color w:val="000000"/>
                <w:lang w:val="pt-BR"/>
                <w:rPrChange w:id="47" w:author="Jorge David Dresdner Cid" w:date="2025-07-29T14:54:00Z">
                  <w:rPr>
                    <w:rFonts w:ascii="Calibri" w:hAnsi="Calibri" w:cs="Calibri"/>
                    <w:color w:val="000000"/>
                  </w:rPr>
                </w:rPrChange>
              </w:rPr>
            </w:pPr>
            <w:r w:rsidRPr="000025B9">
              <w:rPr>
                <w:rFonts w:ascii="Calibri" w:hAnsi="Calibri" w:cs="Calibri"/>
                <w:color w:val="000000"/>
                <w:lang w:val="pt-BR"/>
                <w:rPrChange w:id="48" w:author="Jorge David Dresdner Cid" w:date="2025-07-29T14:54:00Z">
                  <w:rPr>
                    <w:rFonts w:ascii="Calibri" w:hAnsi="Calibri" w:cs="Calibri"/>
                    <w:color w:val="000000"/>
                  </w:rPr>
                </w:rPrChange>
              </w:rPr>
              <w:t>Pesquera Antonio Cruz Córdova  Nakouzi E.I.R.L</w:t>
            </w:r>
          </w:p>
        </w:tc>
        <w:tc>
          <w:tcPr>
            <w:tcW w:w="587" w:type="pct"/>
            <w:tcBorders>
              <w:top w:val="nil"/>
              <w:left w:val="nil"/>
              <w:bottom w:val="nil"/>
              <w:right w:val="nil"/>
            </w:tcBorders>
            <w:noWrap/>
            <w:vAlign w:val="bottom"/>
            <w:hideMark/>
          </w:tcPr>
          <w:p w14:paraId="78B4CBBB" w14:textId="77777777" w:rsidR="00432ABB" w:rsidRPr="00143B05" w:rsidRDefault="00432ABB">
            <w:pPr>
              <w:spacing w:after="0"/>
              <w:jc w:val="center"/>
              <w:rPr>
                <w:rFonts w:ascii="Calibri" w:hAnsi="Calibri" w:cs="Calibri"/>
                <w:color w:val="000000"/>
              </w:rPr>
            </w:pPr>
            <w:r w:rsidRPr="000025B9">
              <w:rPr>
                <w:rFonts w:ascii="Calibri" w:hAnsi="Calibri" w:cs="Calibri"/>
                <w:color w:val="000000"/>
                <w:lang w:val="pt-BR"/>
                <w:rPrChange w:id="49" w:author="Jorge David Dresdner Cid" w:date="2025-07-29T14:54:00Z">
                  <w:rPr>
                    <w:rFonts w:ascii="Calibri" w:hAnsi="Calibri" w:cs="Calibri"/>
                    <w:color w:val="000000"/>
                  </w:rPr>
                </w:rPrChange>
              </w:rPr>
              <w:t xml:space="preserve">               </w:t>
            </w:r>
            <w:r w:rsidRPr="00143B05">
              <w:rPr>
                <w:rFonts w:ascii="Calibri" w:hAnsi="Calibri" w:cs="Calibri"/>
                <w:color w:val="000000"/>
              </w:rPr>
              <w:t xml:space="preserve">89 </w:t>
            </w:r>
          </w:p>
        </w:tc>
        <w:tc>
          <w:tcPr>
            <w:tcW w:w="677" w:type="pct"/>
            <w:tcBorders>
              <w:top w:val="nil"/>
              <w:left w:val="nil"/>
              <w:bottom w:val="nil"/>
              <w:right w:val="nil"/>
            </w:tcBorders>
            <w:noWrap/>
            <w:vAlign w:val="bottom"/>
            <w:hideMark/>
          </w:tcPr>
          <w:p w14:paraId="4AF8BC7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11</w:t>
            </w:r>
          </w:p>
        </w:tc>
      </w:tr>
      <w:tr w:rsidR="00432ABB" w:rsidRPr="00143B05" w14:paraId="2964DA0C" w14:textId="77777777">
        <w:trPr>
          <w:trHeight w:val="320"/>
        </w:trPr>
        <w:tc>
          <w:tcPr>
            <w:tcW w:w="1441" w:type="pct"/>
            <w:tcBorders>
              <w:top w:val="nil"/>
              <w:left w:val="nil"/>
              <w:bottom w:val="nil"/>
              <w:right w:val="nil"/>
            </w:tcBorders>
            <w:noWrap/>
            <w:vAlign w:val="bottom"/>
            <w:hideMark/>
          </w:tcPr>
          <w:p w14:paraId="2AA4BCFE"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0CF332D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68F14DE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C463F75" w14:textId="77777777" w:rsidR="00432ABB" w:rsidRPr="00143B05" w:rsidRDefault="00432ABB">
            <w:pPr>
              <w:spacing w:after="0"/>
              <w:rPr>
                <w:rFonts w:ascii="Calibri" w:hAnsi="Calibri" w:cs="Calibri"/>
                <w:color w:val="000000"/>
              </w:rPr>
            </w:pPr>
            <w:r w:rsidRPr="00143B05">
              <w:rPr>
                <w:rFonts w:ascii="Calibri" w:hAnsi="Calibri" w:cs="Calibri"/>
                <w:color w:val="000000"/>
              </w:rPr>
              <w:t>Bracpesca</w:t>
            </w:r>
          </w:p>
        </w:tc>
        <w:tc>
          <w:tcPr>
            <w:tcW w:w="587" w:type="pct"/>
            <w:tcBorders>
              <w:top w:val="nil"/>
              <w:left w:val="nil"/>
              <w:bottom w:val="nil"/>
              <w:right w:val="nil"/>
            </w:tcBorders>
            <w:noWrap/>
            <w:vAlign w:val="bottom"/>
            <w:hideMark/>
          </w:tcPr>
          <w:p w14:paraId="7DFD293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268 </w:t>
            </w:r>
          </w:p>
        </w:tc>
        <w:tc>
          <w:tcPr>
            <w:tcW w:w="677" w:type="pct"/>
            <w:tcBorders>
              <w:top w:val="nil"/>
              <w:left w:val="nil"/>
              <w:bottom w:val="nil"/>
              <w:right w:val="nil"/>
            </w:tcBorders>
            <w:noWrap/>
            <w:vAlign w:val="bottom"/>
            <w:hideMark/>
          </w:tcPr>
          <w:p w14:paraId="7424232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15</w:t>
            </w:r>
          </w:p>
        </w:tc>
      </w:tr>
      <w:tr w:rsidR="00432ABB" w:rsidRPr="00143B05" w14:paraId="67E95797" w14:textId="77777777">
        <w:trPr>
          <w:trHeight w:val="320"/>
        </w:trPr>
        <w:tc>
          <w:tcPr>
            <w:tcW w:w="1441" w:type="pct"/>
            <w:tcBorders>
              <w:top w:val="nil"/>
              <w:left w:val="nil"/>
              <w:bottom w:val="nil"/>
              <w:right w:val="nil"/>
            </w:tcBorders>
            <w:noWrap/>
            <w:vAlign w:val="bottom"/>
            <w:hideMark/>
          </w:tcPr>
          <w:p w14:paraId="1D0DBA3B"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32AE21E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5D587FA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725FB7E" w14:textId="77777777" w:rsidR="00432ABB" w:rsidRPr="00143B05" w:rsidRDefault="00432ABB">
            <w:pPr>
              <w:spacing w:after="0"/>
              <w:rPr>
                <w:rFonts w:ascii="Calibri" w:hAnsi="Calibri" w:cs="Calibri"/>
                <w:color w:val="000000"/>
              </w:rPr>
            </w:pPr>
            <w:r w:rsidRPr="00143B05">
              <w:rPr>
                <w:rFonts w:ascii="Calibri" w:hAnsi="Calibri" w:cs="Calibri"/>
                <w:color w:val="000000"/>
              </w:rPr>
              <w:t>Sociedad Pesquera Enfemar Ltda.</w:t>
            </w:r>
          </w:p>
        </w:tc>
        <w:tc>
          <w:tcPr>
            <w:tcW w:w="587" w:type="pct"/>
            <w:tcBorders>
              <w:top w:val="nil"/>
              <w:left w:val="nil"/>
              <w:bottom w:val="nil"/>
              <w:right w:val="nil"/>
            </w:tcBorders>
            <w:noWrap/>
            <w:vAlign w:val="bottom"/>
            <w:hideMark/>
          </w:tcPr>
          <w:p w14:paraId="772DD1B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89 </w:t>
            </w:r>
          </w:p>
        </w:tc>
        <w:tc>
          <w:tcPr>
            <w:tcW w:w="677" w:type="pct"/>
            <w:tcBorders>
              <w:top w:val="nil"/>
              <w:left w:val="nil"/>
              <w:bottom w:val="nil"/>
              <w:right w:val="nil"/>
            </w:tcBorders>
            <w:noWrap/>
            <w:vAlign w:val="bottom"/>
            <w:hideMark/>
          </w:tcPr>
          <w:p w14:paraId="33D405A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11</w:t>
            </w:r>
          </w:p>
        </w:tc>
      </w:tr>
      <w:tr w:rsidR="00432ABB" w:rsidRPr="00143B05" w14:paraId="3E091EB7" w14:textId="77777777">
        <w:trPr>
          <w:trHeight w:val="320"/>
        </w:trPr>
        <w:tc>
          <w:tcPr>
            <w:tcW w:w="1441" w:type="pct"/>
            <w:tcBorders>
              <w:top w:val="nil"/>
              <w:left w:val="nil"/>
              <w:bottom w:val="nil"/>
              <w:right w:val="nil"/>
            </w:tcBorders>
            <w:noWrap/>
            <w:vAlign w:val="bottom"/>
            <w:hideMark/>
          </w:tcPr>
          <w:p w14:paraId="7DD23516"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044B892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60D94FE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0BDADCE9" w14:textId="77777777" w:rsidR="00432ABB" w:rsidRPr="00143B05" w:rsidRDefault="00432ABB">
            <w:pPr>
              <w:spacing w:after="0"/>
              <w:rPr>
                <w:rFonts w:ascii="Calibri" w:hAnsi="Calibri" w:cs="Calibri"/>
                <w:color w:val="000000"/>
              </w:rPr>
            </w:pPr>
            <w:r w:rsidRPr="00143B05">
              <w:rPr>
                <w:rFonts w:ascii="Calibri" w:hAnsi="Calibri" w:cs="Calibri"/>
                <w:color w:val="000000"/>
              </w:rPr>
              <w:t>Antartic Seafood S.A.</w:t>
            </w:r>
          </w:p>
        </w:tc>
        <w:tc>
          <w:tcPr>
            <w:tcW w:w="587" w:type="pct"/>
            <w:tcBorders>
              <w:top w:val="nil"/>
              <w:left w:val="nil"/>
              <w:bottom w:val="nil"/>
              <w:right w:val="nil"/>
            </w:tcBorders>
            <w:noWrap/>
            <w:vAlign w:val="bottom"/>
            <w:hideMark/>
          </w:tcPr>
          <w:p w14:paraId="66598C8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152 </w:t>
            </w:r>
          </w:p>
        </w:tc>
        <w:tc>
          <w:tcPr>
            <w:tcW w:w="677" w:type="pct"/>
            <w:tcBorders>
              <w:top w:val="nil"/>
              <w:left w:val="nil"/>
              <w:bottom w:val="nil"/>
              <w:right w:val="nil"/>
            </w:tcBorders>
            <w:noWrap/>
            <w:vAlign w:val="bottom"/>
            <w:hideMark/>
          </w:tcPr>
          <w:p w14:paraId="147094C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41889465" w14:textId="77777777">
        <w:trPr>
          <w:trHeight w:val="320"/>
        </w:trPr>
        <w:tc>
          <w:tcPr>
            <w:tcW w:w="1441" w:type="pct"/>
            <w:tcBorders>
              <w:top w:val="nil"/>
              <w:left w:val="nil"/>
              <w:bottom w:val="nil"/>
              <w:right w:val="nil"/>
            </w:tcBorders>
            <w:noWrap/>
            <w:vAlign w:val="bottom"/>
            <w:hideMark/>
          </w:tcPr>
          <w:p w14:paraId="7EEC2CB1" w14:textId="77777777" w:rsidR="00432ABB" w:rsidRPr="00143B05" w:rsidRDefault="00432ABB">
            <w:pPr>
              <w:spacing w:after="0"/>
              <w:rPr>
                <w:rFonts w:ascii="Calibri" w:hAnsi="Calibri" w:cs="Calibri"/>
                <w:color w:val="000000"/>
              </w:rPr>
            </w:pPr>
            <w:r w:rsidRPr="00143B05">
              <w:rPr>
                <w:rFonts w:ascii="Calibri" w:hAnsi="Calibri" w:cs="Calibri"/>
                <w:color w:val="000000"/>
              </w:rPr>
              <w:lastRenderedPageBreak/>
              <w:t>Merluza Común (IV Región a 41° 28,6' L.S.)</w:t>
            </w:r>
          </w:p>
        </w:tc>
        <w:tc>
          <w:tcPr>
            <w:tcW w:w="224" w:type="pct"/>
            <w:tcBorders>
              <w:top w:val="nil"/>
              <w:left w:val="nil"/>
              <w:bottom w:val="nil"/>
              <w:right w:val="nil"/>
            </w:tcBorders>
            <w:noWrap/>
            <w:vAlign w:val="bottom"/>
            <w:hideMark/>
          </w:tcPr>
          <w:p w14:paraId="457B76D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2C89F4C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43809A16"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Quintero S.A.</w:t>
            </w:r>
          </w:p>
        </w:tc>
        <w:tc>
          <w:tcPr>
            <w:tcW w:w="587" w:type="pct"/>
            <w:tcBorders>
              <w:top w:val="nil"/>
              <w:left w:val="nil"/>
              <w:bottom w:val="nil"/>
              <w:right w:val="nil"/>
            </w:tcBorders>
            <w:noWrap/>
            <w:vAlign w:val="bottom"/>
            <w:hideMark/>
          </w:tcPr>
          <w:p w14:paraId="37A41A6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89 </w:t>
            </w:r>
          </w:p>
        </w:tc>
        <w:tc>
          <w:tcPr>
            <w:tcW w:w="677" w:type="pct"/>
            <w:tcBorders>
              <w:top w:val="nil"/>
              <w:left w:val="nil"/>
              <w:bottom w:val="nil"/>
              <w:right w:val="nil"/>
            </w:tcBorders>
            <w:noWrap/>
            <w:vAlign w:val="bottom"/>
            <w:hideMark/>
          </w:tcPr>
          <w:p w14:paraId="2D94D3A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D7C97D8" w14:textId="77777777">
        <w:trPr>
          <w:trHeight w:val="320"/>
        </w:trPr>
        <w:tc>
          <w:tcPr>
            <w:tcW w:w="1441" w:type="pct"/>
            <w:tcBorders>
              <w:top w:val="nil"/>
              <w:left w:val="nil"/>
              <w:bottom w:val="single" w:sz="4" w:space="0" w:color="auto"/>
              <w:right w:val="nil"/>
            </w:tcBorders>
            <w:noWrap/>
            <w:vAlign w:val="bottom"/>
            <w:hideMark/>
          </w:tcPr>
          <w:p w14:paraId="2FB1C1A8"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single" w:sz="4" w:space="0" w:color="auto"/>
              <w:right w:val="nil"/>
            </w:tcBorders>
            <w:noWrap/>
            <w:vAlign w:val="bottom"/>
            <w:hideMark/>
          </w:tcPr>
          <w:p w14:paraId="515F112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single" w:sz="4" w:space="0" w:color="auto"/>
              <w:right w:val="nil"/>
            </w:tcBorders>
            <w:noWrap/>
            <w:vAlign w:val="bottom"/>
            <w:hideMark/>
          </w:tcPr>
          <w:p w14:paraId="4721540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64A0F14C" w14:textId="77777777" w:rsidR="00432ABB" w:rsidRPr="00143B05" w:rsidRDefault="00432ABB">
            <w:pPr>
              <w:spacing w:after="0"/>
              <w:rPr>
                <w:rFonts w:ascii="Calibri" w:hAnsi="Calibri" w:cs="Calibri"/>
                <w:color w:val="000000"/>
              </w:rPr>
            </w:pPr>
            <w:r w:rsidRPr="00143B05">
              <w:rPr>
                <w:rFonts w:ascii="Calibri" w:hAnsi="Calibri" w:cs="Calibri"/>
                <w:color w:val="000000"/>
              </w:rPr>
              <w:t>Rubio y Mauad Ltda.</w:t>
            </w:r>
          </w:p>
        </w:tc>
        <w:tc>
          <w:tcPr>
            <w:tcW w:w="587" w:type="pct"/>
            <w:tcBorders>
              <w:top w:val="nil"/>
              <w:left w:val="nil"/>
              <w:bottom w:val="single" w:sz="4" w:space="0" w:color="auto"/>
              <w:right w:val="nil"/>
            </w:tcBorders>
            <w:noWrap/>
            <w:vAlign w:val="bottom"/>
            <w:hideMark/>
          </w:tcPr>
          <w:p w14:paraId="0D55D44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205 </w:t>
            </w:r>
          </w:p>
        </w:tc>
        <w:tc>
          <w:tcPr>
            <w:tcW w:w="677" w:type="pct"/>
            <w:tcBorders>
              <w:top w:val="nil"/>
              <w:left w:val="nil"/>
              <w:bottom w:val="single" w:sz="4" w:space="0" w:color="auto"/>
              <w:right w:val="nil"/>
            </w:tcBorders>
            <w:noWrap/>
            <w:vAlign w:val="bottom"/>
            <w:hideMark/>
          </w:tcPr>
          <w:p w14:paraId="30BCFE8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1EE3F90E" w14:textId="77777777">
        <w:trPr>
          <w:trHeight w:val="320"/>
        </w:trPr>
        <w:tc>
          <w:tcPr>
            <w:tcW w:w="1441" w:type="pct"/>
            <w:tcBorders>
              <w:top w:val="nil"/>
              <w:left w:val="nil"/>
              <w:bottom w:val="nil"/>
              <w:right w:val="nil"/>
            </w:tcBorders>
            <w:noWrap/>
            <w:vAlign w:val="bottom"/>
            <w:hideMark/>
          </w:tcPr>
          <w:p w14:paraId="0FDA1269"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 tres aletas (41° 28,6 L.S. al Sur)</w:t>
            </w:r>
          </w:p>
        </w:tc>
        <w:tc>
          <w:tcPr>
            <w:tcW w:w="224" w:type="pct"/>
            <w:tcBorders>
              <w:top w:val="nil"/>
              <w:left w:val="nil"/>
              <w:bottom w:val="nil"/>
              <w:right w:val="nil"/>
            </w:tcBorders>
            <w:noWrap/>
            <w:vAlign w:val="bottom"/>
            <w:hideMark/>
          </w:tcPr>
          <w:p w14:paraId="3C0110E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0FF3123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B0E91B5"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GRIMAR</w:t>
            </w:r>
          </w:p>
        </w:tc>
        <w:tc>
          <w:tcPr>
            <w:tcW w:w="587" w:type="pct"/>
            <w:tcBorders>
              <w:top w:val="nil"/>
              <w:left w:val="nil"/>
              <w:bottom w:val="nil"/>
              <w:right w:val="nil"/>
            </w:tcBorders>
            <w:noWrap/>
            <w:vAlign w:val="bottom"/>
            <w:hideMark/>
          </w:tcPr>
          <w:p w14:paraId="78F8C2C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108 </w:t>
            </w:r>
          </w:p>
        </w:tc>
        <w:tc>
          <w:tcPr>
            <w:tcW w:w="677" w:type="pct"/>
            <w:tcBorders>
              <w:top w:val="nil"/>
              <w:left w:val="nil"/>
              <w:bottom w:val="nil"/>
              <w:right w:val="nil"/>
            </w:tcBorders>
            <w:noWrap/>
            <w:vAlign w:val="bottom"/>
            <w:hideMark/>
          </w:tcPr>
          <w:p w14:paraId="7A54B65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19BE2BA" w14:textId="77777777">
        <w:trPr>
          <w:trHeight w:val="320"/>
        </w:trPr>
        <w:tc>
          <w:tcPr>
            <w:tcW w:w="1441" w:type="pct"/>
            <w:tcBorders>
              <w:top w:val="nil"/>
              <w:left w:val="nil"/>
              <w:bottom w:val="single" w:sz="4" w:space="0" w:color="auto"/>
              <w:right w:val="nil"/>
            </w:tcBorders>
            <w:noWrap/>
            <w:vAlign w:val="bottom"/>
            <w:hideMark/>
          </w:tcPr>
          <w:p w14:paraId="2AD652A6"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 tres aletas (41° 28,6 L.S. al Sur)</w:t>
            </w:r>
          </w:p>
        </w:tc>
        <w:tc>
          <w:tcPr>
            <w:tcW w:w="224" w:type="pct"/>
            <w:tcBorders>
              <w:top w:val="nil"/>
              <w:left w:val="nil"/>
              <w:bottom w:val="single" w:sz="4" w:space="0" w:color="auto"/>
              <w:right w:val="nil"/>
            </w:tcBorders>
            <w:noWrap/>
            <w:vAlign w:val="bottom"/>
            <w:hideMark/>
          </w:tcPr>
          <w:p w14:paraId="7B2D657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single" w:sz="4" w:space="0" w:color="auto"/>
              <w:right w:val="nil"/>
            </w:tcBorders>
            <w:noWrap/>
            <w:vAlign w:val="bottom"/>
            <w:hideMark/>
          </w:tcPr>
          <w:p w14:paraId="179BA60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493C71B8" w14:textId="77777777" w:rsidR="00432ABB" w:rsidRPr="00143B05" w:rsidRDefault="00432ABB">
            <w:pPr>
              <w:spacing w:after="0"/>
              <w:rPr>
                <w:rFonts w:ascii="Calibri" w:hAnsi="Calibri" w:cs="Calibri"/>
                <w:color w:val="000000"/>
              </w:rPr>
            </w:pPr>
            <w:r w:rsidRPr="00143B05">
              <w:rPr>
                <w:rFonts w:ascii="Calibri" w:hAnsi="Calibri" w:cs="Calibri"/>
                <w:color w:val="000000"/>
              </w:rPr>
              <w:t>Empresa de Desarrollo Pesquero EMDEPES S.A.</w:t>
            </w:r>
          </w:p>
        </w:tc>
        <w:tc>
          <w:tcPr>
            <w:tcW w:w="587" w:type="pct"/>
            <w:tcBorders>
              <w:top w:val="nil"/>
              <w:left w:val="nil"/>
              <w:bottom w:val="single" w:sz="4" w:space="0" w:color="auto"/>
              <w:right w:val="nil"/>
            </w:tcBorders>
            <w:noWrap/>
            <w:vAlign w:val="bottom"/>
            <w:hideMark/>
          </w:tcPr>
          <w:p w14:paraId="2EE3754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111 </w:t>
            </w:r>
          </w:p>
        </w:tc>
        <w:tc>
          <w:tcPr>
            <w:tcW w:w="677" w:type="pct"/>
            <w:tcBorders>
              <w:top w:val="nil"/>
              <w:left w:val="nil"/>
              <w:bottom w:val="single" w:sz="4" w:space="0" w:color="auto"/>
              <w:right w:val="nil"/>
            </w:tcBorders>
            <w:noWrap/>
            <w:vAlign w:val="bottom"/>
            <w:hideMark/>
          </w:tcPr>
          <w:p w14:paraId="671667E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48D8713" w14:textId="77777777">
        <w:trPr>
          <w:trHeight w:val="320"/>
        </w:trPr>
        <w:tc>
          <w:tcPr>
            <w:tcW w:w="1441" w:type="pct"/>
            <w:tcBorders>
              <w:top w:val="nil"/>
              <w:left w:val="nil"/>
              <w:bottom w:val="nil"/>
              <w:right w:val="nil"/>
            </w:tcBorders>
            <w:noWrap/>
            <w:vAlign w:val="bottom"/>
            <w:hideMark/>
          </w:tcPr>
          <w:p w14:paraId="3455D80E"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5C4E6CC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47B0B48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10AD139" w14:textId="77777777" w:rsidR="00432ABB" w:rsidRPr="00143B05" w:rsidRDefault="00432ABB">
            <w:pPr>
              <w:spacing w:after="0"/>
              <w:rPr>
                <w:rFonts w:ascii="Calibri" w:hAnsi="Calibri" w:cs="Calibri"/>
                <w:color w:val="000000"/>
              </w:rPr>
            </w:pPr>
            <w:r w:rsidRPr="00143B05">
              <w:rPr>
                <w:rFonts w:ascii="Calibri" w:hAnsi="Calibri" w:cs="Calibri"/>
                <w:color w:val="000000"/>
              </w:rPr>
              <w:t>Distribuidora de Alimentos del Mar Ltda</w:t>
            </w:r>
          </w:p>
        </w:tc>
        <w:tc>
          <w:tcPr>
            <w:tcW w:w="587" w:type="pct"/>
            <w:tcBorders>
              <w:top w:val="nil"/>
              <w:left w:val="nil"/>
              <w:bottom w:val="nil"/>
              <w:right w:val="nil"/>
            </w:tcBorders>
            <w:noWrap/>
            <w:vAlign w:val="bottom"/>
            <w:hideMark/>
          </w:tcPr>
          <w:p w14:paraId="77094F4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54 </w:t>
            </w:r>
          </w:p>
        </w:tc>
        <w:tc>
          <w:tcPr>
            <w:tcW w:w="677" w:type="pct"/>
            <w:tcBorders>
              <w:top w:val="nil"/>
              <w:left w:val="nil"/>
              <w:bottom w:val="nil"/>
              <w:right w:val="nil"/>
            </w:tcBorders>
            <w:noWrap/>
            <w:vAlign w:val="bottom"/>
            <w:hideMark/>
          </w:tcPr>
          <w:p w14:paraId="3B33FD6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78584FC5" w14:textId="77777777">
        <w:trPr>
          <w:trHeight w:val="320"/>
        </w:trPr>
        <w:tc>
          <w:tcPr>
            <w:tcW w:w="1441" w:type="pct"/>
            <w:tcBorders>
              <w:top w:val="nil"/>
              <w:left w:val="nil"/>
              <w:bottom w:val="nil"/>
              <w:right w:val="nil"/>
            </w:tcBorders>
            <w:noWrap/>
            <w:vAlign w:val="bottom"/>
            <w:hideMark/>
          </w:tcPr>
          <w:p w14:paraId="5483CD40"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5F65F8E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660B6C6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F4B3A48"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nil"/>
              <w:right w:val="nil"/>
            </w:tcBorders>
            <w:noWrap/>
            <w:vAlign w:val="bottom"/>
            <w:hideMark/>
          </w:tcPr>
          <w:p w14:paraId="6407CE3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27 </w:t>
            </w:r>
          </w:p>
        </w:tc>
        <w:tc>
          <w:tcPr>
            <w:tcW w:w="677" w:type="pct"/>
            <w:tcBorders>
              <w:top w:val="nil"/>
              <w:left w:val="nil"/>
              <w:bottom w:val="nil"/>
              <w:right w:val="nil"/>
            </w:tcBorders>
            <w:noWrap/>
            <w:vAlign w:val="bottom"/>
            <w:hideMark/>
          </w:tcPr>
          <w:p w14:paraId="1A7E3F8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C0D85F4" w14:textId="77777777">
        <w:trPr>
          <w:trHeight w:val="320"/>
        </w:trPr>
        <w:tc>
          <w:tcPr>
            <w:tcW w:w="1441" w:type="pct"/>
            <w:tcBorders>
              <w:top w:val="nil"/>
              <w:left w:val="nil"/>
              <w:bottom w:val="nil"/>
              <w:right w:val="nil"/>
            </w:tcBorders>
            <w:noWrap/>
            <w:vAlign w:val="bottom"/>
            <w:hideMark/>
          </w:tcPr>
          <w:p w14:paraId="6EF93312"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6929392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6D8200C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2F65B9CD" w14:textId="77777777" w:rsidR="00432ABB" w:rsidRPr="00143B05" w:rsidRDefault="00432ABB">
            <w:pPr>
              <w:spacing w:after="0"/>
              <w:rPr>
                <w:rFonts w:ascii="Calibri" w:hAnsi="Calibri" w:cs="Calibri"/>
                <w:color w:val="000000"/>
              </w:rPr>
            </w:pPr>
            <w:r w:rsidRPr="00143B05">
              <w:rPr>
                <w:rFonts w:ascii="Calibri" w:hAnsi="Calibri" w:cs="Calibri"/>
                <w:color w:val="000000"/>
              </w:rPr>
              <w:t>EMDEPES S.A.</w:t>
            </w:r>
          </w:p>
        </w:tc>
        <w:tc>
          <w:tcPr>
            <w:tcW w:w="587" w:type="pct"/>
            <w:tcBorders>
              <w:top w:val="nil"/>
              <w:left w:val="nil"/>
              <w:bottom w:val="nil"/>
              <w:right w:val="nil"/>
            </w:tcBorders>
            <w:noWrap/>
            <w:vAlign w:val="bottom"/>
            <w:hideMark/>
          </w:tcPr>
          <w:p w14:paraId="6C95B4B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45 </w:t>
            </w:r>
          </w:p>
        </w:tc>
        <w:tc>
          <w:tcPr>
            <w:tcW w:w="677" w:type="pct"/>
            <w:tcBorders>
              <w:top w:val="nil"/>
              <w:left w:val="nil"/>
              <w:bottom w:val="nil"/>
              <w:right w:val="nil"/>
            </w:tcBorders>
            <w:noWrap/>
            <w:vAlign w:val="bottom"/>
            <w:hideMark/>
          </w:tcPr>
          <w:p w14:paraId="464339C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57396AAE" w14:textId="77777777">
        <w:trPr>
          <w:trHeight w:val="320"/>
        </w:trPr>
        <w:tc>
          <w:tcPr>
            <w:tcW w:w="1441" w:type="pct"/>
            <w:tcBorders>
              <w:top w:val="nil"/>
              <w:left w:val="nil"/>
              <w:bottom w:val="nil"/>
              <w:right w:val="nil"/>
            </w:tcBorders>
            <w:noWrap/>
            <w:vAlign w:val="bottom"/>
            <w:hideMark/>
          </w:tcPr>
          <w:p w14:paraId="4DD8AD9E"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nil"/>
              <w:right w:val="nil"/>
            </w:tcBorders>
            <w:noWrap/>
            <w:vAlign w:val="bottom"/>
            <w:hideMark/>
          </w:tcPr>
          <w:p w14:paraId="0C89674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0E4C09A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61C077E"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 Vallejos</w:t>
            </w:r>
          </w:p>
        </w:tc>
        <w:tc>
          <w:tcPr>
            <w:tcW w:w="587" w:type="pct"/>
            <w:tcBorders>
              <w:top w:val="nil"/>
              <w:left w:val="nil"/>
              <w:bottom w:val="nil"/>
              <w:right w:val="nil"/>
            </w:tcBorders>
            <w:noWrap/>
            <w:vAlign w:val="bottom"/>
            <w:hideMark/>
          </w:tcPr>
          <w:p w14:paraId="4C5837D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35 </w:t>
            </w:r>
          </w:p>
        </w:tc>
        <w:tc>
          <w:tcPr>
            <w:tcW w:w="677" w:type="pct"/>
            <w:tcBorders>
              <w:top w:val="nil"/>
              <w:left w:val="nil"/>
              <w:bottom w:val="nil"/>
              <w:right w:val="nil"/>
            </w:tcBorders>
            <w:noWrap/>
            <w:vAlign w:val="bottom"/>
            <w:hideMark/>
          </w:tcPr>
          <w:p w14:paraId="6F63802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3A838D8D" w14:textId="77777777">
        <w:trPr>
          <w:trHeight w:val="320"/>
        </w:trPr>
        <w:tc>
          <w:tcPr>
            <w:tcW w:w="1441" w:type="pct"/>
            <w:tcBorders>
              <w:top w:val="nil"/>
              <w:left w:val="nil"/>
              <w:bottom w:val="nil"/>
              <w:right w:val="nil"/>
            </w:tcBorders>
            <w:noWrap/>
            <w:vAlign w:val="bottom"/>
            <w:hideMark/>
          </w:tcPr>
          <w:p w14:paraId="50BE8CB9"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nil"/>
              <w:right w:val="nil"/>
            </w:tcBorders>
            <w:noWrap/>
            <w:vAlign w:val="bottom"/>
            <w:hideMark/>
          </w:tcPr>
          <w:p w14:paraId="3929642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nil"/>
              <w:right w:val="nil"/>
            </w:tcBorders>
            <w:noWrap/>
            <w:vAlign w:val="bottom"/>
            <w:hideMark/>
          </w:tcPr>
          <w:p w14:paraId="03F523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E6A9F26" w14:textId="77777777" w:rsidR="00432ABB" w:rsidRPr="00143B05" w:rsidRDefault="00432ABB">
            <w:pPr>
              <w:spacing w:after="0"/>
              <w:rPr>
                <w:rFonts w:ascii="Calibri" w:hAnsi="Calibri" w:cs="Calibri"/>
                <w:color w:val="000000"/>
              </w:rPr>
            </w:pPr>
            <w:r w:rsidRPr="00143B05">
              <w:rPr>
                <w:rFonts w:ascii="Calibri" w:hAnsi="Calibri" w:cs="Calibri"/>
                <w:color w:val="000000"/>
              </w:rPr>
              <w:t>Distribuidora de Alimentos del Mar Ltda</w:t>
            </w:r>
          </w:p>
        </w:tc>
        <w:tc>
          <w:tcPr>
            <w:tcW w:w="587" w:type="pct"/>
            <w:tcBorders>
              <w:top w:val="nil"/>
              <w:left w:val="nil"/>
              <w:bottom w:val="nil"/>
              <w:right w:val="nil"/>
            </w:tcBorders>
            <w:noWrap/>
            <w:vAlign w:val="bottom"/>
            <w:hideMark/>
          </w:tcPr>
          <w:p w14:paraId="0B68597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35 </w:t>
            </w:r>
          </w:p>
        </w:tc>
        <w:tc>
          <w:tcPr>
            <w:tcW w:w="677" w:type="pct"/>
            <w:tcBorders>
              <w:top w:val="nil"/>
              <w:left w:val="nil"/>
              <w:bottom w:val="nil"/>
              <w:right w:val="nil"/>
            </w:tcBorders>
            <w:noWrap/>
            <w:vAlign w:val="bottom"/>
            <w:hideMark/>
          </w:tcPr>
          <w:p w14:paraId="3D3BCF1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0C959D81" w14:textId="77777777">
        <w:trPr>
          <w:trHeight w:val="320"/>
        </w:trPr>
        <w:tc>
          <w:tcPr>
            <w:tcW w:w="1441" w:type="pct"/>
            <w:tcBorders>
              <w:top w:val="nil"/>
              <w:left w:val="nil"/>
              <w:bottom w:val="single" w:sz="4" w:space="0" w:color="auto"/>
              <w:right w:val="nil"/>
            </w:tcBorders>
            <w:noWrap/>
            <w:vAlign w:val="bottom"/>
            <w:hideMark/>
          </w:tcPr>
          <w:p w14:paraId="63DA33E9"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single" w:sz="4" w:space="0" w:color="auto"/>
              <w:right w:val="nil"/>
            </w:tcBorders>
            <w:noWrap/>
            <w:vAlign w:val="bottom"/>
            <w:hideMark/>
          </w:tcPr>
          <w:p w14:paraId="45065BB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2018</w:t>
            </w:r>
          </w:p>
        </w:tc>
        <w:tc>
          <w:tcPr>
            <w:tcW w:w="452" w:type="pct"/>
            <w:tcBorders>
              <w:top w:val="nil"/>
              <w:left w:val="nil"/>
              <w:bottom w:val="single" w:sz="4" w:space="0" w:color="auto"/>
              <w:right w:val="nil"/>
            </w:tcBorders>
            <w:noWrap/>
            <w:vAlign w:val="bottom"/>
            <w:hideMark/>
          </w:tcPr>
          <w:p w14:paraId="1FFA69A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64B41F81"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single" w:sz="4" w:space="0" w:color="auto"/>
              <w:right w:val="nil"/>
            </w:tcBorders>
            <w:noWrap/>
            <w:vAlign w:val="bottom"/>
            <w:hideMark/>
          </w:tcPr>
          <w:p w14:paraId="6D29910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46 </w:t>
            </w:r>
          </w:p>
        </w:tc>
        <w:tc>
          <w:tcPr>
            <w:tcW w:w="677" w:type="pct"/>
            <w:tcBorders>
              <w:top w:val="nil"/>
              <w:left w:val="nil"/>
              <w:bottom w:val="single" w:sz="4" w:space="0" w:color="auto"/>
              <w:right w:val="nil"/>
            </w:tcBorders>
            <w:noWrap/>
            <w:vAlign w:val="bottom"/>
            <w:hideMark/>
          </w:tcPr>
          <w:p w14:paraId="6EAD620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5C953850" w14:textId="77777777">
        <w:trPr>
          <w:trHeight w:val="320"/>
        </w:trPr>
        <w:tc>
          <w:tcPr>
            <w:tcW w:w="1441" w:type="pct"/>
            <w:tcBorders>
              <w:top w:val="nil"/>
              <w:left w:val="nil"/>
              <w:bottom w:val="nil"/>
              <w:right w:val="nil"/>
            </w:tcBorders>
            <w:noWrap/>
            <w:vAlign w:val="bottom"/>
            <w:hideMark/>
          </w:tcPr>
          <w:p w14:paraId="62C808F2"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(III- IV región)</w:t>
            </w:r>
          </w:p>
        </w:tc>
        <w:tc>
          <w:tcPr>
            <w:tcW w:w="224" w:type="pct"/>
            <w:tcBorders>
              <w:top w:val="nil"/>
              <w:left w:val="nil"/>
              <w:bottom w:val="nil"/>
              <w:right w:val="nil"/>
            </w:tcBorders>
            <w:noWrap/>
            <w:vAlign w:val="bottom"/>
            <w:hideMark/>
          </w:tcPr>
          <w:p w14:paraId="2F0C16C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7DD2116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EF37396" w14:textId="77777777" w:rsidR="00432ABB" w:rsidRPr="00143B05" w:rsidRDefault="00432ABB">
            <w:pPr>
              <w:spacing w:after="0"/>
              <w:rPr>
                <w:rFonts w:ascii="Calibri" w:hAnsi="Calibri" w:cs="Calibri"/>
                <w:color w:val="000000"/>
              </w:rPr>
            </w:pPr>
            <w:r w:rsidRPr="00143B05">
              <w:rPr>
                <w:rFonts w:ascii="Calibri" w:hAnsi="Calibri" w:cs="Calibri"/>
                <w:color w:val="000000"/>
              </w:rPr>
              <w:t>Camanchaca Pesca Sur S.A.</w:t>
            </w:r>
          </w:p>
        </w:tc>
        <w:tc>
          <w:tcPr>
            <w:tcW w:w="587" w:type="pct"/>
            <w:tcBorders>
              <w:top w:val="nil"/>
              <w:left w:val="nil"/>
              <w:bottom w:val="nil"/>
              <w:right w:val="nil"/>
            </w:tcBorders>
            <w:noWrap/>
            <w:vAlign w:val="bottom"/>
            <w:hideMark/>
          </w:tcPr>
          <w:p w14:paraId="5CA63E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228 </w:t>
            </w:r>
          </w:p>
        </w:tc>
        <w:tc>
          <w:tcPr>
            <w:tcW w:w="677" w:type="pct"/>
            <w:tcBorders>
              <w:top w:val="nil"/>
              <w:left w:val="nil"/>
              <w:bottom w:val="nil"/>
              <w:right w:val="nil"/>
            </w:tcBorders>
            <w:noWrap/>
            <w:vAlign w:val="bottom"/>
            <w:hideMark/>
          </w:tcPr>
          <w:p w14:paraId="70B4A11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413639A6" w14:textId="77777777">
        <w:trPr>
          <w:trHeight w:val="320"/>
        </w:trPr>
        <w:tc>
          <w:tcPr>
            <w:tcW w:w="1441" w:type="pct"/>
            <w:tcBorders>
              <w:top w:val="nil"/>
              <w:left w:val="nil"/>
              <w:bottom w:val="nil"/>
              <w:right w:val="nil"/>
            </w:tcBorders>
            <w:noWrap/>
            <w:vAlign w:val="bottom"/>
            <w:hideMark/>
          </w:tcPr>
          <w:p w14:paraId="639E3532"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476B9AB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061BAA1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E57EF24" w14:textId="77777777" w:rsidR="00432ABB" w:rsidRPr="00143B05" w:rsidRDefault="00432ABB">
            <w:pPr>
              <w:spacing w:after="0"/>
              <w:rPr>
                <w:rFonts w:ascii="Calibri" w:hAnsi="Calibri" w:cs="Calibri"/>
                <w:color w:val="000000"/>
              </w:rPr>
            </w:pPr>
            <w:r w:rsidRPr="00143B05">
              <w:rPr>
                <w:rFonts w:ascii="Calibri" w:hAnsi="Calibri" w:cs="Calibri"/>
                <w:color w:val="000000"/>
              </w:rPr>
              <w:t>PESCA LITORAL COSTERA EIRL</w:t>
            </w:r>
          </w:p>
        </w:tc>
        <w:tc>
          <w:tcPr>
            <w:tcW w:w="587" w:type="pct"/>
            <w:tcBorders>
              <w:top w:val="nil"/>
              <w:left w:val="nil"/>
              <w:bottom w:val="nil"/>
              <w:right w:val="nil"/>
            </w:tcBorders>
            <w:noWrap/>
            <w:vAlign w:val="bottom"/>
            <w:hideMark/>
          </w:tcPr>
          <w:p w14:paraId="3E7E354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13,050 </w:t>
            </w:r>
          </w:p>
        </w:tc>
        <w:tc>
          <w:tcPr>
            <w:tcW w:w="677" w:type="pct"/>
            <w:tcBorders>
              <w:top w:val="nil"/>
              <w:left w:val="nil"/>
              <w:bottom w:val="nil"/>
              <w:right w:val="nil"/>
            </w:tcBorders>
            <w:noWrap/>
            <w:vAlign w:val="bottom"/>
            <w:hideMark/>
          </w:tcPr>
          <w:p w14:paraId="0ACEF91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8</w:t>
            </w:r>
          </w:p>
        </w:tc>
      </w:tr>
      <w:tr w:rsidR="00432ABB" w:rsidRPr="00143B05" w14:paraId="4A4A627C" w14:textId="77777777">
        <w:trPr>
          <w:trHeight w:val="320"/>
        </w:trPr>
        <w:tc>
          <w:tcPr>
            <w:tcW w:w="1441" w:type="pct"/>
            <w:tcBorders>
              <w:top w:val="nil"/>
              <w:left w:val="nil"/>
              <w:bottom w:val="nil"/>
              <w:right w:val="nil"/>
            </w:tcBorders>
            <w:noWrap/>
            <w:vAlign w:val="bottom"/>
            <w:hideMark/>
          </w:tcPr>
          <w:p w14:paraId="584E76C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552FE2E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292152C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E714400" w14:textId="77777777" w:rsidR="00432ABB" w:rsidRPr="00143B05" w:rsidRDefault="00432ABB">
            <w:pPr>
              <w:spacing w:after="0"/>
              <w:rPr>
                <w:rFonts w:ascii="Calibri" w:hAnsi="Calibri" w:cs="Calibri"/>
                <w:color w:val="000000"/>
              </w:rPr>
            </w:pPr>
            <w:r w:rsidRPr="00143B05">
              <w:rPr>
                <w:rFonts w:ascii="Calibri" w:hAnsi="Calibri" w:cs="Calibri"/>
                <w:color w:val="000000"/>
              </w:rPr>
              <w:t>SERVICIOS SACIS LTDA.</w:t>
            </w:r>
          </w:p>
        </w:tc>
        <w:tc>
          <w:tcPr>
            <w:tcW w:w="587" w:type="pct"/>
            <w:tcBorders>
              <w:top w:val="nil"/>
              <w:left w:val="nil"/>
              <w:bottom w:val="nil"/>
              <w:right w:val="nil"/>
            </w:tcBorders>
            <w:noWrap/>
            <w:vAlign w:val="bottom"/>
            <w:hideMark/>
          </w:tcPr>
          <w:p w14:paraId="5A4ABE8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2,610 </w:t>
            </w:r>
          </w:p>
        </w:tc>
        <w:tc>
          <w:tcPr>
            <w:tcW w:w="677" w:type="pct"/>
            <w:tcBorders>
              <w:top w:val="nil"/>
              <w:left w:val="nil"/>
              <w:bottom w:val="nil"/>
              <w:right w:val="nil"/>
            </w:tcBorders>
            <w:noWrap/>
            <w:vAlign w:val="bottom"/>
            <w:hideMark/>
          </w:tcPr>
          <w:p w14:paraId="007CAEC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5162EE90" w14:textId="77777777">
        <w:trPr>
          <w:trHeight w:val="320"/>
        </w:trPr>
        <w:tc>
          <w:tcPr>
            <w:tcW w:w="1441" w:type="pct"/>
            <w:tcBorders>
              <w:top w:val="nil"/>
              <w:left w:val="nil"/>
              <w:bottom w:val="single" w:sz="4" w:space="0" w:color="auto"/>
              <w:right w:val="nil"/>
            </w:tcBorders>
            <w:noWrap/>
            <w:vAlign w:val="bottom"/>
            <w:hideMark/>
          </w:tcPr>
          <w:p w14:paraId="22B1067E"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single" w:sz="4" w:space="0" w:color="auto"/>
              <w:right w:val="nil"/>
            </w:tcBorders>
            <w:noWrap/>
            <w:vAlign w:val="bottom"/>
            <w:hideMark/>
          </w:tcPr>
          <w:p w14:paraId="7C52CDB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0FABADD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483802F7" w14:textId="77777777" w:rsidR="00432ABB" w:rsidRPr="00143B05" w:rsidRDefault="00432ABB">
            <w:pPr>
              <w:spacing w:after="0"/>
              <w:rPr>
                <w:rFonts w:ascii="Calibri" w:hAnsi="Calibri" w:cs="Calibri"/>
                <w:color w:val="000000"/>
              </w:rPr>
            </w:pPr>
            <w:r w:rsidRPr="00143B05">
              <w:rPr>
                <w:rFonts w:ascii="Calibri" w:hAnsi="Calibri" w:cs="Calibri"/>
                <w:color w:val="000000"/>
              </w:rPr>
              <w:t>COMPAÑÍA PESQUERA CAMANCHACA S.A.</w:t>
            </w:r>
          </w:p>
        </w:tc>
        <w:tc>
          <w:tcPr>
            <w:tcW w:w="587" w:type="pct"/>
            <w:tcBorders>
              <w:top w:val="nil"/>
              <w:left w:val="nil"/>
              <w:bottom w:val="single" w:sz="4" w:space="0" w:color="auto"/>
              <w:right w:val="nil"/>
            </w:tcBorders>
            <w:noWrap/>
            <w:vAlign w:val="bottom"/>
            <w:hideMark/>
          </w:tcPr>
          <w:p w14:paraId="27D6A7F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13,050 </w:t>
            </w:r>
          </w:p>
        </w:tc>
        <w:tc>
          <w:tcPr>
            <w:tcW w:w="677" w:type="pct"/>
            <w:tcBorders>
              <w:top w:val="nil"/>
              <w:left w:val="nil"/>
              <w:bottom w:val="single" w:sz="4" w:space="0" w:color="auto"/>
              <w:right w:val="nil"/>
            </w:tcBorders>
            <w:noWrap/>
            <w:vAlign w:val="bottom"/>
            <w:hideMark/>
          </w:tcPr>
          <w:p w14:paraId="70F7116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6BB2F314" w14:textId="77777777">
        <w:trPr>
          <w:trHeight w:val="320"/>
        </w:trPr>
        <w:tc>
          <w:tcPr>
            <w:tcW w:w="1441" w:type="pct"/>
            <w:tcBorders>
              <w:top w:val="nil"/>
              <w:left w:val="nil"/>
              <w:bottom w:val="nil"/>
              <w:right w:val="nil"/>
            </w:tcBorders>
            <w:noWrap/>
            <w:vAlign w:val="bottom"/>
            <w:hideMark/>
          </w:tcPr>
          <w:p w14:paraId="5B66DDDB"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145A08B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5D0CBBA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C88D754" w14:textId="77777777" w:rsidR="00432ABB" w:rsidRPr="00143B05" w:rsidRDefault="00432ABB">
            <w:pPr>
              <w:spacing w:after="0"/>
              <w:rPr>
                <w:rFonts w:ascii="Calibri" w:hAnsi="Calibri" w:cs="Calibri"/>
                <w:color w:val="000000"/>
              </w:rPr>
            </w:pPr>
            <w:r w:rsidRPr="00143B05">
              <w:rPr>
                <w:rFonts w:ascii="Calibri" w:hAnsi="Calibri" w:cs="Calibri"/>
                <w:color w:val="000000"/>
              </w:rPr>
              <w:t>CRISTIAN CLAUDIO SILVA LORCA</w:t>
            </w:r>
          </w:p>
        </w:tc>
        <w:tc>
          <w:tcPr>
            <w:tcW w:w="587" w:type="pct"/>
            <w:tcBorders>
              <w:top w:val="nil"/>
              <w:left w:val="nil"/>
              <w:bottom w:val="nil"/>
              <w:right w:val="nil"/>
            </w:tcBorders>
            <w:noWrap/>
            <w:vAlign w:val="bottom"/>
            <w:hideMark/>
          </w:tcPr>
          <w:p w14:paraId="38B9988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702 </w:t>
            </w:r>
          </w:p>
        </w:tc>
        <w:tc>
          <w:tcPr>
            <w:tcW w:w="677" w:type="pct"/>
            <w:tcBorders>
              <w:top w:val="nil"/>
              <w:left w:val="nil"/>
              <w:bottom w:val="nil"/>
              <w:right w:val="nil"/>
            </w:tcBorders>
            <w:noWrap/>
            <w:vAlign w:val="bottom"/>
            <w:hideMark/>
          </w:tcPr>
          <w:p w14:paraId="431DDCF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76BAFBC7" w14:textId="77777777">
        <w:trPr>
          <w:trHeight w:val="320"/>
        </w:trPr>
        <w:tc>
          <w:tcPr>
            <w:tcW w:w="1441" w:type="pct"/>
            <w:tcBorders>
              <w:top w:val="nil"/>
              <w:left w:val="nil"/>
              <w:bottom w:val="nil"/>
              <w:right w:val="nil"/>
            </w:tcBorders>
            <w:noWrap/>
            <w:vAlign w:val="bottom"/>
            <w:hideMark/>
          </w:tcPr>
          <w:p w14:paraId="4B243010"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4654C1E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3CA0CBC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FB6AF50" w14:textId="77777777" w:rsidR="00432ABB" w:rsidRPr="00143B05" w:rsidRDefault="00432ABB">
            <w:pPr>
              <w:spacing w:after="0"/>
              <w:rPr>
                <w:rFonts w:ascii="Calibri" w:hAnsi="Calibri" w:cs="Calibri"/>
                <w:color w:val="000000"/>
              </w:rPr>
            </w:pPr>
            <w:r w:rsidRPr="00143B05">
              <w:rPr>
                <w:rFonts w:ascii="Calibri" w:hAnsi="Calibri" w:cs="Calibri"/>
                <w:color w:val="000000"/>
              </w:rPr>
              <w:t>GABRIELA MONSALVE CISTERNAS</w:t>
            </w:r>
          </w:p>
        </w:tc>
        <w:tc>
          <w:tcPr>
            <w:tcW w:w="587" w:type="pct"/>
            <w:tcBorders>
              <w:top w:val="nil"/>
              <w:left w:val="nil"/>
              <w:bottom w:val="nil"/>
              <w:right w:val="nil"/>
            </w:tcBorders>
            <w:noWrap/>
            <w:vAlign w:val="bottom"/>
            <w:hideMark/>
          </w:tcPr>
          <w:p w14:paraId="1E70935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351 </w:t>
            </w:r>
          </w:p>
        </w:tc>
        <w:tc>
          <w:tcPr>
            <w:tcW w:w="677" w:type="pct"/>
            <w:tcBorders>
              <w:top w:val="nil"/>
              <w:left w:val="nil"/>
              <w:bottom w:val="nil"/>
              <w:right w:val="nil"/>
            </w:tcBorders>
            <w:noWrap/>
            <w:vAlign w:val="bottom"/>
            <w:hideMark/>
          </w:tcPr>
          <w:p w14:paraId="5FD12D1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77E3FFA5" w14:textId="77777777">
        <w:trPr>
          <w:trHeight w:val="320"/>
        </w:trPr>
        <w:tc>
          <w:tcPr>
            <w:tcW w:w="1441" w:type="pct"/>
            <w:tcBorders>
              <w:top w:val="nil"/>
              <w:left w:val="nil"/>
              <w:bottom w:val="single" w:sz="4" w:space="0" w:color="auto"/>
              <w:right w:val="nil"/>
            </w:tcBorders>
            <w:noWrap/>
            <w:vAlign w:val="bottom"/>
            <w:hideMark/>
          </w:tcPr>
          <w:p w14:paraId="7E5A053D"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single" w:sz="4" w:space="0" w:color="auto"/>
              <w:right w:val="nil"/>
            </w:tcBorders>
            <w:noWrap/>
            <w:vAlign w:val="bottom"/>
            <w:hideMark/>
          </w:tcPr>
          <w:p w14:paraId="5E87F06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201F0B1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61F86EFB" w14:textId="77777777" w:rsidR="00432ABB" w:rsidRPr="00143B05" w:rsidRDefault="00432ABB">
            <w:pPr>
              <w:spacing w:after="0"/>
              <w:rPr>
                <w:rFonts w:ascii="Calibri" w:hAnsi="Calibri" w:cs="Calibri"/>
                <w:color w:val="000000"/>
              </w:rPr>
            </w:pPr>
            <w:r w:rsidRPr="00143B05">
              <w:rPr>
                <w:rFonts w:ascii="Calibri" w:hAnsi="Calibri" w:cs="Calibri"/>
                <w:color w:val="000000"/>
              </w:rPr>
              <w:t>CRISTIAN DAVID SILVA TUDELA</w:t>
            </w:r>
          </w:p>
        </w:tc>
        <w:tc>
          <w:tcPr>
            <w:tcW w:w="587" w:type="pct"/>
            <w:tcBorders>
              <w:top w:val="nil"/>
              <w:left w:val="nil"/>
              <w:bottom w:val="single" w:sz="4" w:space="0" w:color="auto"/>
              <w:right w:val="nil"/>
            </w:tcBorders>
            <w:noWrap/>
            <w:vAlign w:val="bottom"/>
            <w:hideMark/>
          </w:tcPr>
          <w:p w14:paraId="12C66AE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702 </w:t>
            </w:r>
          </w:p>
        </w:tc>
        <w:tc>
          <w:tcPr>
            <w:tcW w:w="677" w:type="pct"/>
            <w:tcBorders>
              <w:top w:val="nil"/>
              <w:left w:val="nil"/>
              <w:bottom w:val="single" w:sz="4" w:space="0" w:color="auto"/>
              <w:right w:val="nil"/>
            </w:tcBorders>
            <w:noWrap/>
            <w:vAlign w:val="bottom"/>
            <w:hideMark/>
          </w:tcPr>
          <w:p w14:paraId="6100D47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0010B252" w14:textId="77777777">
        <w:trPr>
          <w:trHeight w:val="320"/>
        </w:trPr>
        <w:tc>
          <w:tcPr>
            <w:tcW w:w="1441" w:type="pct"/>
            <w:tcBorders>
              <w:top w:val="nil"/>
              <w:left w:val="nil"/>
              <w:bottom w:val="nil"/>
              <w:right w:val="nil"/>
            </w:tcBorders>
            <w:noWrap/>
            <w:vAlign w:val="bottom"/>
            <w:hideMark/>
          </w:tcPr>
          <w:p w14:paraId="00D3470B"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nil"/>
              <w:right w:val="nil"/>
            </w:tcBorders>
            <w:noWrap/>
            <w:vAlign w:val="bottom"/>
            <w:hideMark/>
          </w:tcPr>
          <w:p w14:paraId="44592C4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2C03FA2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FA194F9"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 VALLEJOS</w:t>
            </w:r>
          </w:p>
        </w:tc>
        <w:tc>
          <w:tcPr>
            <w:tcW w:w="587" w:type="pct"/>
            <w:tcBorders>
              <w:top w:val="nil"/>
              <w:left w:val="nil"/>
              <w:bottom w:val="nil"/>
              <w:right w:val="nil"/>
            </w:tcBorders>
            <w:noWrap/>
            <w:vAlign w:val="bottom"/>
            <w:hideMark/>
          </w:tcPr>
          <w:p w14:paraId="64DCDB4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 </w:t>
            </w:r>
          </w:p>
        </w:tc>
        <w:tc>
          <w:tcPr>
            <w:tcW w:w="677" w:type="pct"/>
            <w:tcBorders>
              <w:top w:val="nil"/>
              <w:left w:val="nil"/>
              <w:bottom w:val="nil"/>
              <w:right w:val="nil"/>
            </w:tcBorders>
            <w:noWrap/>
            <w:vAlign w:val="bottom"/>
            <w:hideMark/>
          </w:tcPr>
          <w:p w14:paraId="07D48C2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0E4A7615" w14:textId="77777777">
        <w:trPr>
          <w:trHeight w:val="320"/>
        </w:trPr>
        <w:tc>
          <w:tcPr>
            <w:tcW w:w="1441" w:type="pct"/>
            <w:tcBorders>
              <w:top w:val="nil"/>
              <w:left w:val="nil"/>
              <w:bottom w:val="nil"/>
              <w:right w:val="nil"/>
            </w:tcBorders>
            <w:noWrap/>
            <w:vAlign w:val="bottom"/>
            <w:hideMark/>
          </w:tcPr>
          <w:p w14:paraId="1B95AF96"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nil"/>
              <w:right w:val="nil"/>
            </w:tcBorders>
            <w:noWrap/>
            <w:vAlign w:val="bottom"/>
            <w:hideMark/>
          </w:tcPr>
          <w:p w14:paraId="587DBF0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6B160CC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47F48EE6"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nil"/>
              <w:right w:val="nil"/>
            </w:tcBorders>
            <w:noWrap/>
            <w:vAlign w:val="bottom"/>
            <w:hideMark/>
          </w:tcPr>
          <w:p w14:paraId="0C1AE35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 </w:t>
            </w:r>
          </w:p>
        </w:tc>
        <w:tc>
          <w:tcPr>
            <w:tcW w:w="677" w:type="pct"/>
            <w:tcBorders>
              <w:top w:val="nil"/>
              <w:left w:val="nil"/>
              <w:bottom w:val="nil"/>
              <w:right w:val="nil"/>
            </w:tcBorders>
            <w:noWrap/>
            <w:vAlign w:val="bottom"/>
            <w:hideMark/>
          </w:tcPr>
          <w:p w14:paraId="7E90A65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576C758" w14:textId="77777777">
        <w:trPr>
          <w:trHeight w:val="320"/>
        </w:trPr>
        <w:tc>
          <w:tcPr>
            <w:tcW w:w="1441" w:type="pct"/>
            <w:tcBorders>
              <w:top w:val="nil"/>
              <w:left w:val="nil"/>
              <w:bottom w:val="single" w:sz="4" w:space="0" w:color="auto"/>
              <w:right w:val="nil"/>
            </w:tcBorders>
            <w:noWrap/>
            <w:vAlign w:val="bottom"/>
            <w:hideMark/>
          </w:tcPr>
          <w:p w14:paraId="59A0BDB2"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single" w:sz="4" w:space="0" w:color="auto"/>
              <w:right w:val="nil"/>
            </w:tcBorders>
            <w:noWrap/>
            <w:vAlign w:val="bottom"/>
            <w:hideMark/>
          </w:tcPr>
          <w:p w14:paraId="069A4D1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688CA67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76DA78F8" w14:textId="77777777" w:rsidR="00432ABB" w:rsidRPr="00143B05" w:rsidRDefault="00432ABB">
            <w:pPr>
              <w:spacing w:after="0"/>
              <w:rPr>
                <w:rFonts w:ascii="Calibri" w:hAnsi="Calibri" w:cs="Calibri"/>
                <w:color w:val="000000"/>
              </w:rPr>
            </w:pPr>
            <w:r w:rsidRPr="00143B05">
              <w:rPr>
                <w:rFonts w:ascii="Calibri" w:hAnsi="Calibri" w:cs="Calibri"/>
                <w:color w:val="000000"/>
              </w:rPr>
              <w:t>EMDEPES</w:t>
            </w:r>
          </w:p>
        </w:tc>
        <w:tc>
          <w:tcPr>
            <w:tcW w:w="587" w:type="pct"/>
            <w:tcBorders>
              <w:top w:val="nil"/>
              <w:left w:val="nil"/>
              <w:bottom w:val="single" w:sz="4" w:space="0" w:color="auto"/>
              <w:right w:val="nil"/>
            </w:tcBorders>
            <w:noWrap/>
            <w:vAlign w:val="bottom"/>
            <w:hideMark/>
          </w:tcPr>
          <w:p w14:paraId="365FB13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12 </w:t>
            </w:r>
          </w:p>
        </w:tc>
        <w:tc>
          <w:tcPr>
            <w:tcW w:w="677" w:type="pct"/>
            <w:tcBorders>
              <w:top w:val="nil"/>
              <w:left w:val="nil"/>
              <w:bottom w:val="single" w:sz="4" w:space="0" w:color="auto"/>
              <w:right w:val="nil"/>
            </w:tcBorders>
            <w:noWrap/>
            <w:vAlign w:val="bottom"/>
            <w:hideMark/>
          </w:tcPr>
          <w:p w14:paraId="101E4CD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73C8C9FC" w14:textId="77777777">
        <w:trPr>
          <w:trHeight w:val="320"/>
        </w:trPr>
        <w:tc>
          <w:tcPr>
            <w:tcW w:w="1441" w:type="pct"/>
            <w:tcBorders>
              <w:top w:val="nil"/>
              <w:left w:val="nil"/>
              <w:bottom w:val="nil"/>
              <w:right w:val="nil"/>
            </w:tcBorders>
            <w:noWrap/>
            <w:vAlign w:val="bottom"/>
            <w:hideMark/>
          </w:tcPr>
          <w:p w14:paraId="68CA62BE"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nil"/>
              <w:right w:val="nil"/>
            </w:tcBorders>
            <w:noWrap/>
            <w:vAlign w:val="bottom"/>
            <w:hideMark/>
          </w:tcPr>
          <w:p w14:paraId="373B02E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6DEAC5E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2B84B3F"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 VALLEJOS</w:t>
            </w:r>
          </w:p>
        </w:tc>
        <w:tc>
          <w:tcPr>
            <w:tcW w:w="587" w:type="pct"/>
            <w:tcBorders>
              <w:top w:val="nil"/>
              <w:left w:val="nil"/>
              <w:bottom w:val="nil"/>
              <w:right w:val="nil"/>
            </w:tcBorders>
            <w:noWrap/>
            <w:vAlign w:val="bottom"/>
            <w:hideMark/>
          </w:tcPr>
          <w:p w14:paraId="532B9F9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 </w:t>
            </w:r>
          </w:p>
        </w:tc>
        <w:tc>
          <w:tcPr>
            <w:tcW w:w="677" w:type="pct"/>
            <w:tcBorders>
              <w:top w:val="nil"/>
              <w:left w:val="nil"/>
              <w:bottom w:val="nil"/>
              <w:right w:val="nil"/>
            </w:tcBorders>
            <w:noWrap/>
            <w:vAlign w:val="bottom"/>
            <w:hideMark/>
          </w:tcPr>
          <w:p w14:paraId="4B96D07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1FB16B0" w14:textId="77777777">
        <w:trPr>
          <w:trHeight w:val="320"/>
        </w:trPr>
        <w:tc>
          <w:tcPr>
            <w:tcW w:w="1441" w:type="pct"/>
            <w:tcBorders>
              <w:top w:val="nil"/>
              <w:left w:val="nil"/>
              <w:bottom w:val="nil"/>
              <w:right w:val="nil"/>
            </w:tcBorders>
            <w:noWrap/>
            <w:vAlign w:val="bottom"/>
            <w:hideMark/>
          </w:tcPr>
          <w:p w14:paraId="78F9B770"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nil"/>
              <w:right w:val="nil"/>
            </w:tcBorders>
            <w:noWrap/>
            <w:vAlign w:val="bottom"/>
            <w:hideMark/>
          </w:tcPr>
          <w:p w14:paraId="1EFF3D4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40DF5EF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44AA861"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nil"/>
              <w:right w:val="nil"/>
            </w:tcBorders>
            <w:noWrap/>
            <w:vAlign w:val="bottom"/>
            <w:hideMark/>
          </w:tcPr>
          <w:p w14:paraId="4F2A871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 </w:t>
            </w:r>
          </w:p>
        </w:tc>
        <w:tc>
          <w:tcPr>
            <w:tcW w:w="677" w:type="pct"/>
            <w:tcBorders>
              <w:top w:val="nil"/>
              <w:left w:val="nil"/>
              <w:bottom w:val="nil"/>
              <w:right w:val="nil"/>
            </w:tcBorders>
            <w:noWrap/>
            <w:vAlign w:val="bottom"/>
            <w:hideMark/>
          </w:tcPr>
          <w:p w14:paraId="2D8DBF9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3A7A123" w14:textId="77777777">
        <w:trPr>
          <w:trHeight w:val="320"/>
        </w:trPr>
        <w:tc>
          <w:tcPr>
            <w:tcW w:w="1441" w:type="pct"/>
            <w:tcBorders>
              <w:top w:val="nil"/>
              <w:left w:val="nil"/>
              <w:bottom w:val="single" w:sz="4" w:space="0" w:color="auto"/>
              <w:right w:val="nil"/>
            </w:tcBorders>
            <w:noWrap/>
            <w:vAlign w:val="bottom"/>
            <w:hideMark/>
          </w:tcPr>
          <w:p w14:paraId="08A21ED4"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single" w:sz="4" w:space="0" w:color="auto"/>
              <w:right w:val="nil"/>
            </w:tcBorders>
            <w:noWrap/>
            <w:vAlign w:val="bottom"/>
            <w:hideMark/>
          </w:tcPr>
          <w:p w14:paraId="4E856A0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6F41858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3FAC76F7" w14:textId="77777777" w:rsidR="00432ABB" w:rsidRPr="00143B05" w:rsidRDefault="00432ABB">
            <w:pPr>
              <w:spacing w:after="0"/>
              <w:rPr>
                <w:rFonts w:ascii="Calibri" w:hAnsi="Calibri" w:cs="Calibri"/>
                <w:color w:val="000000"/>
              </w:rPr>
            </w:pPr>
            <w:r w:rsidRPr="00143B05">
              <w:rPr>
                <w:rFonts w:ascii="Calibri" w:hAnsi="Calibri" w:cs="Calibri"/>
                <w:color w:val="000000"/>
              </w:rPr>
              <w:t>EMDEPES</w:t>
            </w:r>
          </w:p>
        </w:tc>
        <w:tc>
          <w:tcPr>
            <w:tcW w:w="587" w:type="pct"/>
            <w:tcBorders>
              <w:top w:val="nil"/>
              <w:left w:val="nil"/>
              <w:bottom w:val="single" w:sz="4" w:space="0" w:color="auto"/>
              <w:right w:val="nil"/>
            </w:tcBorders>
            <w:noWrap/>
            <w:vAlign w:val="bottom"/>
            <w:hideMark/>
          </w:tcPr>
          <w:p w14:paraId="565CC35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 </w:t>
            </w:r>
          </w:p>
        </w:tc>
        <w:tc>
          <w:tcPr>
            <w:tcW w:w="677" w:type="pct"/>
            <w:tcBorders>
              <w:top w:val="nil"/>
              <w:left w:val="nil"/>
              <w:bottom w:val="single" w:sz="4" w:space="0" w:color="auto"/>
              <w:right w:val="nil"/>
            </w:tcBorders>
            <w:noWrap/>
            <w:vAlign w:val="bottom"/>
            <w:hideMark/>
          </w:tcPr>
          <w:p w14:paraId="3FBF944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8D5AC69" w14:textId="77777777">
        <w:trPr>
          <w:trHeight w:val="320"/>
        </w:trPr>
        <w:tc>
          <w:tcPr>
            <w:tcW w:w="1441" w:type="pct"/>
            <w:tcBorders>
              <w:top w:val="nil"/>
              <w:left w:val="nil"/>
              <w:bottom w:val="nil"/>
              <w:right w:val="nil"/>
            </w:tcBorders>
            <w:noWrap/>
            <w:vAlign w:val="bottom"/>
            <w:hideMark/>
          </w:tcPr>
          <w:p w14:paraId="40DD8A8A"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0E18AD4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63BC017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E900991"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ANTONIO CRUZ CORDOVA NAKOUZI</w:t>
            </w:r>
          </w:p>
        </w:tc>
        <w:tc>
          <w:tcPr>
            <w:tcW w:w="587" w:type="pct"/>
            <w:tcBorders>
              <w:top w:val="nil"/>
              <w:left w:val="nil"/>
              <w:bottom w:val="nil"/>
              <w:right w:val="nil"/>
            </w:tcBorders>
            <w:noWrap/>
            <w:vAlign w:val="bottom"/>
            <w:hideMark/>
          </w:tcPr>
          <w:p w14:paraId="36CBDE6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179 </w:t>
            </w:r>
          </w:p>
        </w:tc>
        <w:tc>
          <w:tcPr>
            <w:tcW w:w="677" w:type="pct"/>
            <w:tcBorders>
              <w:top w:val="nil"/>
              <w:left w:val="nil"/>
              <w:bottom w:val="nil"/>
              <w:right w:val="nil"/>
            </w:tcBorders>
            <w:noWrap/>
            <w:vAlign w:val="bottom"/>
            <w:hideMark/>
          </w:tcPr>
          <w:p w14:paraId="461F463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7</w:t>
            </w:r>
          </w:p>
        </w:tc>
      </w:tr>
      <w:tr w:rsidR="00432ABB" w:rsidRPr="00143B05" w14:paraId="7348D507" w14:textId="77777777">
        <w:trPr>
          <w:trHeight w:val="320"/>
        </w:trPr>
        <w:tc>
          <w:tcPr>
            <w:tcW w:w="1441" w:type="pct"/>
            <w:tcBorders>
              <w:top w:val="nil"/>
              <w:left w:val="nil"/>
              <w:bottom w:val="nil"/>
              <w:right w:val="nil"/>
            </w:tcBorders>
            <w:noWrap/>
            <w:vAlign w:val="bottom"/>
            <w:hideMark/>
          </w:tcPr>
          <w:p w14:paraId="7843F85B"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629BAE7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0980412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84F502E" w14:textId="77777777" w:rsidR="00432ABB" w:rsidRPr="00143B05" w:rsidRDefault="00432ABB">
            <w:pPr>
              <w:spacing w:after="0"/>
              <w:rPr>
                <w:rFonts w:ascii="Calibri" w:hAnsi="Calibri" w:cs="Calibri"/>
                <w:color w:val="000000"/>
              </w:rPr>
            </w:pPr>
            <w:r w:rsidRPr="00143B05">
              <w:rPr>
                <w:rFonts w:ascii="Calibri" w:hAnsi="Calibri" w:cs="Calibri"/>
                <w:color w:val="000000"/>
              </w:rPr>
              <w:t>BRACPESCA S.A.</w:t>
            </w:r>
          </w:p>
        </w:tc>
        <w:tc>
          <w:tcPr>
            <w:tcW w:w="587" w:type="pct"/>
            <w:tcBorders>
              <w:top w:val="nil"/>
              <w:left w:val="nil"/>
              <w:bottom w:val="nil"/>
              <w:right w:val="nil"/>
            </w:tcBorders>
            <w:noWrap/>
            <w:vAlign w:val="bottom"/>
            <w:hideMark/>
          </w:tcPr>
          <w:p w14:paraId="35C3A93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67 </w:t>
            </w:r>
          </w:p>
        </w:tc>
        <w:tc>
          <w:tcPr>
            <w:tcW w:w="677" w:type="pct"/>
            <w:tcBorders>
              <w:top w:val="nil"/>
              <w:left w:val="nil"/>
              <w:bottom w:val="nil"/>
              <w:right w:val="nil"/>
            </w:tcBorders>
            <w:noWrap/>
            <w:vAlign w:val="bottom"/>
            <w:hideMark/>
          </w:tcPr>
          <w:p w14:paraId="2E40494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2F65A895" w14:textId="77777777">
        <w:trPr>
          <w:trHeight w:val="320"/>
        </w:trPr>
        <w:tc>
          <w:tcPr>
            <w:tcW w:w="1441" w:type="pct"/>
            <w:tcBorders>
              <w:top w:val="nil"/>
              <w:left w:val="nil"/>
              <w:bottom w:val="nil"/>
              <w:right w:val="nil"/>
            </w:tcBorders>
            <w:noWrap/>
            <w:vAlign w:val="bottom"/>
            <w:hideMark/>
          </w:tcPr>
          <w:p w14:paraId="4C216760"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3887B53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493F51E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D34CAE1"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ISLADAMAS LTDA.</w:t>
            </w:r>
          </w:p>
        </w:tc>
        <w:tc>
          <w:tcPr>
            <w:tcW w:w="587" w:type="pct"/>
            <w:tcBorders>
              <w:top w:val="nil"/>
              <w:left w:val="nil"/>
              <w:bottom w:val="nil"/>
              <w:right w:val="nil"/>
            </w:tcBorders>
            <w:noWrap/>
            <w:vAlign w:val="bottom"/>
            <w:hideMark/>
          </w:tcPr>
          <w:p w14:paraId="0D57DEA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89 </w:t>
            </w:r>
          </w:p>
        </w:tc>
        <w:tc>
          <w:tcPr>
            <w:tcW w:w="677" w:type="pct"/>
            <w:tcBorders>
              <w:top w:val="nil"/>
              <w:left w:val="nil"/>
              <w:bottom w:val="nil"/>
              <w:right w:val="nil"/>
            </w:tcBorders>
            <w:noWrap/>
            <w:vAlign w:val="bottom"/>
            <w:hideMark/>
          </w:tcPr>
          <w:p w14:paraId="7F064A8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66A9CB9C" w14:textId="77777777">
        <w:trPr>
          <w:trHeight w:val="320"/>
        </w:trPr>
        <w:tc>
          <w:tcPr>
            <w:tcW w:w="1441" w:type="pct"/>
            <w:tcBorders>
              <w:top w:val="nil"/>
              <w:left w:val="nil"/>
              <w:bottom w:val="nil"/>
              <w:right w:val="nil"/>
            </w:tcBorders>
            <w:noWrap/>
            <w:vAlign w:val="bottom"/>
            <w:hideMark/>
          </w:tcPr>
          <w:p w14:paraId="6A013511"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4B5DBE5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665B0DE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4E314703"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ENFEMAR LTDA.</w:t>
            </w:r>
          </w:p>
        </w:tc>
        <w:tc>
          <w:tcPr>
            <w:tcW w:w="587" w:type="pct"/>
            <w:tcBorders>
              <w:top w:val="nil"/>
              <w:left w:val="nil"/>
              <w:bottom w:val="nil"/>
              <w:right w:val="nil"/>
            </w:tcBorders>
            <w:noWrap/>
            <w:vAlign w:val="bottom"/>
            <w:hideMark/>
          </w:tcPr>
          <w:p w14:paraId="537E0DB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112 </w:t>
            </w:r>
          </w:p>
        </w:tc>
        <w:tc>
          <w:tcPr>
            <w:tcW w:w="677" w:type="pct"/>
            <w:tcBorders>
              <w:top w:val="nil"/>
              <w:left w:val="nil"/>
              <w:bottom w:val="nil"/>
              <w:right w:val="nil"/>
            </w:tcBorders>
            <w:noWrap/>
            <w:vAlign w:val="bottom"/>
            <w:hideMark/>
          </w:tcPr>
          <w:p w14:paraId="25E1E8B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3</w:t>
            </w:r>
          </w:p>
        </w:tc>
      </w:tr>
      <w:tr w:rsidR="00432ABB" w:rsidRPr="00143B05" w14:paraId="2A23FCFE" w14:textId="77777777">
        <w:trPr>
          <w:trHeight w:val="320"/>
        </w:trPr>
        <w:tc>
          <w:tcPr>
            <w:tcW w:w="1441" w:type="pct"/>
            <w:tcBorders>
              <w:top w:val="nil"/>
              <w:left w:val="nil"/>
              <w:bottom w:val="nil"/>
              <w:right w:val="nil"/>
            </w:tcBorders>
            <w:noWrap/>
            <w:vAlign w:val="bottom"/>
            <w:hideMark/>
          </w:tcPr>
          <w:p w14:paraId="1AF507AD"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45342FD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7E1B591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A34A97A"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ANTONIO CRUZ CORDOVA NAKOUZI</w:t>
            </w:r>
          </w:p>
        </w:tc>
        <w:tc>
          <w:tcPr>
            <w:tcW w:w="587" w:type="pct"/>
            <w:tcBorders>
              <w:top w:val="nil"/>
              <w:left w:val="nil"/>
              <w:bottom w:val="nil"/>
              <w:right w:val="nil"/>
            </w:tcBorders>
            <w:noWrap/>
            <w:vAlign w:val="bottom"/>
            <w:hideMark/>
          </w:tcPr>
          <w:p w14:paraId="5156B87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268 </w:t>
            </w:r>
          </w:p>
        </w:tc>
        <w:tc>
          <w:tcPr>
            <w:tcW w:w="677" w:type="pct"/>
            <w:tcBorders>
              <w:top w:val="nil"/>
              <w:left w:val="nil"/>
              <w:bottom w:val="nil"/>
              <w:right w:val="nil"/>
            </w:tcBorders>
            <w:noWrap/>
            <w:vAlign w:val="bottom"/>
            <w:hideMark/>
          </w:tcPr>
          <w:p w14:paraId="06EF6C8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5775022F" w14:textId="77777777">
        <w:trPr>
          <w:trHeight w:val="320"/>
        </w:trPr>
        <w:tc>
          <w:tcPr>
            <w:tcW w:w="1441" w:type="pct"/>
            <w:tcBorders>
              <w:top w:val="nil"/>
              <w:left w:val="nil"/>
              <w:bottom w:val="nil"/>
              <w:right w:val="nil"/>
            </w:tcBorders>
            <w:noWrap/>
            <w:vAlign w:val="bottom"/>
            <w:hideMark/>
          </w:tcPr>
          <w:p w14:paraId="41AD76B6"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36B0072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1A1001C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320B3C9" w14:textId="77777777" w:rsidR="00432ABB" w:rsidRPr="00143B05" w:rsidRDefault="00432ABB">
            <w:pPr>
              <w:spacing w:after="0"/>
              <w:rPr>
                <w:rFonts w:ascii="Calibri" w:hAnsi="Calibri" w:cs="Calibri"/>
                <w:color w:val="000000"/>
              </w:rPr>
            </w:pPr>
            <w:r w:rsidRPr="00143B05">
              <w:rPr>
                <w:rFonts w:ascii="Calibri" w:hAnsi="Calibri" w:cs="Calibri"/>
                <w:color w:val="000000"/>
              </w:rPr>
              <w:t>PACIFIC BLU</w:t>
            </w:r>
          </w:p>
        </w:tc>
        <w:tc>
          <w:tcPr>
            <w:tcW w:w="587" w:type="pct"/>
            <w:tcBorders>
              <w:top w:val="nil"/>
              <w:left w:val="nil"/>
              <w:bottom w:val="nil"/>
              <w:right w:val="nil"/>
            </w:tcBorders>
            <w:noWrap/>
            <w:vAlign w:val="bottom"/>
            <w:hideMark/>
          </w:tcPr>
          <w:p w14:paraId="489E225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67 </w:t>
            </w:r>
          </w:p>
        </w:tc>
        <w:tc>
          <w:tcPr>
            <w:tcW w:w="677" w:type="pct"/>
            <w:tcBorders>
              <w:top w:val="nil"/>
              <w:left w:val="nil"/>
              <w:bottom w:val="nil"/>
              <w:right w:val="nil"/>
            </w:tcBorders>
            <w:noWrap/>
            <w:vAlign w:val="bottom"/>
            <w:hideMark/>
          </w:tcPr>
          <w:p w14:paraId="7597B12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53690418" w14:textId="77777777">
        <w:trPr>
          <w:trHeight w:val="320"/>
        </w:trPr>
        <w:tc>
          <w:tcPr>
            <w:tcW w:w="1441" w:type="pct"/>
            <w:tcBorders>
              <w:top w:val="nil"/>
              <w:left w:val="nil"/>
              <w:bottom w:val="single" w:sz="4" w:space="0" w:color="auto"/>
              <w:right w:val="nil"/>
            </w:tcBorders>
            <w:noWrap/>
            <w:vAlign w:val="bottom"/>
            <w:hideMark/>
          </w:tcPr>
          <w:p w14:paraId="3EE1A236"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single" w:sz="4" w:space="0" w:color="auto"/>
              <w:right w:val="nil"/>
            </w:tcBorders>
            <w:noWrap/>
            <w:vAlign w:val="bottom"/>
            <w:hideMark/>
          </w:tcPr>
          <w:p w14:paraId="7118C2F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5DFD47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58B7EF2A"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ENFEMAR LTDA.</w:t>
            </w:r>
          </w:p>
        </w:tc>
        <w:tc>
          <w:tcPr>
            <w:tcW w:w="587" w:type="pct"/>
            <w:tcBorders>
              <w:top w:val="nil"/>
              <w:left w:val="nil"/>
              <w:bottom w:val="single" w:sz="4" w:space="0" w:color="auto"/>
              <w:right w:val="nil"/>
            </w:tcBorders>
            <w:noWrap/>
            <w:vAlign w:val="bottom"/>
            <w:hideMark/>
          </w:tcPr>
          <w:p w14:paraId="235F15D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335 </w:t>
            </w:r>
          </w:p>
        </w:tc>
        <w:tc>
          <w:tcPr>
            <w:tcW w:w="677" w:type="pct"/>
            <w:tcBorders>
              <w:top w:val="nil"/>
              <w:left w:val="nil"/>
              <w:bottom w:val="single" w:sz="4" w:space="0" w:color="auto"/>
              <w:right w:val="nil"/>
            </w:tcBorders>
            <w:noWrap/>
            <w:vAlign w:val="bottom"/>
            <w:hideMark/>
          </w:tcPr>
          <w:p w14:paraId="11D5D56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3F7E497E" w14:textId="77777777">
        <w:trPr>
          <w:trHeight w:val="320"/>
        </w:trPr>
        <w:tc>
          <w:tcPr>
            <w:tcW w:w="1441" w:type="pct"/>
            <w:tcBorders>
              <w:top w:val="nil"/>
              <w:left w:val="nil"/>
              <w:bottom w:val="nil"/>
              <w:right w:val="nil"/>
            </w:tcBorders>
            <w:noWrap/>
            <w:vAlign w:val="bottom"/>
            <w:hideMark/>
          </w:tcPr>
          <w:p w14:paraId="7ECEFC95" w14:textId="77777777" w:rsidR="00432ABB" w:rsidRPr="00143B05" w:rsidRDefault="00432ABB">
            <w:pPr>
              <w:spacing w:after="0"/>
              <w:rPr>
                <w:rFonts w:ascii="Calibri" w:hAnsi="Calibri" w:cs="Calibri"/>
                <w:color w:val="000000"/>
              </w:rPr>
            </w:pPr>
            <w:r w:rsidRPr="00143B05">
              <w:rPr>
                <w:rFonts w:ascii="Calibri" w:hAnsi="Calibri" w:cs="Calibri"/>
                <w:color w:val="000000"/>
              </w:rPr>
              <w:lastRenderedPageBreak/>
              <w:t>Merluza de tres aletas (41° 28,6 L.S. al Sur)</w:t>
            </w:r>
          </w:p>
        </w:tc>
        <w:tc>
          <w:tcPr>
            <w:tcW w:w="224" w:type="pct"/>
            <w:tcBorders>
              <w:top w:val="nil"/>
              <w:left w:val="nil"/>
              <w:bottom w:val="nil"/>
              <w:right w:val="nil"/>
            </w:tcBorders>
            <w:noWrap/>
            <w:vAlign w:val="bottom"/>
            <w:hideMark/>
          </w:tcPr>
          <w:p w14:paraId="65BCE79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1B0DC20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9D89001"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GRIMAR</w:t>
            </w:r>
          </w:p>
        </w:tc>
        <w:tc>
          <w:tcPr>
            <w:tcW w:w="587" w:type="pct"/>
            <w:tcBorders>
              <w:top w:val="nil"/>
              <w:left w:val="nil"/>
              <w:bottom w:val="nil"/>
              <w:right w:val="nil"/>
            </w:tcBorders>
            <w:noWrap/>
            <w:vAlign w:val="bottom"/>
            <w:hideMark/>
          </w:tcPr>
          <w:p w14:paraId="041968E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149 </w:t>
            </w:r>
          </w:p>
        </w:tc>
        <w:tc>
          <w:tcPr>
            <w:tcW w:w="677" w:type="pct"/>
            <w:tcBorders>
              <w:top w:val="nil"/>
              <w:left w:val="nil"/>
              <w:bottom w:val="nil"/>
              <w:right w:val="nil"/>
            </w:tcBorders>
            <w:noWrap/>
            <w:vAlign w:val="bottom"/>
            <w:hideMark/>
          </w:tcPr>
          <w:p w14:paraId="5DDB41F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4249877D" w14:textId="77777777">
        <w:trPr>
          <w:trHeight w:val="320"/>
        </w:trPr>
        <w:tc>
          <w:tcPr>
            <w:tcW w:w="1441" w:type="pct"/>
            <w:tcBorders>
              <w:top w:val="nil"/>
              <w:left w:val="nil"/>
              <w:bottom w:val="single" w:sz="4" w:space="0" w:color="auto"/>
              <w:right w:val="nil"/>
            </w:tcBorders>
            <w:noWrap/>
            <w:vAlign w:val="bottom"/>
            <w:hideMark/>
          </w:tcPr>
          <w:p w14:paraId="6AD6396B"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 tres aletas (41° 28,6 L.S. al Sur)</w:t>
            </w:r>
          </w:p>
        </w:tc>
        <w:tc>
          <w:tcPr>
            <w:tcW w:w="224" w:type="pct"/>
            <w:tcBorders>
              <w:top w:val="nil"/>
              <w:left w:val="nil"/>
              <w:bottom w:val="single" w:sz="4" w:space="0" w:color="auto"/>
              <w:right w:val="nil"/>
            </w:tcBorders>
            <w:noWrap/>
            <w:vAlign w:val="bottom"/>
            <w:hideMark/>
          </w:tcPr>
          <w:p w14:paraId="3765A52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517C7BC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2FA5D2F2" w14:textId="77777777" w:rsidR="00432ABB" w:rsidRPr="00143B05" w:rsidRDefault="00432ABB">
            <w:pPr>
              <w:spacing w:after="0"/>
              <w:rPr>
                <w:rFonts w:ascii="Calibri" w:hAnsi="Calibri" w:cs="Calibri"/>
                <w:color w:val="000000"/>
              </w:rPr>
            </w:pPr>
            <w:r w:rsidRPr="00143B05">
              <w:rPr>
                <w:rFonts w:ascii="Calibri" w:hAnsi="Calibri" w:cs="Calibri"/>
                <w:color w:val="000000"/>
              </w:rPr>
              <w:t>EMDEPES</w:t>
            </w:r>
          </w:p>
        </w:tc>
        <w:tc>
          <w:tcPr>
            <w:tcW w:w="587" w:type="pct"/>
            <w:tcBorders>
              <w:top w:val="nil"/>
              <w:left w:val="nil"/>
              <w:bottom w:val="single" w:sz="4" w:space="0" w:color="auto"/>
              <w:right w:val="nil"/>
            </w:tcBorders>
            <w:noWrap/>
            <w:vAlign w:val="bottom"/>
            <w:hideMark/>
          </w:tcPr>
          <w:p w14:paraId="079A4A3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149 </w:t>
            </w:r>
          </w:p>
        </w:tc>
        <w:tc>
          <w:tcPr>
            <w:tcW w:w="677" w:type="pct"/>
            <w:tcBorders>
              <w:top w:val="nil"/>
              <w:left w:val="nil"/>
              <w:bottom w:val="single" w:sz="4" w:space="0" w:color="auto"/>
              <w:right w:val="nil"/>
            </w:tcBorders>
            <w:noWrap/>
            <w:vAlign w:val="bottom"/>
            <w:hideMark/>
          </w:tcPr>
          <w:p w14:paraId="451E9BB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20DFE29B" w14:textId="77777777">
        <w:trPr>
          <w:trHeight w:val="320"/>
        </w:trPr>
        <w:tc>
          <w:tcPr>
            <w:tcW w:w="1441" w:type="pct"/>
            <w:tcBorders>
              <w:top w:val="nil"/>
              <w:left w:val="nil"/>
              <w:bottom w:val="nil"/>
              <w:right w:val="nil"/>
            </w:tcBorders>
            <w:noWrap/>
            <w:vAlign w:val="bottom"/>
            <w:hideMark/>
          </w:tcPr>
          <w:p w14:paraId="19DF9A7B"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323632E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644AC58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23893D3D"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w:t>
            </w:r>
          </w:p>
        </w:tc>
        <w:tc>
          <w:tcPr>
            <w:tcW w:w="587" w:type="pct"/>
            <w:tcBorders>
              <w:top w:val="nil"/>
              <w:left w:val="nil"/>
              <w:bottom w:val="nil"/>
              <w:right w:val="nil"/>
            </w:tcBorders>
            <w:noWrap/>
            <w:vAlign w:val="bottom"/>
            <w:hideMark/>
          </w:tcPr>
          <w:p w14:paraId="62FF1B8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86 </w:t>
            </w:r>
          </w:p>
        </w:tc>
        <w:tc>
          <w:tcPr>
            <w:tcW w:w="677" w:type="pct"/>
            <w:tcBorders>
              <w:top w:val="nil"/>
              <w:left w:val="nil"/>
              <w:bottom w:val="nil"/>
              <w:right w:val="nil"/>
            </w:tcBorders>
            <w:noWrap/>
            <w:vAlign w:val="bottom"/>
            <w:hideMark/>
          </w:tcPr>
          <w:p w14:paraId="6FD0307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027F2AF1" w14:textId="77777777">
        <w:trPr>
          <w:trHeight w:val="320"/>
        </w:trPr>
        <w:tc>
          <w:tcPr>
            <w:tcW w:w="1441" w:type="pct"/>
            <w:tcBorders>
              <w:top w:val="nil"/>
              <w:left w:val="nil"/>
              <w:bottom w:val="nil"/>
              <w:right w:val="nil"/>
            </w:tcBorders>
            <w:noWrap/>
            <w:vAlign w:val="bottom"/>
            <w:hideMark/>
          </w:tcPr>
          <w:p w14:paraId="48050F94"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05336E3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2119135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5A06FF9D" w14:textId="77777777" w:rsidR="00432ABB" w:rsidRPr="00143B05" w:rsidRDefault="00432ABB">
            <w:pPr>
              <w:spacing w:after="0"/>
              <w:rPr>
                <w:rFonts w:ascii="Calibri" w:hAnsi="Calibri" w:cs="Calibri"/>
                <w:color w:val="000000"/>
              </w:rPr>
            </w:pPr>
            <w:r w:rsidRPr="00143B05">
              <w:rPr>
                <w:rFonts w:ascii="Calibri" w:hAnsi="Calibri" w:cs="Calibri"/>
                <w:color w:val="000000"/>
              </w:rPr>
              <w:t>EMDEPES</w:t>
            </w:r>
          </w:p>
        </w:tc>
        <w:tc>
          <w:tcPr>
            <w:tcW w:w="587" w:type="pct"/>
            <w:tcBorders>
              <w:top w:val="nil"/>
              <w:left w:val="nil"/>
              <w:bottom w:val="nil"/>
              <w:right w:val="nil"/>
            </w:tcBorders>
            <w:noWrap/>
            <w:vAlign w:val="bottom"/>
            <w:hideMark/>
          </w:tcPr>
          <w:p w14:paraId="5989072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86 </w:t>
            </w:r>
          </w:p>
        </w:tc>
        <w:tc>
          <w:tcPr>
            <w:tcW w:w="677" w:type="pct"/>
            <w:tcBorders>
              <w:top w:val="nil"/>
              <w:left w:val="nil"/>
              <w:bottom w:val="nil"/>
              <w:right w:val="nil"/>
            </w:tcBorders>
            <w:noWrap/>
            <w:vAlign w:val="bottom"/>
            <w:hideMark/>
          </w:tcPr>
          <w:p w14:paraId="78E4F45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4AB0647B" w14:textId="77777777">
        <w:trPr>
          <w:trHeight w:val="320"/>
        </w:trPr>
        <w:tc>
          <w:tcPr>
            <w:tcW w:w="1441" w:type="pct"/>
            <w:tcBorders>
              <w:top w:val="nil"/>
              <w:left w:val="nil"/>
              <w:bottom w:val="single" w:sz="4" w:space="0" w:color="auto"/>
              <w:right w:val="nil"/>
            </w:tcBorders>
            <w:noWrap/>
            <w:vAlign w:val="bottom"/>
            <w:hideMark/>
          </w:tcPr>
          <w:p w14:paraId="639F17F8"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single" w:sz="4" w:space="0" w:color="auto"/>
              <w:right w:val="nil"/>
            </w:tcBorders>
            <w:noWrap/>
            <w:vAlign w:val="bottom"/>
            <w:hideMark/>
          </w:tcPr>
          <w:p w14:paraId="69677CA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42270C2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6F0A386A"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GRIMAR S.A.</w:t>
            </w:r>
          </w:p>
        </w:tc>
        <w:tc>
          <w:tcPr>
            <w:tcW w:w="587" w:type="pct"/>
            <w:tcBorders>
              <w:top w:val="nil"/>
              <w:left w:val="nil"/>
              <w:bottom w:val="single" w:sz="4" w:space="0" w:color="auto"/>
              <w:right w:val="nil"/>
            </w:tcBorders>
            <w:noWrap/>
            <w:vAlign w:val="bottom"/>
            <w:hideMark/>
          </w:tcPr>
          <w:p w14:paraId="76232B3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43 </w:t>
            </w:r>
          </w:p>
        </w:tc>
        <w:tc>
          <w:tcPr>
            <w:tcW w:w="677" w:type="pct"/>
            <w:tcBorders>
              <w:top w:val="nil"/>
              <w:left w:val="nil"/>
              <w:bottom w:val="single" w:sz="4" w:space="0" w:color="auto"/>
              <w:right w:val="nil"/>
            </w:tcBorders>
            <w:noWrap/>
            <w:vAlign w:val="bottom"/>
            <w:hideMark/>
          </w:tcPr>
          <w:p w14:paraId="3E3D248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2F763D94" w14:textId="77777777">
        <w:trPr>
          <w:trHeight w:val="320"/>
        </w:trPr>
        <w:tc>
          <w:tcPr>
            <w:tcW w:w="1441" w:type="pct"/>
            <w:tcBorders>
              <w:top w:val="nil"/>
              <w:left w:val="nil"/>
              <w:bottom w:val="nil"/>
              <w:right w:val="nil"/>
            </w:tcBorders>
            <w:noWrap/>
            <w:vAlign w:val="bottom"/>
            <w:hideMark/>
          </w:tcPr>
          <w:p w14:paraId="6C0B970D"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nil"/>
              <w:right w:val="nil"/>
            </w:tcBorders>
            <w:noWrap/>
            <w:vAlign w:val="bottom"/>
            <w:hideMark/>
          </w:tcPr>
          <w:p w14:paraId="13AEBBC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31672E2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E61FB49"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 VALLEJOS</w:t>
            </w:r>
          </w:p>
        </w:tc>
        <w:tc>
          <w:tcPr>
            <w:tcW w:w="587" w:type="pct"/>
            <w:tcBorders>
              <w:top w:val="nil"/>
              <w:left w:val="nil"/>
              <w:bottom w:val="nil"/>
              <w:right w:val="nil"/>
            </w:tcBorders>
            <w:noWrap/>
            <w:vAlign w:val="bottom"/>
            <w:hideMark/>
          </w:tcPr>
          <w:p w14:paraId="6FF2020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55 </w:t>
            </w:r>
          </w:p>
        </w:tc>
        <w:tc>
          <w:tcPr>
            <w:tcW w:w="677" w:type="pct"/>
            <w:tcBorders>
              <w:top w:val="nil"/>
              <w:left w:val="nil"/>
              <w:bottom w:val="nil"/>
              <w:right w:val="nil"/>
            </w:tcBorders>
            <w:noWrap/>
            <w:vAlign w:val="bottom"/>
            <w:hideMark/>
          </w:tcPr>
          <w:p w14:paraId="3245811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10FFB798" w14:textId="77777777">
        <w:trPr>
          <w:trHeight w:val="320"/>
        </w:trPr>
        <w:tc>
          <w:tcPr>
            <w:tcW w:w="1441" w:type="pct"/>
            <w:tcBorders>
              <w:top w:val="nil"/>
              <w:left w:val="nil"/>
              <w:bottom w:val="nil"/>
              <w:right w:val="nil"/>
            </w:tcBorders>
            <w:noWrap/>
            <w:vAlign w:val="bottom"/>
            <w:hideMark/>
          </w:tcPr>
          <w:p w14:paraId="662511A8"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nil"/>
              <w:right w:val="nil"/>
            </w:tcBorders>
            <w:noWrap/>
            <w:vAlign w:val="bottom"/>
            <w:hideMark/>
          </w:tcPr>
          <w:p w14:paraId="372351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nil"/>
              <w:right w:val="nil"/>
            </w:tcBorders>
            <w:noWrap/>
            <w:vAlign w:val="bottom"/>
            <w:hideMark/>
          </w:tcPr>
          <w:p w14:paraId="60F650B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483E2E2" w14:textId="77777777" w:rsidR="00432ABB" w:rsidRPr="00143B05" w:rsidRDefault="00432ABB">
            <w:pPr>
              <w:spacing w:after="0"/>
              <w:rPr>
                <w:rFonts w:ascii="Calibri" w:hAnsi="Calibri" w:cs="Calibri"/>
                <w:color w:val="000000"/>
              </w:rPr>
            </w:pPr>
            <w:r w:rsidRPr="00143B05">
              <w:rPr>
                <w:rFonts w:ascii="Calibri" w:hAnsi="Calibri" w:cs="Calibri"/>
                <w:color w:val="000000"/>
              </w:rPr>
              <w:t>EMDEPES</w:t>
            </w:r>
          </w:p>
        </w:tc>
        <w:tc>
          <w:tcPr>
            <w:tcW w:w="587" w:type="pct"/>
            <w:tcBorders>
              <w:top w:val="nil"/>
              <w:left w:val="nil"/>
              <w:bottom w:val="nil"/>
              <w:right w:val="nil"/>
            </w:tcBorders>
            <w:noWrap/>
            <w:vAlign w:val="bottom"/>
            <w:hideMark/>
          </w:tcPr>
          <w:p w14:paraId="32A3E6D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55 </w:t>
            </w:r>
          </w:p>
        </w:tc>
        <w:tc>
          <w:tcPr>
            <w:tcW w:w="677" w:type="pct"/>
            <w:tcBorders>
              <w:top w:val="nil"/>
              <w:left w:val="nil"/>
              <w:bottom w:val="nil"/>
              <w:right w:val="nil"/>
            </w:tcBorders>
            <w:noWrap/>
            <w:vAlign w:val="bottom"/>
            <w:hideMark/>
          </w:tcPr>
          <w:p w14:paraId="54DBD82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646CA7EF" w14:textId="77777777">
        <w:trPr>
          <w:trHeight w:val="320"/>
        </w:trPr>
        <w:tc>
          <w:tcPr>
            <w:tcW w:w="1441" w:type="pct"/>
            <w:tcBorders>
              <w:top w:val="nil"/>
              <w:left w:val="nil"/>
              <w:bottom w:val="single" w:sz="4" w:space="0" w:color="auto"/>
              <w:right w:val="nil"/>
            </w:tcBorders>
            <w:noWrap/>
            <w:vAlign w:val="bottom"/>
            <w:hideMark/>
          </w:tcPr>
          <w:p w14:paraId="3D3305E1"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single" w:sz="4" w:space="0" w:color="auto"/>
              <w:right w:val="nil"/>
            </w:tcBorders>
            <w:noWrap/>
            <w:vAlign w:val="bottom"/>
            <w:hideMark/>
          </w:tcPr>
          <w:p w14:paraId="6975636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2019</w:t>
            </w:r>
          </w:p>
        </w:tc>
        <w:tc>
          <w:tcPr>
            <w:tcW w:w="452" w:type="pct"/>
            <w:tcBorders>
              <w:top w:val="nil"/>
              <w:left w:val="nil"/>
              <w:bottom w:val="single" w:sz="4" w:space="0" w:color="auto"/>
              <w:right w:val="nil"/>
            </w:tcBorders>
            <w:noWrap/>
            <w:vAlign w:val="bottom"/>
            <w:hideMark/>
          </w:tcPr>
          <w:p w14:paraId="5773380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7A38C3DF" w14:textId="77777777" w:rsidR="00432ABB" w:rsidRPr="00143B05" w:rsidRDefault="00432ABB">
            <w:pPr>
              <w:spacing w:after="0"/>
              <w:rPr>
                <w:rFonts w:ascii="Calibri" w:hAnsi="Calibri" w:cs="Calibri"/>
                <w:color w:val="000000"/>
              </w:rPr>
            </w:pPr>
            <w:r w:rsidRPr="00143B05">
              <w:rPr>
                <w:rFonts w:ascii="Calibri" w:hAnsi="Calibri" w:cs="Calibri"/>
                <w:color w:val="000000"/>
              </w:rPr>
              <w:t>DERIS S.A.</w:t>
            </w:r>
          </w:p>
        </w:tc>
        <w:tc>
          <w:tcPr>
            <w:tcW w:w="587" w:type="pct"/>
            <w:tcBorders>
              <w:top w:val="nil"/>
              <w:left w:val="nil"/>
              <w:bottom w:val="single" w:sz="4" w:space="0" w:color="auto"/>
              <w:right w:val="nil"/>
            </w:tcBorders>
            <w:noWrap/>
            <w:vAlign w:val="bottom"/>
            <w:hideMark/>
          </w:tcPr>
          <w:p w14:paraId="6EBF3AB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28 </w:t>
            </w:r>
          </w:p>
        </w:tc>
        <w:tc>
          <w:tcPr>
            <w:tcW w:w="677" w:type="pct"/>
            <w:tcBorders>
              <w:top w:val="nil"/>
              <w:left w:val="nil"/>
              <w:bottom w:val="single" w:sz="4" w:space="0" w:color="auto"/>
              <w:right w:val="nil"/>
            </w:tcBorders>
            <w:noWrap/>
            <w:vAlign w:val="bottom"/>
            <w:hideMark/>
          </w:tcPr>
          <w:p w14:paraId="393C96A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730004B5" w14:textId="77777777">
        <w:trPr>
          <w:trHeight w:val="320"/>
        </w:trPr>
        <w:tc>
          <w:tcPr>
            <w:tcW w:w="1441" w:type="pct"/>
            <w:tcBorders>
              <w:top w:val="nil"/>
              <w:left w:val="nil"/>
              <w:bottom w:val="nil"/>
              <w:right w:val="nil"/>
            </w:tcBorders>
            <w:noWrap/>
            <w:vAlign w:val="bottom"/>
            <w:hideMark/>
          </w:tcPr>
          <w:p w14:paraId="3773742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633C17C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1369AAD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7CC3A72" w14:textId="77777777" w:rsidR="00432ABB" w:rsidRPr="00143B05" w:rsidRDefault="00432ABB">
            <w:pPr>
              <w:spacing w:after="0"/>
              <w:rPr>
                <w:rFonts w:ascii="Calibri" w:hAnsi="Calibri" w:cs="Calibri"/>
                <w:color w:val="000000"/>
              </w:rPr>
            </w:pPr>
            <w:r w:rsidRPr="00143B05">
              <w:rPr>
                <w:rFonts w:ascii="Calibri" w:hAnsi="Calibri" w:cs="Calibri"/>
                <w:color w:val="000000"/>
              </w:rPr>
              <w:t>Arica Seafoods Producer S.A.</w:t>
            </w:r>
          </w:p>
        </w:tc>
        <w:tc>
          <w:tcPr>
            <w:tcW w:w="587" w:type="pct"/>
            <w:tcBorders>
              <w:top w:val="nil"/>
              <w:left w:val="nil"/>
              <w:bottom w:val="nil"/>
              <w:right w:val="nil"/>
            </w:tcBorders>
            <w:noWrap/>
            <w:vAlign w:val="bottom"/>
            <w:hideMark/>
          </w:tcPr>
          <w:p w14:paraId="50EB0BA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8,368 </w:t>
            </w:r>
          </w:p>
        </w:tc>
        <w:tc>
          <w:tcPr>
            <w:tcW w:w="677" w:type="pct"/>
            <w:tcBorders>
              <w:top w:val="nil"/>
              <w:left w:val="nil"/>
              <w:bottom w:val="nil"/>
              <w:right w:val="nil"/>
            </w:tcBorders>
            <w:noWrap/>
            <w:vAlign w:val="bottom"/>
            <w:hideMark/>
          </w:tcPr>
          <w:p w14:paraId="642B7A4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8</w:t>
            </w:r>
          </w:p>
        </w:tc>
      </w:tr>
      <w:tr w:rsidR="00432ABB" w:rsidRPr="00143B05" w14:paraId="71E5D266" w14:textId="77777777">
        <w:trPr>
          <w:trHeight w:val="320"/>
        </w:trPr>
        <w:tc>
          <w:tcPr>
            <w:tcW w:w="1441" w:type="pct"/>
            <w:tcBorders>
              <w:top w:val="nil"/>
              <w:left w:val="nil"/>
              <w:bottom w:val="nil"/>
              <w:right w:val="nil"/>
            </w:tcBorders>
            <w:noWrap/>
            <w:vAlign w:val="bottom"/>
            <w:hideMark/>
          </w:tcPr>
          <w:p w14:paraId="62C1960D"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37A66C2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068F0E0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91AB6F4" w14:textId="77777777" w:rsidR="00432ABB" w:rsidRPr="00143B05" w:rsidRDefault="00432ABB">
            <w:pPr>
              <w:spacing w:after="0"/>
              <w:rPr>
                <w:rFonts w:ascii="Calibri" w:hAnsi="Calibri" w:cs="Calibri"/>
                <w:color w:val="000000"/>
              </w:rPr>
            </w:pPr>
            <w:r w:rsidRPr="00143B05">
              <w:rPr>
                <w:rFonts w:ascii="Calibri" w:hAnsi="Calibri" w:cs="Calibri"/>
                <w:color w:val="000000"/>
              </w:rPr>
              <w:t>Francisco Hernandez Palacios Pesca E.I.R.L. Ltda.</w:t>
            </w:r>
          </w:p>
        </w:tc>
        <w:tc>
          <w:tcPr>
            <w:tcW w:w="587" w:type="pct"/>
            <w:tcBorders>
              <w:top w:val="nil"/>
              <w:left w:val="nil"/>
              <w:bottom w:val="nil"/>
              <w:right w:val="nil"/>
            </w:tcBorders>
            <w:noWrap/>
            <w:vAlign w:val="bottom"/>
            <w:hideMark/>
          </w:tcPr>
          <w:p w14:paraId="50E98B4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930 </w:t>
            </w:r>
          </w:p>
        </w:tc>
        <w:tc>
          <w:tcPr>
            <w:tcW w:w="677" w:type="pct"/>
            <w:tcBorders>
              <w:top w:val="nil"/>
              <w:left w:val="nil"/>
              <w:bottom w:val="nil"/>
              <w:right w:val="nil"/>
            </w:tcBorders>
            <w:noWrap/>
            <w:vAlign w:val="bottom"/>
            <w:hideMark/>
          </w:tcPr>
          <w:p w14:paraId="2A90039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6CE890F8" w14:textId="77777777">
        <w:trPr>
          <w:trHeight w:val="320"/>
        </w:trPr>
        <w:tc>
          <w:tcPr>
            <w:tcW w:w="1441" w:type="pct"/>
            <w:tcBorders>
              <w:top w:val="nil"/>
              <w:left w:val="nil"/>
              <w:bottom w:val="nil"/>
              <w:right w:val="nil"/>
            </w:tcBorders>
            <w:noWrap/>
            <w:vAlign w:val="bottom"/>
            <w:hideMark/>
          </w:tcPr>
          <w:p w14:paraId="18C59582"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nil"/>
              <w:right w:val="nil"/>
            </w:tcBorders>
            <w:noWrap/>
            <w:vAlign w:val="bottom"/>
            <w:hideMark/>
          </w:tcPr>
          <w:p w14:paraId="6F0558D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3B2E2E4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5B27BDC" w14:textId="77777777" w:rsidR="00432ABB" w:rsidRPr="00143B05" w:rsidRDefault="00432ABB">
            <w:pPr>
              <w:spacing w:after="0"/>
              <w:rPr>
                <w:rFonts w:ascii="Calibri" w:hAnsi="Calibri" w:cs="Calibri"/>
                <w:color w:val="000000"/>
              </w:rPr>
            </w:pPr>
            <w:r w:rsidRPr="00143B05">
              <w:rPr>
                <w:rFonts w:ascii="Calibri" w:hAnsi="Calibri" w:cs="Calibri"/>
                <w:color w:val="000000"/>
              </w:rPr>
              <w:t>Comercial José Martin de la Vega E.I.R.L.</w:t>
            </w:r>
          </w:p>
        </w:tc>
        <w:tc>
          <w:tcPr>
            <w:tcW w:w="587" w:type="pct"/>
            <w:tcBorders>
              <w:top w:val="nil"/>
              <w:left w:val="nil"/>
              <w:bottom w:val="nil"/>
              <w:right w:val="nil"/>
            </w:tcBorders>
            <w:noWrap/>
            <w:vAlign w:val="bottom"/>
            <w:hideMark/>
          </w:tcPr>
          <w:p w14:paraId="5B46A2D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4,649 </w:t>
            </w:r>
          </w:p>
        </w:tc>
        <w:tc>
          <w:tcPr>
            <w:tcW w:w="677" w:type="pct"/>
            <w:tcBorders>
              <w:top w:val="nil"/>
              <w:left w:val="nil"/>
              <w:bottom w:val="nil"/>
              <w:right w:val="nil"/>
            </w:tcBorders>
            <w:noWrap/>
            <w:vAlign w:val="bottom"/>
            <w:hideMark/>
          </w:tcPr>
          <w:p w14:paraId="3FE26FD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566876B4" w14:textId="77777777">
        <w:trPr>
          <w:trHeight w:val="320"/>
        </w:trPr>
        <w:tc>
          <w:tcPr>
            <w:tcW w:w="1441" w:type="pct"/>
            <w:tcBorders>
              <w:top w:val="nil"/>
              <w:left w:val="nil"/>
              <w:bottom w:val="single" w:sz="4" w:space="0" w:color="auto"/>
              <w:right w:val="nil"/>
            </w:tcBorders>
            <w:noWrap/>
            <w:vAlign w:val="bottom"/>
            <w:hideMark/>
          </w:tcPr>
          <w:p w14:paraId="310E7773"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(XV - II Región)</w:t>
            </w:r>
          </w:p>
        </w:tc>
        <w:tc>
          <w:tcPr>
            <w:tcW w:w="224" w:type="pct"/>
            <w:tcBorders>
              <w:top w:val="nil"/>
              <w:left w:val="nil"/>
              <w:bottom w:val="single" w:sz="4" w:space="0" w:color="auto"/>
              <w:right w:val="nil"/>
            </w:tcBorders>
            <w:noWrap/>
            <w:vAlign w:val="bottom"/>
            <w:hideMark/>
          </w:tcPr>
          <w:p w14:paraId="13094C4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66BFD69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68978145" w14:textId="77777777" w:rsidR="00432ABB" w:rsidRPr="00143B05" w:rsidRDefault="00432ABB">
            <w:pPr>
              <w:spacing w:after="0"/>
              <w:rPr>
                <w:rFonts w:ascii="Calibri" w:hAnsi="Calibri" w:cs="Calibri"/>
                <w:color w:val="000000"/>
              </w:rPr>
            </w:pPr>
            <w:r w:rsidRPr="00143B05">
              <w:rPr>
                <w:rFonts w:ascii="Calibri" w:hAnsi="Calibri" w:cs="Calibri"/>
                <w:color w:val="000000"/>
              </w:rPr>
              <w:t>Camanchaca S.A.</w:t>
            </w:r>
          </w:p>
        </w:tc>
        <w:tc>
          <w:tcPr>
            <w:tcW w:w="587" w:type="pct"/>
            <w:tcBorders>
              <w:top w:val="nil"/>
              <w:left w:val="nil"/>
              <w:bottom w:val="single" w:sz="4" w:space="0" w:color="auto"/>
              <w:right w:val="nil"/>
            </w:tcBorders>
            <w:noWrap/>
            <w:vAlign w:val="bottom"/>
            <w:hideMark/>
          </w:tcPr>
          <w:p w14:paraId="174712E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9,298 </w:t>
            </w:r>
          </w:p>
        </w:tc>
        <w:tc>
          <w:tcPr>
            <w:tcW w:w="677" w:type="pct"/>
            <w:tcBorders>
              <w:top w:val="nil"/>
              <w:left w:val="nil"/>
              <w:bottom w:val="single" w:sz="4" w:space="0" w:color="auto"/>
              <w:right w:val="nil"/>
            </w:tcBorders>
            <w:noWrap/>
            <w:vAlign w:val="bottom"/>
            <w:hideMark/>
          </w:tcPr>
          <w:p w14:paraId="1CADE64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462C51E8" w14:textId="77777777">
        <w:trPr>
          <w:trHeight w:val="320"/>
        </w:trPr>
        <w:tc>
          <w:tcPr>
            <w:tcW w:w="1441" w:type="pct"/>
            <w:tcBorders>
              <w:top w:val="nil"/>
              <w:left w:val="nil"/>
              <w:bottom w:val="nil"/>
              <w:right w:val="nil"/>
            </w:tcBorders>
            <w:noWrap/>
            <w:vAlign w:val="bottom"/>
            <w:hideMark/>
          </w:tcPr>
          <w:p w14:paraId="009EBEB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65075ED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66CDB78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D0639B6" w14:textId="77777777" w:rsidR="00432ABB" w:rsidRPr="00143B05" w:rsidRDefault="00432ABB">
            <w:pPr>
              <w:spacing w:after="0"/>
              <w:rPr>
                <w:rFonts w:ascii="Calibri" w:hAnsi="Calibri" w:cs="Calibri"/>
                <w:color w:val="000000"/>
              </w:rPr>
            </w:pPr>
            <w:r w:rsidRPr="00143B05">
              <w:rPr>
                <w:rFonts w:ascii="Calibri" w:hAnsi="Calibri" w:cs="Calibri"/>
                <w:color w:val="000000"/>
              </w:rPr>
              <w:t>Sandra Gajardo Palma</w:t>
            </w:r>
          </w:p>
        </w:tc>
        <w:tc>
          <w:tcPr>
            <w:tcW w:w="587" w:type="pct"/>
            <w:tcBorders>
              <w:top w:val="nil"/>
              <w:left w:val="nil"/>
              <w:bottom w:val="nil"/>
              <w:right w:val="nil"/>
            </w:tcBorders>
            <w:noWrap/>
            <w:vAlign w:val="bottom"/>
            <w:hideMark/>
          </w:tcPr>
          <w:p w14:paraId="72E0F77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181 </w:t>
            </w:r>
          </w:p>
        </w:tc>
        <w:tc>
          <w:tcPr>
            <w:tcW w:w="677" w:type="pct"/>
            <w:tcBorders>
              <w:top w:val="nil"/>
              <w:left w:val="nil"/>
              <w:bottom w:val="nil"/>
              <w:right w:val="nil"/>
            </w:tcBorders>
            <w:noWrap/>
            <w:vAlign w:val="bottom"/>
            <w:hideMark/>
          </w:tcPr>
          <w:p w14:paraId="3B83B10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0D7DAC65" w14:textId="77777777">
        <w:trPr>
          <w:trHeight w:val="320"/>
        </w:trPr>
        <w:tc>
          <w:tcPr>
            <w:tcW w:w="1441" w:type="pct"/>
            <w:tcBorders>
              <w:top w:val="nil"/>
              <w:left w:val="nil"/>
              <w:bottom w:val="nil"/>
              <w:right w:val="nil"/>
            </w:tcBorders>
            <w:noWrap/>
            <w:vAlign w:val="bottom"/>
            <w:hideMark/>
          </w:tcPr>
          <w:p w14:paraId="2D4F19BC"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4E9AFCB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2ADDD3E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B16C2BF" w14:textId="77777777" w:rsidR="00432ABB" w:rsidRPr="00143B05" w:rsidRDefault="00432ABB">
            <w:pPr>
              <w:spacing w:after="0"/>
              <w:rPr>
                <w:rFonts w:ascii="Calibri" w:hAnsi="Calibri" w:cs="Calibri"/>
                <w:color w:val="000000"/>
              </w:rPr>
            </w:pPr>
            <w:r w:rsidRPr="00143B05">
              <w:rPr>
                <w:rFonts w:ascii="Calibri" w:hAnsi="Calibri" w:cs="Calibri"/>
                <w:color w:val="000000"/>
              </w:rPr>
              <w:t>Cristian Silva Lorca</w:t>
            </w:r>
          </w:p>
        </w:tc>
        <w:tc>
          <w:tcPr>
            <w:tcW w:w="587" w:type="pct"/>
            <w:tcBorders>
              <w:top w:val="nil"/>
              <w:left w:val="nil"/>
              <w:bottom w:val="nil"/>
              <w:right w:val="nil"/>
            </w:tcBorders>
            <w:noWrap/>
            <w:vAlign w:val="bottom"/>
            <w:hideMark/>
          </w:tcPr>
          <w:p w14:paraId="5339E8F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657 </w:t>
            </w:r>
          </w:p>
        </w:tc>
        <w:tc>
          <w:tcPr>
            <w:tcW w:w="677" w:type="pct"/>
            <w:tcBorders>
              <w:top w:val="nil"/>
              <w:left w:val="nil"/>
              <w:bottom w:val="nil"/>
              <w:right w:val="nil"/>
            </w:tcBorders>
            <w:noWrap/>
            <w:vAlign w:val="bottom"/>
            <w:hideMark/>
          </w:tcPr>
          <w:p w14:paraId="6FAAFB7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52321ADD" w14:textId="77777777">
        <w:trPr>
          <w:trHeight w:val="320"/>
        </w:trPr>
        <w:tc>
          <w:tcPr>
            <w:tcW w:w="1441" w:type="pct"/>
            <w:tcBorders>
              <w:top w:val="nil"/>
              <w:left w:val="nil"/>
              <w:bottom w:val="nil"/>
              <w:right w:val="nil"/>
            </w:tcBorders>
            <w:noWrap/>
            <w:vAlign w:val="bottom"/>
            <w:hideMark/>
          </w:tcPr>
          <w:p w14:paraId="294B5FF5"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4BACF57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4552EB8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92213C0" w14:textId="77777777" w:rsidR="00432ABB" w:rsidRPr="00143B05" w:rsidRDefault="00432ABB">
            <w:pPr>
              <w:spacing w:after="0"/>
              <w:rPr>
                <w:rFonts w:ascii="Calibri" w:hAnsi="Calibri" w:cs="Calibri"/>
                <w:color w:val="000000"/>
              </w:rPr>
            </w:pPr>
            <w:r w:rsidRPr="00143B05">
              <w:rPr>
                <w:rFonts w:ascii="Calibri" w:hAnsi="Calibri" w:cs="Calibri"/>
                <w:color w:val="000000"/>
              </w:rPr>
              <w:t>Raul Monsalve Cisternas</w:t>
            </w:r>
          </w:p>
        </w:tc>
        <w:tc>
          <w:tcPr>
            <w:tcW w:w="587" w:type="pct"/>
            <w:tcBorders>
              <w:top w:val="nil"/>
              <w:left w:val="nil"/>
              <w:bottom w:val="nil"/>
              <w:right w:val="nil"/>
            </w:tcBorders>
            <w:noWrap/>
            <w:vAlign w:val="bottom"/>
            <w:hideMark/>
          </w:tcPr>
          <w:p w14:paraId="4B5C7CB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181 </w:t>
            </w:r>
          </w:p>
        </w:tc>
        <w:tc>
          <w:tcPr>
            <w:tcW w:w="677" w:type="pct"/>
            <w:tcBorders>
              <w:top w:val="nil"/>
              <w:left w:val="nil"/>
              <w:bottom w:val="nil"/>
              <w:right w:val="nil"/>
            </w:tcBorders>
            <w:noWrap/>
            <w:vAlign w:val="bottom"/>
            <w:hideMark/>
          </w:tcPr>
          <w:p w14:paraId="3628B19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459D45A7" w14:textId="77777777">
        <w:trPr>
          <w:trHeight w:val="320"/>
        </w:trPr>
        <w:tc>
          <w:tcPr>
            <w:tcW w:w="1441" w:type="pct"/>
            <w:tcBorders>
              <w:top w:val="nil"/>
              <w:left w:val="nil"/>
              <w:bottom w:val="nil"/>
              <w:right w:val="nil"/>
            </w:tcBorders>
            <w:noWrap/>
            <w:vAlign w:val="bottom"/>
            <w:hideMark/>
          </w:tcPr>
          <w:p w14:paraId="673D79C8"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3C75E44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11C2F32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EF6C89A" w14:textId="77777777" w:rsidR="00432ABB" w:rsidRPr="00143B05" w:rsidRDefault="00432ABB">
            <w:pPr>
              <w:spacing w:after="0"/>
              <w:rPr>
                <w:rFonts w:ascii="Calibri" w:hAnsi="Calibri" w:cs="Calibri"/>
                <w:color w:val="000000"/>
              </w:rPr>
            </w:pPr>
            <w:r w:rsidRPr="00143B05">
              <w:rPr>
                <w:rFonts w:ascii="Calibri" w:hAnsi="Calibri" w:cs="Calibri"/>
                <w:color w:val="000000"/>
              </w:rPr>
              <w:t>Sociedad Pesquera al sur de la Isla Ltda.</w:t>
            </w:r>
          </w:p>
        </w:tc>
        <w:tc>
          <w:tcPr>
            <w:tcW w:w="587" w:type="pct"/>
            <w:tcBorders>
              <w:top w:val="nil"/>
              <w:left w:val="nil"/>
              <w:bottom w:val="nil"/>
              <w:right w:val="nil"/>
            </w:tcBorders>
            <w:noWrap/>
            <w:vAlign w:val="bottom"/>
            <w:hideMark/>
          </w:tcPr>
          <w:p w14:paraId="5C7AA6F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113 </w:t>
            </w:r>
          </w:p>
        </w:tc>
        <w:tc>
          <w:tcPr>
            <w:tcW w:w="677" w:type="pct"/>
            <w:tcBorders>
              <w:top w:val="nil"/>
              <w:left w:val="nil"/>
              <w:bottom w:val="nil"/>
              <w:right w:val="nil"/>
            </w:tcBorders>
            <w:noWrap/>
            <w:vAlign w:val="bottom"/>
            <w:hideMark/>
          </w:tcPr>
          <w:p w14:paraId="6863541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9E9B8B1" w14:textId="77777777">
        <w:trPr>
          <w:trHeight w:val="320"/>
        </w:trPr>
        <w:tc>
          <w:tcPr>
            <w:tcW w:w="1441" w:type="pct"/>
            <w:tcBorders>
              <w:top w:val="nil"/>
              <w:left w:val="nil"/>
              <w:bottom w:val="nil"/>
              <w:right w:val="nil"/>
            </w:tcBorders>
            <w:noWrap/>
            <w:vAlign w:val="bottom"/>
            <w:hideMark/>
          </w:tcPr>
          <w:p w14:paraId="3D85EEF6"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562D1E4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1BF015A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47BDC3E" w14:textId="77777777" w:rsidR="00432ABB" w:rsidRPr="00143B05" w:rsidRDefault="00432ABB">
            <w:pPr>
              <w:spacing w:after="0"/>
              <w:rPr>
                <w:rFonts w:ascii="Calibri" w:hAnsi="Calibri" w:cs="Calibri"/>
                <w:color w:val="000000"/>
              </w:rPr>
            </w:pPr>
            <w:r w:rsidRPr="00143B05">
              <w:rPr>
                <w:rFonts w:ascii="Calibri" w:hAnsi="Calibri" w:cs="Calibri"/>
                <w:color w:val="000000"/>
              </w:rPr>
              <w:t>Alfonso Lepe Robles</w:t>
            </w:r>
          </w:p>
        </w:tc>
        <w:tc>
          <w:tcPr>
            <w:tcW w:w="587" w:type="pct"/>
            <w:tcBorders>
              <w:top w:val="nil"/>
              <w:left w:val="nil"/>
              <w:bottom w:val="nil"/>
              <w:right w:val="nil"/>
            </w:tcBorders>
            <w:noWrap/>
            <w:vAlign w:val="bottom"/>
            <w:hideMark/>
          </w:tcPr>
          <w:p w14:paraId="7EBD2D4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226 </w:t>
            </w:r>
          </w:p>
        </w:tc>
        <w:tc>
          <w:tcPr>
            <w:tcW w:w="677" w:type="pct"/>
            <w:tcBorders>
              <w:top w:val="nil"/>
              <w:left w:val="nil"/>
              <w:bottom w:val="nil"/>
              <w:right w:val="nil"/>
            </w:tcBorders>
            <w:noWrap/>
            <w:vAlign w:val="bottom"/>
            <w:hideMark/>
          </w:tcPr>
          <w:p w14:paraId="3A7F1F8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0096437D" w14:textId="77777777">
        <w:trPr>
          <w:trHeight w:val="320"/>
        </w:trPr>
        <w:tc>
          <w:tcPr>
            <w:tcW w:w="1441" w:type="pct"/>
            <w:tcBorders>
              <w:top w:val="nil"/>
              <w:left w:val="nil"/>
              <w:bottom w:val="single" w:sz="4" w:space="0" w:color="auto"/>
              <w:right w:val="nil"/>
            </w:tcBorders>
            <w:noWrap/>
            <w:vAlign w:val="bottom"/>
            <w:hideMark/>
          </w:tcPr>
          <w:p w14:paraId="565F23AF"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single" w:sz="4" w:space="0" w:color="auto"/>
              <w:right w:val="nil"/>
            </w:tcBorders>
            <w:noWrap/>
            <w:vAlign w:val="bottom"/>
            <w:hideMark/>
          </w:tcPr>
          <w:p w14:paraId="1AE8D20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70CF48F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5B2FECF2" w14:textId="77777777" w:rsidR="00432ABB" w:rsidRPr="00143B05" w:rsidRDefault="00432ABB">
            <w:pPr>
              <w:spacing w:after="0"/>
              <w:rPr>
                <w:rFonts w:ascii="Calibri" w:hAnsi="Calibri" w:cs="Calibri"/>
                <w:color w:val="000000"/>
              </w:rPr>
            </w:pPr>
            <w:r w:rsidRPr="00143B05">
              <w:rPr>
                <w:rFonts w:ascii="Calibri" w:hAnsi="Calibri" w:cs="Calibri"/>
                <w:color w:val="000000"/>
              </w:rPr>
              <w:t>Camanchaca Pesca Sur</w:t>
            </w:r>
          </w:p>
        </w:tc>
        <w:tc>
          <w:tcPr>
            <w:tcW w:w="587" w:type="pct"/>
            <w:tcBorders>
              <w:top w:val="nil"/>
              <w:left w:val="nil"/>
              <w:bottom w:val="single" w:sz="4" w:space="0" w:color="auto"/>
              <w:right w:val="nil"/>
            </w:tcBorders>
            <w:noWrap/>
            <w:vAlign w:val="bottom"/>
            <w:hideMark/>
          </w:tcPr>
          <w:p w14:paraId="58A1F46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906 </w:t>
            </w:r>
          </w:p>
        </w:tc>
        <w:tc>
          <w:tcPr>
            <w:tcW w:w="677" w:type="pct"/>
            <w:tcBorders>
              <w:top w:val="nil"/>
              <w:left w:val="nil"/>
              <w:bottom w:val="single" w:sz="4" w:space="0" w:color="auto"/>
              <w:right w:val="nil"/>
            </w:tcBorders>
            <w:noWrap/>
            <w:vAlign w:val="bottom"/>
            <w:hideMark/>
          </w:tcPr>
          <w:p w14:paraId="582AE4B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30013B02" w14:textId="77777777">
        <w:trPr>
          <w:trHeight w:val="320"/>
        </w:trPr>
        <w:tc>
          <w:tcPr>
            <w:tcW w:w="1441" w:type="pct"/>
            <w:tcBorders>
              <w:top w:val="nil"/>
              <w:left w:val="nil"/>
              <w:bottom w:val="nil"/>
              <w:right w:val="nil"/>
            </w:tcBorders>
            <w:noWrap/>
            <w:vAlign w:val="bottom"/>
            <w:hideMark/>
          </w:tcPr>
          <w:p w14:paraId="1FA7CC8F"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nil"/>
              <w:right w:val="nil"/>
            </w:tcBorders>
            <w:noWrap/>
            <w:vAlign w:val="bottom"/>
            <w:hideMark/>
          </w:tcPr>
          <w:p w14:paraId="035F3BA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777F5ED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C678F3A"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w:t>
            </w:r>
          </w:p>
        </w:tc>
        <w:tc>
          <w:tcPr>
            <w:tcW w:w="587" w:type="pct"/>
            <w:tcBorders>
              <w:top w:val="nil"/>
              <w:left w:val="nil"/>
              <w:bottom w:val="nil"/>
              <w:right w:val="nil"/>
            </w:tcBorders>
            <w:noWrap/>
            <w:vAlign w:val="bottom"/>
            <w:hideMark/>
          </w:tcPr>
          <w:p w14:paraId="5BEE903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 </w:t>
            </w:r>
          </w:p>
        </w:tc>
        <w:tc>
          <w:tcPr>
            <w:tcW w:w="677" w:type="pct"/>
            <w:tcBorders>
              <w:top w:val="nil"/>
              <w:left w:val="nil"/>
              <w:bottom w:val="nil"/>
              <w:right w:val="nil"/>
            </w:tcBorders>
            <w:noWrap/>
            <w:vAlign w:val="bottom"/>
            <w:hideMark/>
          </w:tcPr>
          <w:p w14:paraId="6A1E85D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13083A85" w14:textId="77777777">
        <w:trPr>
          <w:trHeight w:val="320"/>
        </w:trPr>
        <w:tc>
          <w:tcPr>
            <w:tcW w:w="1441" w:type="pct"/>
            <w:tcBorders>
              <w:top w:val="nil"/>
              <w:left w:val="nil"/>
              <w:bottom w:val="single" w:sz="4" w:space="0" w:color="auto"/>
              <w:right w:val="nil"/>
            </w:tcBorders>
            <w:noWrap/>
            <w:vAlign w:val="bottom"/>
            <w:hideMark/>
          </w:tcPr>
          <w:p w14:paraId="3A419484"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Norte (41° 28,6' L.S. a 47° L.S.)</w:t>
            </w:r>
          </w:p>
        </w:tc>
        <w:tc>
          <w:tcPr>
            <w:tcW w:w="224" w:type="pct"/>
            <w:tcBorders>
              <w:top w:val="nil"/>
              <w:left w:val="nil"/>
              <w:bottom w:val="single" w:sz="4" w:space="0" w:color="auto"/>
              <w:right w:val="nil"/>
            </w:tcBorders>
            <w:noWrap/>
            <w:vAlign w:val="bottom"/>
            <w:hideMark/>
          </w:tcPr>
          <w:p w14:paraId="00EB6F2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63143E4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1AA50C99"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Grimar S.A.</w:t>
            </w:r>
          </w:p>
        </w:tc>
        <w:tc>
          <w:tcPr>
            <w:tcW w:w="587" w:type="pct"/>
            <w:tcBorders>
              <w:top w:val="nil"/>
              <w:left w:val="nil"/>
              <w:bottom w:val="single" w:sz="4" w:space="0" w:color="auto"/>
              <w:right w:val="nil"/>
            </w:tcBorders>
            <w:noWrap/>
            <w:vAlign w:val="bottom"/>
            <w:hideMark/>
          </w:tcPr>
          <w:p w14:paraId="48E1056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10 </w:t>
            </w:r>
          </w:p>
        </w:tc>
        <w:tc>
          <w:tcPr>
            <w:tcW w:w="677" w:type="pct"/>
            <w:tcBorders>
              <w:top w:val="nil"/>
              <w:left w:val="nil"/>
              <w:bottom w:val="single" w:sz="4" w:space="0" w:color="auto"/>
              <w:right w:val="nil"/>
            </w:tcBorders>
            <w:noWrap/>
            <w:vAlign w:val="bottom"/>
            <w:hideMark/>
          </w:tcPr>
          <w:p w14:paraId="7B980BC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86D75C5" w14:textId="77777777">
        <w:trPr>
          <w:trHeight w:val="320"/>
        </w:trPr>
        <w:tc>
          <w:tcPr>
            <w:tcW w:w="1441" w:type="pct"/>
            <w:tcBorders>
              <w:top w:val="nil"/>
              <w:left w:val="nil"/>
              <w:bottom w:val="nil"/>
              <w:right w:val="nil"/>
            </w:tcBorders>
            <w:noWrap/>
            <w:vAlign w:val="bottom"/>
            <w:hideMark/>
          </w:tcPr>
          <w:p w14:paraId="3DB9AB67"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nil"/>
              <w:right w:val="nil"/>
            </w:tcBorders>
            <w:noWrap/>
            <w:vAlign w:val="bottom"/>
            <w:hideMark/>
          </w:tcPr>
          <w:p w14:paraId="16F152E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4306428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62323FDA"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w:t>
            </w:r>
          </w:p>
        </w:tc>
        <w:tc>
          <w:tcPr>
            <w:tcW w:w="587" w:type="pct"/>
            <w:tcBorders>
              <w:top w:val="nil"/>
              <w:left w:val="nil"/>
              <w:bottom w:val="nil"/>
              <w:right w:val="nil"/>
            </w:tcBorders>
            <w:noWrap/>
            <w:vAlign w:val="bottom"/>
            <w:hideMark/>
          </w:tcPr>
          <w:p w14:paraId="3CC88B1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 </w:t>
            </w:r>
          </w:p>
        </w:tc>
        <w:tc>
          <w:tcPr>
            <w:tcW w:w="677" w:type="pct"/>
            <w:tcBorders>
              <w:top w:val="nil"/>
              <w:left w:val="nil"/>
              <w:bottom w:val="nil"/>
              <w:right w:val="nil"/>
            </w:tcBorders>
            <w:noWrap/>
            <w:vAlign w:val="bottom"/>
            <w:hideMark/>
          </w:tcPr>
          <w:p w14:paraId="748D366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2C807B7" w14:textId="77777777">
        <w:trPr>
          <w:trHeight w:val="320"/>
        </w:trPr>
        <w:tc>
          <w:tcPr>
            <w:tcW w:w="1441" w:type="pct"/>
            <w:tcBorders>
              <w:top w:val="nil"/>
              <w:left w:val="nil"/>
              <w:bottom w:val="single" w:sz="4" w:space="0" w:color="auto"/>
              <w:right w:val="nil"/>
            </w:tcBorders>
            <w:noWrap/>
            <w:vAlign w:val="bottom"/>
            <w:hideMark/>
          </w:tcPr>
          <w:p w14:paraId="4A4BEABF" w14:textId="77777777" w:rsidR="00432ABB" w:rsidRPr="00143B05" w:rsidRDefault="00432ABB">
            <w:pPr>
              <w:spacing w:after="0"/>
              <w:rPr>
                <w:rFonts w:ascii="Calibri" w:hAnsi="Calibri" w:cs="Calibri"/>
                <w:color w:val="000000"/>
              </w:rPr>
            </w:pPr>
            <w:r w:rsidRPr="00143B05">
              <w:rPr>
                <w:rFonts w:ascii="Calibri" w:hAnsi="Calibri" w:cs="Calibri"/>
                <w:color w:val="000000"/>
              </w:rPr>
              <w:t>Congrio Dorado Sur (47° L.S. a 57° L.S.)</w:t>
            </w:r>
          </w:p>
        </w:tc>
        <w:tc>
          <w:tcPr>
            <w:tcW w:w="224" w:type="pct"/>
            <w:tcBorders>
              <w:top w:val="nil"/>
              <w:left w:val="nil"/>
              <w:bottom w:val="single" w:sz="4" w:space="0" w:color="auto"/>
              <w:right w:val="nil"/>
            </w:tcBorders>
            <w:noWrap/>
            <w:vAlign w:val="bottom"/>
            <w:hideMark/>
          </w:tcPr>
          <w:p w14:paraId="5D79759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17A19B7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2DD5199D" w14:textId="77777777" w:rsidR="00432ABB" w:rsidRPr="00143B05" w:rsidRDefault="00432ABB">
            <w:pPr>
              <w:spacing w:after="0"/>
              <w:rPr>
                <w:rFonts w:ascii="Calibri" w:hAnsi="Calibri" w:cs="Calibri"/>
                <w:color w:val="000000"/>
              </w:rPr>
            </w:pPr>
            <w:r w:rsidRPr="00143B05">
              <w:rPr>
                <w:rFonts w:ascii="Calibri" w:hAnsi="Calibri" w:cs="Calibri"/>
                <w:color w:val="000000"/>
              </w:rPr>
              <w:t>Pesca Chile S.A.</w:t>
            </w:r>
          </w:p>
        </w:tc>
        <w:tc>
          <w:tcPr>
            <w:tcW w:w="587" w:type="pct"/>
            <w:tcBorders>
              <w:top w:val="nil"/>
              <w:left w:val="nil"/>
              <w:bottom w:val="single" w:sz="4" w:space="0" w:color="auto"/>
              <w:right w:val="nil"/>
            </w:tcBorders>
            <w:noWrap/>
            <w:vAlign w:val="bottom"/>
            <w:hideMark/>
          </w:tcPr>
          <w:p w14:paraId="6344748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7 </w:t>
            </w:r>
          </w:p>
        </w:tc>
        <w:tc>
          <w:tcPr>
            <w:tcW w:w="677" w:type="pct"/>
            <w:tcBorders>
              <w:top w:val="nil"/>
              <w:left w:val="nil"/>
              <w:bottom w:val="single" w:sz="4" w:space="0" w:color="auto"/>
              <w:right w:val="nil"/>
            </w:tcBorders>
            <w:noWrap/>
            <w:vAlign w:val="bottom"/>
            <w:hideMark/>
          </w:tcPr>
          <w:p w14:paraId="5437266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0DFAEC63" w14:textId="77777777">
        <w:trPr>
          <w:trHeight w:val="320"/>
        </w:trPr>
        <w:tc>
          <w:tcPr>
            <w:tcW w:w="1441" w:type="pct"/>
            <w:tcBorders>
              <w:top w:val="nil"/>
              <w:left w:val="nil"/>
              <w:bottom w:val="nil"/>
              <w:right w:val="nil"/>
            </w:tcBorders>
            <w:noWrap/>
            <w:vAlign w:val="bottom"/>
            <w:hideMark/>
          </w:tcPr>
          <w:p w14:paraId="2EDCE554"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6B5685E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715CE11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13330858"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EIRL Antonio Cruz Cordova Nakouzi</w:t>
            </w:r>
          </w:p>
        </w:tc>
        <w:tc>
          <w:tcPr>
            <w:tcW w:w="587" w:type="pct"/>
            <w:tcBorders>
              <w:top w:val="nil"/>
              <w:left w:val="nil"/>
              <w:bottom w:val="nil"/>
              <w:right w:val="nil"/>
            </w:tcBorders>
            <w:noWrap/>
            <w:vAlign w:val="bottom"/>
            <w:hideMark/>
          </w:tcPr>
          <w:p w14:paraId="27D3D03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443 </w:t>
            </w:r>
          </w:p>
        </w:tc>
        <w:tc>
          <w:tcPr>
            <w:tcW w:w="677" w:type="pct"/>
            <w:tcBorders>
              <w:top w:val="nil"/>
              <w:left w:val="nil"/>
              <w:bottom w:val="nil"/>
              <w:right w:val="nil"/>
            </w:tcBorders>
            <w:noWrap/>
            <w:vAlign w:val="bottom"/>
            <w:hideMark/>
          </w:tcPr>
          <w:p w14:paraId="03E89DD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17</w:t>
            </w:r>
          </w:p>
        </w:tc>
      </w:tr>
      <w:tr w:rsidR="00432ABB" w:rsidRPr="00143B05" w14:paraId="14513102" w14:textId="77777777">
        <w:trPr>
          <w:trHeight w:val="320"/>
        </w:trPr>
        <w:tc>
          <w:tcPr>
            <w:tcW w:w="1441" w:type="pct"/>
            <w:tcBorders>
              <w:top w:val="nil"/>
              <w:left w:val="nil"/>
              <w:bottom w:val="nil"/>
              <w:right w:val="nil"/>
            </w:tcBorders>
            <w:noWrap/>
            <w:vAlign w:val="bottom"/>
            <w:hideMark/>
          </w:tcPr>
          <w:p w14:paraId="6E4B51CD"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nil"/>
              <w:right w:val="nil"/>
            </w:tcBorders>
            <w:noWrap/>
            <w:vAlign w:val="bottom"/>
            <w:hideMark/>
          </w:tcPr>
          <w:p w14:paraId="5A8E1C6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18E3BFA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43B7022" w14:textId="77777777" w:rsidR="00432ABB" w:rsidRPr="00143B05" w:rsidRDefault="00432ABB">
            <w:pPr>
              <w:spacing w:after="0"/>
              <w:rPr>
                <w:rFonts w:ascii="Calibri" w:hAnsi="Calibri" w:cs="Calibri"/>
                <w:color w:val="000000"/>
              </w:rPr>
            </w:pPr>
            <w:r w:rsidRPr="00143B05">
              <w:rPr>
                <w:rFonts w:ascii="Calibri" w:hAnsi="Calibri" w:cs="Calibri"/>
                <w:color w:val="000000"/>
              </w:rPr>
              <w:t>Pilar Plaza</w:t>
            </w:r>
          </w:p>
        </w:tc>
        <w:tc>
          <w:tcPr>
            <w:tcW w:w="587" w:type="pct"/>
            <w:tcBorders>
              <w:top w:val="nil"/>
              <w:left w:val="nil"/>
              <w:bottom w:val="nil"/>
              <w:right w:val="nil"/>
            </w:tcBorders>
            <w:noWrap/>
            <w:vAlign w:val="bottom"/>
            <w:hideMark/>
          </w:tcPr>
          <w:p w14:paraId="2749B0B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332 </w:t>
            </w:r>
          </w:p>
        </w:tc>
        <w:tc>
          <w:tcPr>
            <w:tcW w:w="677" w:type="pct"/>
            <w:tcBorders>
              <w:top w:val="nil"/>
              <w:left w:val="nil"/>
              <w:bottom w:val="nil"/>
              <w:right w:val="nil"/>
            </w:tcBorders>
            <w:noWrap/>
            <w:vAlign w:val="bottom"/>
            <w:hideMark/>
          </w:tcPr>
          <w:p w14:paraId="510DAA7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602878A1" w14:textId="77777777">
        <w:trPr>
          <w:trHeight w:val="320"/>
        </w:trPr>
        <w:tc>
          <w:tcPr>
            <w:tcW w:w="1441" w:type="pct"/>
            <w:tcBorders>
              <w:top w:val="nil"/>
              <w:left w:val="nil"/>
              <w:bottom w:val="single" w:sz="4" w:space="0" w:color="auto"/>
              <w:right w:val="nil"/>
            </w:tcBorders>
            <w:noWrap/>
            <w:vAlign w:val="bottom"/>
            <w:hideMark/>
          </w:tcPr>
          <w:p w14:paraId="09D1DFCA"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Común (IV Región a 41° 28,6' L.S.)</w:t>
            </w:r>
          </w:p>
        </w:tc>
        <w:tc>
          <w:tcPr>
            <w:tcW w:w="224" w:type="pct"/>
            <w:tcBorders>
              <w:top w:val="nil"/>
              <w:left w:val="nil"/>
              <w:bottom w:val="single" w:sz="4" w:space="0" w:color="auto"/>
              <w:right w:val="nil"/>
            </w:tcBorders>
            <w:noWrap/>
            <w:vAlign w:val="bottom"/>
            <w:hideMark/>
          </w:tcPr>
          <w:p w14:paraId="5382F57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6210A39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33608FE7" w14:textId="77777777" w:rsidR="00432ABB" w:rsidRPr="00143B05" w:rsidRDefault="00432ABB">
            <w:pPr>
              <w:spacing w:after="0"/>
              <w:rPr>
                <w:rFonts w:ascii="Calibri" w:hAnsi="Calibri" w:cs="Calibri"/>
                <w:color w:val="000000"/>
              </w:rPr>
            </w:pPr>
            <w:r w:rsidRPr="00143B05">
              <w:rPr>
                <w:rFonts w:ascii="Calibri" w:hAnsi="Calibri" w:cs="Calibri"/>
                <w:color w:val="000000"/>
              </w:rPr>
              <w:t>Mariela Pino Leiva</w:t>
            </w:r>
          </w:p>
        </w:tc>
        <w:tc>
          <w:tcPr>
            <w:tcW w:w="587" w:type="pct"/>
            <w:tcBorders>
              <w:top w:val="nil"/>
              <w:left w:val="nil"/>
              <w:bottom w:val="single" w:sz="4" w:space="0" w:color="auto"/>
              <w:right w:val="nil"/>
            </w:tcBorders>
            <w:noWrap/>
            <w:vAlign w:val="bottom"/>
            <w:hideMark/>
          </w:tcPr>
          <w:p w14:paraId="1A7D65A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332 </w:t>
            </w:r>
          </w:p>
        </w:tc>
        <w:tc>
          <w:tcPr>
            <w:tcW w:w="677" w:type="pct"/>
            <w:tcBorders>
              <w:top w:val="nil"/>
              <w:left w:val="nil"/>
              <w:bottom w:val="single" w:sz="4" w:space="0" w:color="auto"/>
              <w:right w:val="nil"/>
            </w:tcBorders>
            <w:noWrap/>
            <w:vAlign w:val="bottom"/>
            <w:hideMark/>
          </w:tcPr>
          <w:p w14:paraId="57B1EEF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68325513" w14:textId="77777777">
        <w:trPr>
          <w:trHeight w:val="320"/>
        </w:trPr>
        <w:tc>
          <w:tcPr>
            <w:tcW w:w="1441" w:type="pct"/>
            <w:tcBorders>
              <w:top w:val="nil"/>
              <w:left w:val="nil"/>
              <w:bottom w:val="nil"/>
              <w:right w:val="nil"/>
            </w:tcBorders>
            <w:noWrap/>
            <w:vAlign w:val="bottom"/>
            <w:hideMark/>
          </w:tcPr>
          <w:p w14:paraId="0BA8939B"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5D334FF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14907CF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6170AB1"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w:t>
            </w:r>
          </w:p>
        </w:tc>
        <w:tc>
          <w:tcPr>
            <w:tcW w:w="587" w:type="pct"/>
            <w:tcBorders>
              <w:top w:val="nil"/>
              <w:left w:val="nil"/>
              <w:bottom w:val="nil"/>
              <w:right w:val="nil"/>
            </w:tcBorders>
            <w:noWrap/>
            <w:vAlign w:val="bottom"/>
            <w:hideMark/>
          </w:tcPr>
          <w:p w14:paraId="3D01DE8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95 </w:t>
            </w:r>
          </w:p>
        </w:tc>
        <w:tc>
          <w:tcPr>
            <w:tcW w:w="677" w:type="pct"/>
            <w:tcBorders>
              <w:top w:val="nil"/>
              <w:left w:val="nil"/>
              <w:bottom w:val="nil"/>
              <w:right w:val="nil"/>
            </w:tcBorders>
            <w:noWrap/>
            <w:vAlign w:val="bottom"/>
            <w:hideMark/>
          </w:tcPr>
          <w:p w14:paraId="0BC38E2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6</w:t>
            </w:r>
          </w:p>
        </w:tc>
      </w:tr>
      <w:tr w:rsidR="00432ABB" w:rsidRPr="00143B05" w14:paraId="57165A6F" w14:textId="77777777">
        <w:trPr>
          <w:trHeight w:val="320"/>
        </w:trPr>
        <w:tc>
          <w:tcPr>
            <w:tcW w:w="1441" w:type="pct"/>
            <w:tcBorders>
              <w:top w:val="nil"/>
              <w:left w:val="nil"/>
              <w:bottom w:val="nil"/>
              <w:right w:val="nil"/>
            </w:tcBorders>
            <w:noWrap/>
            <w:vAlign w:val="bottom"/>
            <w:hideMark/>
          </w:tcPr>
          <w:p w14:paraId="6DF695FD"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nil"/>
              <w:right w:val="nil"/>
            </w:tcBorders>
            <w:noWrap/>
            <w:vAlign w:val="bottom"/>
            <w:hideMark/>
          </w:tcPr>
          <w:p w14:paraId="27E4EDD1"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14843BC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2FF5F465"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Grimar S.A.</w:t>
            </w:r>
          </w:p>
        </w:tc>
        <w:tc>
          <w:tcPr>
            <w:tcW w:w="587" w:type="pct"/>
            <w:tcBorders>
              <w:top w:val="nil"/>
              <w:left w:val="nil"/>
              <w:bottom w:val="nil"/>
              <w:right w:val="nil"/>
            </w:tcBorders>
            <w:noWrap/>
            <w:vAlign w:val="bottom"/>
            <w:hideMark/>
          </w:tcPr>
          <w:p w14:paraId="09AD9BE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47 </w:t>
            </w:r>
          </w:p>
        </w:tc>
        <w:tc>
          <w:tcPr>
            <w:tcW w:w="677" w:type="pct"/>
            <w:tcBorders>
              <w:top w:val="nil"/>
              <w:left w:val="nil"/>
              <w:bottom w:val="nil"/>
              <w:right w:val="nil"/>
            </w:tcBorders>
            <w:noWrap/>
            <w:vAlign w:val="bottom"/>
            <w:hideMark/>
          </w:tcPr>
          <w:p w14:paraId="64421B1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52195B7F" w14:textId="77777777">
        <w:trPr>
          <w:trHeight w:val="320"/>
        </w:trPr>
        <w:tc>
          <w:tcPr>
            <w:tcW w:w="1441" w:type="pct"/>
            <w:tcBorders>
              <w:top w:val="nil"/>
              <w:left w:val="nil"/>
              <w:bottom w:val="single" w:sz="4" w:space="0" w:color="auto"/>
              <w:right w:val="nil"/>
            </w:tcBorders>
            <w:noWrap/>
            <w:vAlign w:val="bottom"/>
            <w:hideMark/>
          </w:tcPr>
          <w:p w14:paraId="0F9831B0"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(UPN)</w:t>
            </w:r>
          </w:p>
        </w:tc>
        <w:tc>
          <w:tcPr>
            <w:tcW w:w="224" w:type="pct"/>
            <w:tcBorders>
              <w:top w:val="nil"/>
              <w:left w:val="nil"/>
              <w:bottom w:val="single" w:sz="4" w:space="0" w:color="auto"/>
              <w:right w:val="nil"/>
            </w:tcBorders>
            <w:noWrap/>
            <w:vAlign w:val="bottom"/>
            <w:hideMark/>
          </w:tcPr>
          <w:p w14:paraId="5CB6ECD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70A93EB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27D7ABF4"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single" w:sz="4" w:space="0" w:color="auto"/>
              <w:right w:val="nil"/>
            </w:tcBorders>
            <w:noWrap/>
            <w:vAlign w:val="bottom"/>
            <w:hideMark/>
          </w:tcPr>
          <w:p w14:paraId="17EC6F6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95 </w:t>
            </w:r>
          </w:p>
        </w:tc>
        <w:tc>
          <w:tcPr>
            <w:tcW w:w="677" w:type="pct"/>
            <w:tcBorders>
              <w:top w:val="nil"/>
              <w:left w:val="nil"/>
              <w:bottom w:val="single" w:sz="4" w:space="0" w:color="auto"/>
              <w:right w:val="nil"/>
            </w:tcBorders>
            <w:noWrap/>
            <w:vAlign w:val="bottom"/>
            <w:hideMark/>
          </w:tcPr>
          <w:p w14:paraId="647AB25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6543F22E" w14:textId="77777777">
        <w:trPr>
          <w:trHeight w:val="320"/>
        </w:trPr>
        <w:tc>
          <w:tcPr>
            <w:tcW w:w="1441" w:type="pct"/>
            <w:tcBorders>
              <w:top w:val="nil"/>
              <w:left w:val="nil"/>
              <w:bottom w:val="nil"/>
              <w:right w:val="nil"/>
            </w:tcBorders>
            <w:noWrap/>
            <w:vAlign w:val="bottom"/>
            <w:hideMark/>
          </w:tcPr>
          <w:p w14:paraId="31D7FC71"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nil"/>
              <w:right w:val="nil"/>
            </w:tcBorders>
            <w:noWrap/>
            <w:vAlign w:val="bottom"/>
            <w:hideMark/>
          </w:tcPr>
          <w:p w14:paraId="45FC44B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79E49C6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52522F81" w14:textId="77777777" w:rsidR="00432ABB" w:rsidRPr="00143B05" w:rsidRDefault="00432ABB">
            <w:pPr>
              <w:spacing w:after="0"/>
              <w:rPr>
                <w:rFonts w:ascii="Calibri" w:hAnsi="Calibri" w:cs="Calibri"/>
                <w:color w:val="000000"/>
              </w:rPr>
            </w:pPr>
            <w:r w:rsidRPr="00143B05">
              <w:rPr>
                <w:rFonts w:ascii="Calibri" w:hAnsi="Calibri" w:cs="Calibri"/>
                <w:color w:val="000000"/>
              </w:rPr>
              <w:t>Alexis Cabrera</w:t>
            </w:r>
          </w:p>
        </w:tc>
        <w:tc>
          <w:tcPr>
            <w:tcW w:w="587" w:type="pct"/>
            <w:tcBorders>
              <w:top w:val="nil"/>
              <w:left w:val="nil"/>
              <w:bottom w:val="nil"/>
              <w:right w:val="nil"/>
            </w:tcBorders>
            <w:noWrap/>
            <w:vAlign w:val="bottom"/>
            <w:hideMark/>
          </w:tcPr>
          <w:p w14:paraId="35F5585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53 </w:t>
            </w:r>
          </w:p>
        </w:tc>
        <w:tc>
          <w:tcPr>
            <w:tcW w:w="677" w:type="pct"/>
            <w:tcBorders>
              <w:top w:val="nil"/>
              <w:left w:val="nil"/>
              <w:bottom w:val="nil"/>
              <w:right w:val="nil"/>
            </w:tcBorders>
            <w:noWrap/>
            <w:vAlign w:val="bottom"/>
            <w:hideMark/>
          </w:tcPr>
          <w:p w14:paraId="204A810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278D3862" w14:textId="77777777">
        <w:trPr>
          <w:trHeight w:val="320"/>
        </w:trPr>
        <w:tc>
          <w:tcPr>
            <w:tcW w:w="1441" w:type="pct"/>
            <w:tcBorders>
              <w:top w:val="nil"/>
              <w:left w:val="nil"/>
              <w:bottom w:val="nil"/>
              <w:right w:val="nil"/>
            </w:tcBorders>
            <w:noWrap/>
            <w:vAlign w:val="bottom"/>
            <w:hideMark/>
          </w:tcPr>
          <w:p w14:paraId="7AAEC159"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nil"/>
              <w:right w:val="nil"/>
            </w:tcBorders>
            <w:noWrap/>
            <w:vAlign w:val="bottom"/>
            <w:hideMark/>
          </w:tcPr>
          <w:p w14:paraId="1D3C701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32A4E67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7B2A4156" w14:textId="77777777" w:rsidR="00432ABB" w:rsidRPr="00143B05" w:rsidRDefault="00432ABB">
            <w:pPr>
              <w:spacing w:after="0"/>
              <w:rPr>
                <w:rFonts w:ascii="Calibri" w:hAnsi="Calibri" w:cs="Calibri"/>
                <w:color w:val="000000"/>
              </w:rPr>
            </w:pPr>
            <w:r w:rsidRPr="00143B05">
              <w:rPr>
                <w:rFonts w:ascii="Calibri" w:hAnsi="Calibri" w:cs="Calibri"/>
                <w:color w:val="000000"/>
              </w:rPr>
              <w:t>Juan Carlos Marilaf</w:t>
            </w:r>
          </w:p>
        </w:tc>
        <w:tc>
          <w:tcPr>
            <w:tcW w:w="587" w:type="pct"/>
            <w:tcBorders>
              <w:top w:val="nil"/>
              <w:left w:val="nil"/>
              <w:bottom w:val="nil"/>
              <w:right w:val="nil"/>
            </w:tcBorders>
            <w:noWrap/>
            <w:vAlign w:val="bottom"/>
            <w:hideMark/>
          </w:tcPr>
          <w:p w14:paraId="1F1985D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8 </w:t>
            </w:r>
          </w:p>
        </w:tc>
        <w:tc>
          <w:tcPr>
            <w:tcW w:w="677" w:type="pct"/>
            <w:tcBorders>
              <w:top w:val="nil"/>
              <w:left w:val="nil"/>
              <w:bottom w:val="nil"/>
              <w:right w:val="nil"/>
            </w:tcBorders>
            <w:noWrap/>
            <w:vAlign w:val="bottom"/>
            <w:hideMark/>
          </w:tcPr>
          <w:p w14:paraId="31305DD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6C6A245D" w14:textId="77777777">
        <w:trPr>
          <w:trHeight w:val="320"/>
        </w:trPr>
        <w:tc>
          <w:tcPr>
            <w:tcW w:w="1441" w:type="pct"/>
            <w:tcBorders>
              <w:top w:val="nil"/>
              <w:left w:val="nil"/>
              <w:bottom w:val="nil"/>
              <w:right w:val="nil"/>
            </w:tcBorders>
            <w:noWrap/>
            <w:vAlign w:val="bottom"/>
            <w:hideMark/>
          </w:tcPr>
          <w:p w14:paraId="6FB8C650" w14:textId="77777777" w:rsidR="00432ABB" w:rsidRPr="00143B05" w:rsidRDefault="00432ABB">
            <w:pPr>
              <w:spacing w:after="0"/>
              <w:rPr>
                <w:rFonts w:ascii="Calibri" w:hAnsi="Calibri" w:cs="Calibri"/>
                <w:color w:val="000000"/>
              </w:rPr>
            </w:pPr>
            <w:r w:rsidRPr="00143B05">
              <w:rPr>
                <w:rFonts w:ascii="Calibri" w:hAnsi="Calibri" w:cs="Calibri"/>
                <w:color w:val="000000"/>
              </w:rPr>
              <w:lastRenderedPageBreak/>
              <w:t>Merluza del Sur (UPS)</w:t>
            </w:r>
          </w:p>
        </w:tc>
        <w:tc>
          <w:tcPr>
            <w:tcW w:w="224" w:type="pct"/>
            <w:tcBorders>
              <w:top w:val="nil"/>
              <w:left w:val="nil"/>
              <w:bottom w:val="nil"/>
              <w:right w:val="nil"/>
            </w:tcBorders>
            <w:noWrap/>
            <w:vAlign w:val="bottom"/>
            <w:hideMark/>
          </w:tcPr>
          <w:p w14:paraId="1E9CEC8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nil"/>
              <w:right w:val="nil"/>
            </w:tcBorders>
            <w:noWrap/>
            <w:vAlign w:val="bottom"/>
            <w:hideMark/>
          </w:tcPr>
          <w:p w14:paraId="052B3F2E"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67238167" w14:textId="77777777" w:rsidR="00432ABB" w:rsidRPr="00143B05" w:rsidRDefault="00432ABB">
            <w:pPr>
              <w:spacing w:after="0"/>
              <w:rPr>
                <w:rFonts w:ascii="Calibri" w:hAnsi="Calibri" w:cs="Calibri"/>
                <w:color w:val="000000"/>
              </w:rPr>
            </w:pPr>
            <w:r w:rsidRPr="00143B05">
              <w:rPr>
                <w:rFonts w:ascii="Calibri" w:hAnsi="Calibri" w:cs="Calibri"/>
                <w:color w:val="000000"/>
              </w:rPr>
              <w:t>Pesca Cisne S.A.</w:t>
            </w:r>
          </w:p>
        </w:tc>
        <w:tc>
          <w:tcPr>
            <w:tcW w:w="587" w:type="pct"/>
            <w:tcBorders>
              <w:top w:val="nil"/>
              <w:left w:val="nil"/>
              <w:bottom w:val="nil"/>
              <w:right w:val="nil"/>
            </w:tcBorders>
            <w:noWrap/>
            <w:vAlign w:val="bottom"/>
            <w:hideMark/>
          </w:tcPr>
          <w:p w14:paraId="5828476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61 </w:t>
            </w:r>
          </w:p>
        </w:tc>
        <w:tc>
          <w:tcPr>
            <w:tcW w:w="677" w:type="pct"/>
            <w:tcBorders>
              <w:top w:val="nil"/>
              <w:left w:val="nil"/>
              <w:bottom w:val="nil"/>
              <w:right w:val="nil"/>
            </w:tcBorders>
            <w:noWrap/>
            <w:vAlign w:val="bottom"/>
            <w:hideMark/>
          </w:tcPr>
          <w:p w14:paraId="1C470A7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1311C2DA" w14:textId="77777777">
        <w:trPr>
          <w:trHeight w:val="320"/>
        </w:trPr>
        <w:tc>
          <w:tcPr>
            <w:tcW w:w="1441" w:type="pct"/>
            <w:tcBorders>
              <w:top w:val="nil"/>
              <w:left w:val="nil"/>
              <w:bottom w:val="single" w:sz="4" w:space="0" w:color="auto"/>
              <w:right w:val="nil"/>
            </w:tcBorders>
            <w:noWrap/>
            <w:vAlign w:val="bottom"/>
            <w:hideMark/>
          </w:tcPr>
          <w:p w14:paraId="3F020483" w14:textId="77777777" w:rsidR="00432ABB" w:rsidRPr="00143B05" w:rsidRDefault="00432ABB">
            <w:pPr>
              <w:spacing w:after="0"/>
              <w:rPr>
                <w:rFonts w:ascii="Calibri" w:hAnsi="Calibri" w:cs="Calibri"/>
                <w:color w:val="000000"/>
              </w:rPr>
            </w:pPr>
            <w:r w:rsidRPr="00143B05">
              <w:rPr>
                <w:rFonts w:ascii="Calibri" w:hAnsi="Calibri" w:cs="Calibri"/>
                <w:color w:val="000000"/>
              </w:rPr>
              <w:t>Merluza del Sur (UPS)</w:t>
            </w:r>
          </w:p>
        </w:tc>
        <w:tc>
          <w:tcPr>
            <w:tcW w:w="224" w:type="pct"/>
            <w:tcBorders>
              <w:top w:val="nil"/>
              <w:left w:val="nil"/>
              <w:bottom w:val="single" w:sz="4" w:space="0" w:color="auto"/>
              <w:right w:val="nil"/>
            </w:tcBorders>
            <w:noWrap/>
            <w:vAlign w:val="bottom"/>
            <w:hideMark/>
          </w:tcPr>
          <w:p w14:paraId="4B73F1D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2020</w:t>
            </w:r>
          </w:p>
        </w:tc>
        <w:tc>
          <w:tcPr>
            <w:tcW w:w="452" w:type="pct"/>
            <w:tcBorders>
              <w:top w:val="nil"/>
              <w:left w:val="nil"/>
              <w:bottom w:val="single" w:sz="4" w:space="0" w:color="auto"/>
              <w:right w:val="nil"/>
            </w:tcBorders>
            <w:noWrap/>
            <w:vAlign w:val="bottom"/>
            <w:hideMark/>
          </w:tcPr>
          <w:p w14:paraId="3A111C7F"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3D7EFCBE" w14:textId="77777777" w:rsidR="00432ABB" w:rsidRPr="00143B05" w:rsidRDefault="00432ABB">
            <w:pPr>
              <w:spacing w:after="0"/>
              <w:rPr>
                <w:rFonts w:ascii="Calibri" w:hAnsi="Calibri" w:cs="Calibri"/>
                <w:color w:val="000000"/>
              </w:rPr>
            </w:pPr>
            <w:r w:rsidRPr="00143B05">
              <w:rPr>
                <w:rFonts w:ascii="Calibri" w:hAnsi="Calibri" w:cs="Calibri"/>
                <w:color w:val="000000"/>
              </w:rPr>
              <w:t>Pesca Chile S.A.</w:t>
            </w:r>
          </w:p>
        </w:tc>
        <w:tc>
          <w:tcPr>
            <w:tcW w:w="587" w:type="pct"/>
            <w:tcBorders>
              <w:top w:val="nil"/>
              <w:left w:val="nil"/>
              <w:bottom w:val="single" w:sz="4" w:space="0" w:color="auto"/>
              <w:right w:val="nil"/>
            </w:tcBorders>
            <w:noWrap/>
            <w:vAlign w:val="bottom"/>
            <w:hideMark/>
          </w:tcPr>
          <w:p w14:paraId="4BB2DF3D"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30 </w:t>
            </w:r>
          </w:p>
        </w:tc>
        <w:tc>
          <w:tcPr>
            <w:tcW w:w="677" w:type="pct"/>
            <w:tcBorders>
              <w:top w:val="nil"/>
              <w:left w:val="nil"/>
              <w:bottom w:val="single" w:sz="4" w:space="0" w:color="auto"/>
              <w:right w:val="nil"/>
            </w:tcBorders>
            <w:noWrap/>
            <w:vAlign w:val="bottom"/>
            <w:hideMark/>
          </w:tcPr>
          <w:p w14:paraId="282AF55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7A525CF6" w14:textId="77777777">
        <w:trPr>
          <w:trHeight w:val="320"/>
        </w:trPr>
        <w:tc>
          <w:tcPr>
            <w:tcW w:w="1441" w:type="pct"/>
            <w:tcBorders>
              <w:top w:val="nil"/>
              <w:left w:val="nil"/>
              <w:bottom w:val="nil"/>
              <w:right w:val="nil"/>
            </w:tcBorders>
            <w:noWrap/>
            <w:vAlign w:val="bottom"/>
            <w:hideMark/>
          </w:tcPr>
          <w:p w14:paraId="2B6CCEEF"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084B60F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2021</w:t>
            </w:r>
          </w:p>
        </w:tc>
        <w:tc>
          <w:tcPr>
            <w:tcW w:w="452" w:type="pct"/>
            <w:tcBorders>
              <w:top w:val="nil"/>
              <w:left w:val="nil"/>
              <w:bottom w:val="nil"/>
              <w:right w:val="nil"/>
            </w:tcBorders>
            <w:noWrap/>
            <w:vAlign w:val="bottom"/>
            <w:hideMark/>
          </w:tcPr>
          <w:p w14:paraId="4ED3E22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1971C9A" w14:textId="77777777" w:rsidR="00432ABB" w:rsidRPr="00143B05" w:rsidRDefault="00432ABB">
            <w:pPr>
              <w:spacing w:after="0"/>
              <w:rPr>
                <w:rFonts w:ascii="Calibri" w:hAnsi="Calibri" w:cs="Calibri"/>
                <w:color w:val="000000"/>
              </w:rPr>
            </w:pPr>
            <w:r w:rsidRPr="00143B05">
              <w:rPr>
                <w:rFonts w:ascii="Calibri" w:hAnsi="Calibri" w:cs="Calibri"/>
                <w:color w:val="000000"/>
              </w:rPr>
              <w:t>JOSE EDUARDO BELTRAN AQUEVEDO</w:t>
            </w:r>
          </w:p>
        </w:tc>
        <w:tc>
          <w:tcPr>
            <w:tcW w:w="587" w:type="pct"/>
            <w:tcBorders>
              <w:top w:val="nil"/>
              <w:left w:val="nil"/>
              <w:bottom w:val="nil"/>
              <w:right w:val="nil"/>
            </w:tcBorders>
            <w:noWrap/>
            <w:vAlign w:val="bottom"/>
            <w:hideMark/>
          </w:tcPr>
          <w:p w14:paraId="0D31092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336 </w:t>
            </w:r>
          </w:p>
        </w:tc>
        <w:tc>
          <w:tcPr>
            <w:tcW w:w="677" w:type="pct"/>
            <w:tcBorders>
              <w:top w:val="nil"/>
              <w:left w:val="nil"/>
              <w:bottom w:val="nil"/>
              <w:right w:val="nil"/>
            </w:tcBorders>
            <w:noWrap/>
            <w:vAlign w:val="bottom"/>
            <w:hideMark/>
          </w:tcPr>
          <w:p w14:paraId="2D38E26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4</w:t>
            </w:r>
          </w:p>
        </w:tc>
      </w:tr>
      <w:tr w:rsidR="00432ABB" w:rsidRPr="00143B05" w14:paraId="71FB7817" w14:textId="77777777">
        <w:trPr>
          <w:trHeight w:val="320"/>
        </w:trPr>
        <w:tc>
          <w:tcPr>
            <w:tcW w:w="1441" w:type="pct"/>
            <w:tcBorders>
              <w:top w:val="nil"/>
              <w:left w:val="nil"/>
              <w:bottom w:val="nil"/>
              <w:right w:val="nil"/>
            </w:tcBorders>
            <w:noWrap/>
            <w:vAlign w:val="bottom"/>
            <w:hideMark/>
          </w:tcPr>
          <w:p w14:paraId="44C53783"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5CEF7707"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2021</w:t>
            </w:r>
          </w:p>
        </w:tc>
        <w:tc>
          <w:tcPr>
            <w:tcW w:w="452" w:type="pct"/>
            <w:tcBorders>
              <w:top w:val="nil"/>
              <w:left w:val="nil"/>
              <w:bottom w:val="nil"/>
              <w:right w:val="nil"/>
            </w:tcBorders>
            <w:noWrap/>
            <w:vAlign w:val="bottom"/>
            <w:hideMark/>
          </w:tcPr>
          <w:p w14:paraId="69B62A9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0C8D0E5F"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San Pedro Ltda.</w:t>
            </w:r>
          </w:p>
        </w:tc>
        <w:tc>
          <w:tcPr>
            <w:tcW w:w="587" w:type="pct"/>
            <w:tcBorders>
              <w:top w:val="nil"/>
              <w:left w:val="nil"/>
              <w:bottom w:val="nil"/>
              <w:right w:val="nil"/>
            </w:tcBorders>
            <w:noWrap/>
            <w:vAlign w:val="bottom"/>
            <w:hideMark/>
          </w:tcPr>
          <w:p w14:paraId="1A6CFD6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504 </w:t>
            </w:r>
          </w:p>
        </w:tc>
        <w:tc>
          <w:tcPr>
            <w:tcW w:w="677" w:type="pct"/>
            <w:tcBorders>
              <w:top w:val="nil"/>
              <w:left w:val="nil"/>
              <w:bottom w:val="nil"/>
              <w:right w:val="nil"/>
            </w:tcBorders>
            <w:noWrap/>
            <w:vAlign w:val="bottom"/>
            <w:hideMark/>
          </w:tcPr>
          <w:p w14:paraId="6240FB7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5</w:t>
            </w:r>
          </w:p>
        </w:tc>
      </w:tr>
      <w:tr w:rsidR="00432ABB" w:rsidRPr="00143B05" w14:paraId="1230E186" w14:textId="77777777">
        <w:trPr>
          <w:trHeight w:val="320"/>
        </w:trPr>
        <w:tc>
          <w:tcPr>
            <w:tcW w:w="1441" w:type="pct"/>
            <w:tcBorders>
              <w:top w:val="nil"/>
              <w:left w:val="nil"/>
              <w:bottom w:val="nil"/>
              <w:right w:val="nil"/>
            </w:tcBorders>
            <w:noWrap/>
            <w:vAlign w:val="bottom"/>
            <w:hideMark/>
          </w:tcPr>
          <w:p w14:paraId="573AFA39"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0C9E3DE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2021</w:t>
            </w:r>
          </w:p>
        </w:tc>
        <w:tc>
          <w:tcPr>
            <w:tcW w:w="452" w:type="pct"/>
            <w:tcBorders>
              <w:top w:val="nil"/>
              <w:left w:val="nil"/>
              <w:bottom w:val="nil"/>
              <w:right w:val="nil"/>
            </w:tcBorders>
            <w:noWrap/>
            <w:vAlign w:val="bottom"/>
            <w:hideMark/>
          </w:tcPr>
          <w:p w14:paraId="2DB91DDC"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EMT</w:t>
            </w:r>
          </w:p>
        </w:tc>
        <w:tc>
          <w:tcPr>
            <w:tcW w:w="1618" w:type="pct"/>
            <w:tcBorders>
              <w:top w:val="nil"/>
              <w:left w:val="nil"/>
              <w:bottom w:val="nil"/>
              <w:right w:val="nil"/>
            </w:tcBorders>
            <w:noWrap/>
            <w:vAlign w:val="bottom"/>
            <w:hideMark/>
          </w:tcPr>
          <w:p w14:paraId="31BB4615"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Orion</w:t>
            </w:r>
          </w:p>
        </w:tc>
        <w:tc>
          <w:tcPr>
            <w:tcW w:w="587" w:type="pct"/>
            <w:tcBorders>
              <w:top w:val="nil"/>
              <w:left w:val="nil"/>
              <w:bottom w:val="nil"/>
              <w:right w:val="nil"/>
            </w:tcBorders>
            <w:noWrap/>
            <w:vAlign w:val="bottom"/>
            <w:hideMark/>
          </w:tcPr>
          <w:p w14:paraId="787C6034"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280 </w:t>
            </w:r>
          </w:p>
        </w:tc>
        <w:tc>
          <w:tcPr>
            <w:tcW w:w="677" w:type="pct"/>
            <w:tcBorders>
              <w:top w:val="nil"/>
              <w:left w:val="nil"/>
              <w:bottom w:val="nil"/>
              <w:right w:val="nil"/>
            </w:tcBorders>
            <w:noWrap/>
            <w:vAlign w:val="bottom"/>
            <w:hideMark/>
          </w:tcPr>
          <w:p w14:paraId="56839D2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r w:rsidR="00432ABB" w:rsidRPr="00143B05" w14:paraId="70C20C48" w14:textId="77777777">
        <w:trPr>
          <w:trHeight w:val="320"/>
        </w:trPr>
        <w:tc>
          <w:tcPr>
            <w:tcW w:w="1441" w:type="pct"/>
            <w:tcBorders>
              <w:top w:val="nil"/>
              <w:left w:val="nil"/>
              <w:bottom w:val="nil"/>
              <w:right w:val="nil"/>
            </w:tcBorders>
            <w:noWrap/>
            <w:vAlign w:val="bottom"/>
            <w:hideMark/>
          </w:tcPr>
          <w:p w14:paraId="78488AEC"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nil"/>
              <w:right w:val="nil"/>
            </w:tcBorders>
            <w:noWrap/>
            <w:vAlign w:val="bottom"/>
            <w:hideMark/>
          </w:tcPr>
          <w:p w14:paraId="1206774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2021</w:t>
            </w:r>
          </w:p>
        </w:tc>
        <w:tc>
          <w:tcPr>
            <w:tcW w:w="452" w:type="pct"/>
            <w:tcBorders>
              <w:top w:val="nil"/>
              <w:left w:val="nil"/>
              <w:bottom w:val="nil"/>
              <w:right w:val="nil"/>
            </w:tcBorders>
            <w:noWrap/>
            <w:vAlign w:val="bottom"/>
            <w:hideMark/>
          </w:tcPr>
          <w:p w14:paraId="1D197AF0"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nil"/>
              <w:right w:val="nil"/>
            </w:tcBorders>
            <w:noWrap/>
            <w:vAlign w:val="bottom"/>
            <w:hideMark/>
          </w:tcPr>
          <w:p w14:paraId="758E14DD"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San Pedro Ltda.</w:t>
            </w:r>
          </w:p>
        </w:tc>
        <w:tc>
          <w:tcPr>
            <w:tcW w:w="587" w:type="pct"/>
            <w:tcBorders>
              <w:top w:val="nil"/>
              <w:left w:val="nil"/>
              <w:bottom w:val="nil"/>
              <w:right w:val="nil"/>
            </w:tcBorders>
            <w:noWrap/>
            <w:vAlign w:val="bottom"/>
            <w:hideMark/>
          </w:tcPr>
          <w:p w14:paraId="66C34DA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187 </w:t>
            </w:r>
          </w:p>
        </w:tc>
        <w:tc>
          <w:tcPr>
            <w:tcW w:w="677" w:type="pct"/>
            <w:tcBorders>
              <w:top w:val="nil"/>
              <w:left w:val="nil"/>
              <w:bottom w:val="nil"/>
              <w:right w:val="nil"/>
            </w:tcBorders>
            <w:noWrap/>
            <w:vAlign w:val="bottom"/>
            <w:hideMark/>
          </w:tcPr>
          <w:p w14:paraId="6D870B1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3C31C040" w14:textId="77777777">
        <w:trPr>
          <w:trHeight w:val="320"/>
        </w:trPr>
        <w:tc>
          <w:tcPr>
            <w:tcW w:w="1441" w:type="pct"/>
            <w:tcBorders>
              <w:top w:val="nil"/>
              <w:left w:val="nil"/>
              <w:right w:val="nil"/>
            </w:tcBorders>
            <w:noWrap/>
            <w:vAlign w:val="bottom"/>
            <w:hideMark/>
          </w:tcPr>
          <w:p w14:paraId="5F5E2190"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right w:val="nil"/>
            </w:tcBorders>
            <w:noWrap/>
            <w:vAlign w:val="bottom"/>
            <w:hideMark/>
          </w:tcPr>
          <w:p w14:paraId="393A7172"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2021</w:t>
            </w:r>
          </w:p>
        </w:tc>
        <w:tc>
          <w:tcPr>
            <w:tcW w:w="452" w:type="pct"/>
            <w:tcBorders>
              <w:top w:val="nil"/>
              <w:left w:val="nil"/>
              <w:right w:val="nil"/>
            </w:tcBorders>
            <w:noWrap/>
            <w:vAlign w:val="bottom"/>
            <w:hideMark/>
          </w:tcPr>
          <w:p w14:paraId="121EFDFB"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right w:val="nil"/>
            </w:tcBorders>
            <w:noWrap/>
            <w:vAlign w:val="bottom"/>
            <w:hideMark/>
          </w:tcPr>
          <w:p w14:paraId="4A02384F" w14:textId="77777777" w:rsidR="00432ABB" w:rsidRPr="00143B05" w:rsidRDefault="00432ABB">
            <w:pPr>
              <w:spacing w:after="0"/>
              <w:rPr>
                <w:rFonts w:ascii="Calibri" w:hAnsi="Calibri" w:cs="Calibri"/>
                <w:color w:val="000000"/>
              </w:rPr>
            </w:pPr>
            <w:r w:rsidRPr="00143B05">
              <w:rPr>
                <w:rFonts w:ascii="Calibri" w:hAnsi="Calibri" w:cs="Calibri"/>
                <w:color w:val="000000"/>
              </w:rPr>
              <w:t>JOSE EDUARDO BELTRAN AQUEVEDO</w:t>
            </w:r>
          </w:p>
        </w:tc>
        <w:tc>
          <w:tcPr>
            <w:tcW w:w="587" w:type="pct"/>
            <w:tcBorders>
              <w:top w:val="nil"/>
              <w:left w:val="nil"/>
              <w:right w:val="nil"/>
            </w:tcBorders>
            <w:noWrap/>
            <w:vAlign w:val="bottom"/>
            <w:hideMark/>
          </w:tcPr>
          <w:p w14:paraId="52371C65"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187 </w:t>
            </w:r>
          </w:p>
        </w:tc>
        <w:tc>
          <w:tcPr>
            <w:tcW w:w="677" w:type="pct"/>
            <w:tcBorders>
              <w:top w:val="nil"/>
              <w:left w:val="nil"/>
              <w:right w:val="nil"/>
            </w:tcBorders>
            <w:noWrap/>
            <w:vAlign w:val="bottom"/>
            <w:hideMark/>
          </w:tcPr>
          <w:p w14:paraId="27492589"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1</w:t>
            </w:r>
          </w:p>
        </w:tc>
      </w:tr>
      <w:tr w:rsidR="00432ABB" w:rsidRPr="00143B05" w14:paraId="1E041A0B" w14:textId="77777777">
        <w:trPr>
          <w:trHeight w:val="320"/>
        </w:trPr>
        <w:tc>
          <w:tcPr>
            <w:tcW w:w="1441" w:type="pct"/>
            <w:tcBorders>
              <w:top w:val="nil"/>
              <w:left w:val="nil"/>
              <w:bottom w:val="single" w:sz="4" w:space="0" w:color="auto"/>
              <w:right w:val="nil"/>
            </w:tcBorders>
            <w:noWrap/>
            <w:vAlign w:val="bottom"/>
            <w:hideMark/>
          </w:tcPr>
          <w:p w14:paraId="5BA93C07" w14:textId="77777777" w:rsidR="00432ABB" w:rsidRPr="00143B05" w:rsidRDefault="00432ABB">
            <w:pPr>
              <w:spacing w:after="0"/>
              <w:rPr>
                <w:rFonts w:ascii="Calibri" w:hAnsi="Calibri" w:cs="Calibri"/>
                <w:color w:val="000000"/>
              </w:rPr>
            </w:pPr>
            <w:r w:rsidRPr="00143B05">
              <w:rPr>
                <w:rFonts w:ascii="Calibri" w:hAnsi="Calibri" w:cs="Calibri"/>
                <w:color w:val="000000"/>
              </w:rPr>
              <w:t>Anchoveta Centro Sur (V - X Región)</w:t>
            </w:r>
          </w:p>
        </w:tc>
        <w:tc>
          <w:tcPr>
            <w:tcW w:w="224" w:type="pct"/>
            <w:tcBorders>
              <w:top w:val="nil"/>
              <w:left w:val="nil"/>
              <w:bottom w:val="single" w:sz="4" w:space="0" w:color="auto"/>
              <w:right w:val="nil"/>
            </w:tcBorders>
            <w:noWrap/>
            <w:vAlign w:val="bottom"/>
            <w:hideMark/>
          </w:tcPr>
          <w:p w14:paraId="0670BE26"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2021</w:t>
            </w:r>
          </w:p>
        </w:tc>
        <w:tc>
          <w:tcPr>
            <w:tcW w:w="452" w:type="pct"/>
            <w:tcBorders>
              <w:top w:val="nil"/>
              <w:left w:val="nil"/>
              <w:bottom w:val="single" w:sz="4" w:space="0" w:color="auto"/>
              <w:right w:val="nil"/>
            </w:tcBorders>
            <w:noWrap/>
            <w:vAlign w:val="bottom"/>
            <w:hideMark/>
          </w:tcPr>
          <w:p w14:paraId="2E3B76F8"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TO</w:t>
            </w:r>
          </w:p>
        </w:tc>
        <w:tc>
          <w:tcPr>
            <w:tcW w:w="1618" w:type="pct"/>
            <w:tcBorders>
              <w:top w:val="nil"/>
              <w:left w:val="nil"/>
              <w:bottom w:val="single" w:sz="4" w:space="0" w:color="auto"/>
              <w:right w:val="nil"/>
            </w:tcBorders>
            <w:noWrap/>
            <w:vAlign w:val="bottom"/>
            <w:hideMark/>
          </w:tcPr>
          <w:p w14:paraId="3A4FE6A7" w14:textId="77777777" w:rsidR="00432ABB" w:rsidRPr="00143B05" w:rsidRDefault="00432ABB">
            <w:pPr>
              <w:spacing w:after="0"/>
              <w:rPr>
                <w:rFonts w:ascii="Calibri" w:hAnsi="Calibri" w:cs="Calibri"/>
                <w:color w:val="000000"/>
              </w:rPr>
            </w:pPr>
            <w:r w:rsidRPr="00143B05">
              <w:rPr>
                <w:rFonts w:ascii="Calibri" w:hAnsi="Calibri" w:cs="Calibri"/>
                <w:color w:val="000000"/>
              </w:rPr>
              <w:t>Pesquera Orion</w:t>
            </w:r>
          </w:p>
        </w:tc>
        <w:tc>
          <w:tcPr>
            <w:tcW w:w="587" w:type="pct"/>
            <w:tcBorders>
              <w:top w:val="nil"/>
              <w:left w:val="nil"/>
              <w:bottom w:val="single" w:sz="4" w:space="0" w:color="auto"/>
              <w:right w:val="nil"/>
            </w:tcBorders>
            <w:noWrap/>
            <w:vAlign w:val="bottom"/>
            <w:hideMark/>
          </w:tcPr>
          <w:p w14:paraId="2650775A"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 xml:space="preserve">             373 </w:t>
            </w:r>
          </w:p>
        </w:tc>
        <w:tc>
          <w:tcPr>
            <w:tcW w:w="677" w:type="pct"/>
            <w:tcBorders>
              <w:top w:val="nil"/>
              <w:left w:val="nil"/>
              <w:bottom w:val="single" w:sz="4" w:space="0" w:color="auto"/>
              <w:right w:val="nil"/>
            </w:tcBorders>
            <w:noWrap/>
            <w:vAlign w:val="bottom"/>
            <w:hideMark/>
          </w:tcPr>
          <w:p w14:paraId="77FF73A3" w14:textId="77777777" w:rsidR="00432ABB" w:rsidRPr="00143B05" w:rsidRDefault="00432ABB">
            <w:pPr>
              <w:spacing w:after="0"/>
              <w:jc w:val="center"/>
              <w:rPr>
                <w:rFonts w:ascii="Calibri" w:hAnsi="Calibri" w:cs="Calibri"/>
                <w:color w:val="000000"/>
              </w:rPr>
            </w:pPr>
            <w:r w:rsidRPr="00143B05">
              <w:rPr>
                <w:rFonts w:ascii="Calibri" w:hAnsi="Calibri" w:cs="Calibri"/>
                <w:color w:val="000000"/>
              </w:rPr>
              <w:t>2</w:t>
            </w:r>
          </w:p>
        </w:tc>
      </w:tr>
    </w:tbl>
    <w:p w14:paraId="56FF1920" w14:textId="77777777" w:rsidR="00432ABB" w:rsidRPr="00E21DDA" w:rsidRDefault="00432ABB" w:rsidP="004C4A9A">
      <w:pPr>
        <w:spacing w:after="0" w:line="240" w:lineRule="auto"/>
        <w:rPr>
          <w:lang w:val="es-ES"/>
        </w:rPr>
      </w:pPr>
    </w:p>
    <w:sectPr w:rsidR="00432ABB" w:rsidRPr="00E21DDA" w:rsidSect="004C4A9A">
      <w:pgSz w:w="15840" w:h="12240" w:orient="landscape"/>
      <w:pgMar w:top="1077" w:right="1440" w:bottom="1077"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lipe Javier Quezada Escalona" w:date="2025-08-07T22:09:00Z" w:initials="FQ">
    <w:p w14:paraId="4AB9CD37" w14:textId="77777777" w:rsidR="00636E4C" w:rsidRDefault="00636E4C" w:rsidP="00636E4C">
      <w:pPr>
        <w:pStyle w:val="CommentText"/>
      </w:pPr>
      <w:r>
        <w:rPr>
          <w:rStyle w:val="CommentReference"/>
        </w:rPr>
        <w:annotationRef/>
      </w:r>
      <w:r>
        <w:t>aca algo interesante es ver si el.precio resultante de la subasta refleja el estado de explotacion del recurso</w:t>
      </w:r>
    </w:p>
  </w:comment>
  <w:comment w:id="1" w:author="Felipe Javier Quezada Escalona" w:date="2025-08-08T16:14:00Z" w:initials="FQ">
    <w:p w14:paraId="7153A6F6" w14:textId="77777777" w:rsidR="00372110" w:rsidRDefault="00372110" w:rsidP="00372110">
      <w:pPr>
        <w:pStyle w:val="CommentText"/>
      </w:pPr>
      <w:r>
        <w:rPr>
          <w:rStyle w:val="CommentReference"/>
        </w:rPr>
        <w:annotationRef/>
      </w:r>
      <w:r>
        <w:rPr>
          <w:lang w:val="es-ES"/>
        </w:rPr>
        <w:t>O si se puede predecir un colapso en la pesqueria?</w:t>
      </w:r>
    </w:p>
  </w:comment>
  <w:comment w:id="2" w:author="Felipe Javier Quezada Escalona" w:date="2025-08-13T11:25:00Z" w:initials="FQ">
    <w:p w14:paraId="1E87A29C" w14:textId="77777777" w:rsidR="00805999" w:rsidRDefault="00805999" w:rsidP="00805999">
      <w:pPr>
        <w:pStyle w:val="CommentText"/>
      </w:pPr>
      <w:r>
        <w:rPr>
          <w:rStyle w:val="CommentReference"/>
        </w:rPr>
        <w:annotationRef/>
      </w:r>
      <w:r>
        <w:t>esto igual es para especies en plena explotacion?</w:t>
      </w:r>
    </w:p>
  </w:comment>
  <w:comment w:id="3" w:author="Felipe Javier Quezada Escalona" w:date="2025-08-13T11:24:00Z" w:initials="FQ">
    <w:p w14:paraId="4F1844E3" w14:textId="1F6D79EA" w:rsidR="009D42D6" w:rsidRDefault="009D42D6" w:rsidP="009D42D6">
      <w:pPr>
        <w:pStyle w:val="CommentText"/>
      </w:pPr>
      <w:r>
        <w:rPr>
          <w:rStyle w:val="CommentReference"/>
        </w:rPr>
        <w:annotationRef/>
      </w:r>
      <w:r>
        <w:t>estos son ITQ</w:t>
      </w:r>
    </w:p>
  </w:comment>
  <w:comment w:id="4" w:author="Felipe Javier Quezada Escalona" w:date="2025-08-15T17:20:00Z" w:initials="FQ">
    <w:p w14:paraId="2CDF5A5B" w14:textId="77777777" w:rsidR="00081560" w:rsidRDefault="00081560" w:rsidP="00081560">
      <w:pPr>
        <w:pStyle w:val="CommentText"/>
      </w:pPr>
      <w:r>
        <w:rPr>
          <w:rStyle w:val="CommentReference"/>
        </w:rPr>
        <w:annotationRef/>
      </w:r>
      <w:r>
        <w:t>libre acceso... pero con cuota total que es el % destinado a artesanal de la cuota global</w:t>
      </w:r>
    </w:p>
  </w:comment>
  <w:comment w:id="5" w:author="Felipe Javier Quezada Escalona" w:date="2025-08-15T17:46:00Z" w:initials="FQ">
    <w:p w14:paraId="6DB71D1F" w14:textId="77777777" w:rsidR="00C97294" w:rsidRDefault="00C97294" w:rsidP="00C97294">
      <w:pPr>
        <w:pStyle w:val="CommentText"/>
      </w:pPr>
      <w:r>
        <w:rPr>
          <w:rStyle w:val="CommentReference"/>
        </w:rPr>
        <w:annotationRef/>
      </w:r>
      <w:r>
        <w:t>una pregunta natural es si esta fue eficiente o no? en el paper con Julio la.idea era mostar que hubo colusion</w:t>
      </w:r>
    </w:p>
  </w:comment>
  <w:comment w:id="6" w:author="Felipe Javier Quezada Escalona" w:date="2025-08-15T17:47:00Z" w:initials="FQ">
    <w:p w14:paraId="53B48865" w14:textId="77777777" w:rsidR="00BD2025" w:rsidRDefault="00BD2025" w:rsidP="00BD2025">
      <w:pPr>
        <w:pStyle w:val="CommentText"/>
      </w:pPr>
      <w:r>
        <w:rPr>
          <w:rStyle w:val="CommentReference"/>
        </w:rPr>
        <w:annotationRef/>
      </w:r>
      <w:r>
        <w:t>uno podria testear si eso sucede en todas las especies/casos o no y las causas</w:t>
      </w:r>
    </w:p>
  </w:comment>
  <w:comment w:id="8" w:author="Felipe Javier Quezada Escalona" w:date="2025-08-15T20:45:00Z" w:initials="FQ">
    <w:p w14:paraId="3B454DDB" w14:textId="77777777" w:rsidR="00BA08A6" w:rsidRDefault="00BA08A6" w:rsidP="00BA08A6">
      <w:pPr>
        <w:pStyle w:val="CommentText"/>
      </w:pPr>
      <w:r>
        <w:rPr>
          <w:rStyle w:val="CommentReference"/>
        </w:rPr>
        <w:annotationRef/>
      </w:r>
      <w:r>
        <w:t>aca una pregunta de investigacion: se ha logrado el.objetivo de eficiencia?</w:t>
      </w:r>
    </w:p>
  </w:comment>
  <w:comment w:id="12" w:author="Felipe Javier Quezada Escalona" w:date="2025-08-16T09:11:00Z" w:initials="FQ">
    <w:p w14:paraId="1948A9CA" w14:textId="77777777" w:rsidR="00356C76" w:rsidRDefault="00356C76" w:rsidP="00356C76">
      <w:pPr>
        <w:pStyle w:val="CommentText"/>
      </w:pPr>
      <w:r>
        <w:rPr>
          <w:rStyle w:val="CommentReference"/>
        </w:rPr>
        <w:annotationRef/>
      </w:r>
      <w:r>
        <w:t>ok. muy intersante que Chile sea el unico con experiencia</w:t>
      </w:r>
    </w:p>
  </w:comment>
  <w:comment w:id="17" w:author="Felipe Javier Quezada Escalona" w:date="2025-08-17T11:31:00Z" w:initials="FQ">
    <w:p w14:paraId="4ACC64B9" w14:textId="77777777" w:rsidR="00957237" w:rsidRDefault="00957237" w:rsidP="00957237">
      <w:pPr>
        <w:pStyle w:val="CommentText"/>
      </w:pPr>
      <w:r>
        <w:rPr>
          <w:rStyle w:val="CommentReference"/>
        </w:rPr>
        <w:annotationRef/>
      </w:r>
      <w:r>
        <w:t>escribir en fondecyt</w:t>
      </w:r>
    </w:p>
  </w:comment>
  <w:comment w:id="18" w:author="Felipe Javier Quezada Escalona" w:date="2025-08-17T11:45:00Z" w:initials="FQ">
    <w:p w14:paraId="18DD6374" w14:textId="77777777" w:rsidR="001323AB" w:rsidRDefault="001323AB" w:rsidP="001323AB">
      <w:pPr>
        <w:pStyle w:val="CommentText"/>
      </w:pPr>
      <w:r>
        <w:rPr>
          <w:rStyle w:val="CommentReference"/>
        </w:rPr>
        <w:annotationRef/>
      </w:r>
      <w:r>
        <w:t xml:space="preserve">tal vez testear esto pero con un modelo estructural... (en el.paper con Julio en MRE fue de forma reducida)... </w:t>
      </w:r>
    </w:p>
  </w:comment>
  <w:comment w:id="19" w:author="Felipe Javier Quezada Escalona" w:date="2025-08-17T11:49:00Z" w:initials="FQ">
    <w:p w14:paraId="6616A534" w14:textId="77777777" w:rsidR="004D3211" w:rsidRDefault="004D3211" w:rsidP="004D3211">
      <w:pPr>
        <w:pStyle w:val="CommentText"/>
      </w:pPr>
      <w:r>
        <w:rPr>
          <w:rStyle w:val="CommentReference"/>
        </w:rPr>
        <w:annotationRef/>
      </w:r>
      <w:r>
        <w:t>https://onlinelibrary.wiley.com/doi/full/10.1111/joie.12331#:~:text=DGP%20argues%20that%20this%20form,strategic%20opportunities%20of%20the%20agencies.</w:t>
      </w:r>
    </w:p>
  </w:comment>
  <w:comment w:id="27" w:author="Jorge David Dresdner Cid" w:date="2023-02-11T16:26:00Z" w:initials="JDDC">
    <w:p w14:paraId="19130D35" w14:textId="04443047" w:rsidR="00FD756E" w:rsidRDefault="00FD756E">
      <w:pPr>
        <w:pStyle w:val="CommentText"/>
      </w:pPr>
      <w:r>
        <w:rPr>
          <w:rStyle w:val="CommentReference"/>
        </w:rPr>
        <w:annotationRef/>
      </w:r>
      <w:r>
        <w:t>Esta tabla sólo entrega información para los años en que hay subastas. Se ve extraña, porque se refiere a distintos años para distintas UP. Buscar una forma de presentación donde se pueda ver la evolución en el tiempo para cada UP, aunque esto signifique hacer dos o más tablas. Por ejemplo, una tabla para desembarques a través del tiempo y un gráfico con número de naves y armadores a través del tiempo.</w:t>
      </w:r>
    </w:p>
  </w:comment>
  <w:comment w:id="28" w:author="Jorge David Dresdner Cid" w:date="2023-02-11T16:26:00Z" w:initials="JDDC">
    <w:p w14:paraId="2FDF00C9" w14:textId="77777777" w:rsidR="00FD756E" w:rsidRDefault="00FD756E">
      <w:pPr>
        <w:pStyle w:val="CommentText"/>
      </w:pPr>
      <w:r>
        <w:rPr>
          <w:rStyle w:val="CommentReference"/>
        </w:rPr>
        <w:annotationRef/>
      </w:r>
      <w:r>
        <w:t>Idem comentario anterior</w:t>
      </w:r>
    </w:p>
  </w:comment>
  <w:comment w:id="29" w:author="Felipe Javier Quezada Escalona" w:date="2025-08-17T16:04:00Z" w:initials="FQ">
    <w:p w14:paraId="11CCDAFE" w14:textId="77777777" w:rsidR="008B5083" w:rsidRDefault="008B5083" w:rsidP="008B5083">
      <w:pPr>
        <w:pStyle w:val="CommentText"/>
      </w:pPr>
      <w:r>
        <w:rPr>
          <w:rStyle w:val="CommentReference"/>
        </w:rPr>
        <w:annotationRef/>
      </w:r>
      <w:r>
        <w:rPr>
          <w:lang w:val="en-US"/>
        </w:rPr>
        <w:t>Testear esto estructuralmente</w:t>
      </w:r>
    </w:p>
  </w:comment>
  <w:comment w:id="30" w:author="Felipe Javier Quezada Escalona" w:date="2025-08-17T16:04:00Z" w:initials="FQ">
    <w:p w14:paraId="5D6482C9" w14:textId="77777777" w:rsidR="008B5083" w:rsidRDefault="008B5083" w:rsidP="008B5083">
      <w:pPr>
        <w:pStyle w:val="CommentText"/>
      </w:pPr>
      <w:r>
        <w:rPr>
          <w:rStyle w:val="CommentReference"/>
        </w:rPr>
        <w:annotationRef/>
      </w:r>
      <w:r>
        <w:rPr>
          <w:lang w:val="en-US"/>
        </w:rPr>
        <w:t>Tal vez luego hacer un contrafactual y ver que pasa si no hay colusion, y calcular perdida de bienestar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B9CD37" w15:done="0"/>
  <w15:commentEx w15:paraId="7153A6F6" w15:paraIdParent="4AB9CD37" w15:done="0"/>
  <w15:commentEx w15:paraId="1E87A29C" w15:done="0"/>
  <w15:commentEx w15:paraId="4F1844E3" w15:done="0"/>
  <w15:commentEx w15:paraId="2CDF5A5B" w15:done="0"/>
  <w15:commentEx w15:paraId="6DB71D1F" w15:done="0"/>
  <w15:commentEx w15:paraId="53B48865" w15:paraIdParent="6DB71D1F" w15:done="0"/>
  <w15:commentEx w15:paraId="3B454DDB" w15:done="0"/>
  <w15:commentEx w15:paraId="1948A9CA" w15:done="0"/>
  <w15:commentEx w15:paraId="4ACC64B9" w15:done="0"/>
  <w15:commentEx w15:paraId="18DD6374" w15:done="0"/>
  <w15:commentEx w15:paraId="6616A534" w15:paraIdParent="18DD6374" w15:done="0"/>
  <w15:commentEx w15:paraId="19130D35" w15:done="0"/>
  <w15:commentEx w15:paraId="2FDF00C9" w15:done="0"/>
  <w15:commentEx w15:paraId="11CCDAFE" w15:done="0"/>
  <w15:commentEx w15:paraId="5D6482C9" w15:paraIdParent="11CCDA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67EFD3" w16cex:dateUtc="2025-08-08T02:09:00Z"/>
  <w16cex:commentExtensible w16cex:durableId="0F09D397" w16cex:dateUtc="2025-08-08T20:14:00Z"/>
  <w16cex:commentExtensible w16cex:durableId="1D56B600" w16cex:dateUtc="2025-08-13T15:25:00Z"/>
  <w16cex:commentExtensible w16cex:durableId="516CBCEF" w16cex:dateUtc="2025-08-13T15:24:00Z"/>
  <w16cex:commentExtensible w16cex:durableId="0BE8C77B" w16cex:dateUtc="2025-08-15T21:20:00Z"/>
  <w16cex:commentExtensible w16cex:durableId="01AEA3B2" w16cex:dateUtc="2025-08-15T21:46:00Z"/>
  <w16cex:commentExtensible w16cex:durableId="08DE4E53" w16cex:dateUtc="2025-08-15T21:47:00Z"/>
  <w16cex:commentExtensible w16cex:durableId="0017251A" w16cex:dateUtc="2025-08-16T00:45:00Z"/>
  <w16cex:commentExtensible w16cex:durableId="2C548E88" w16cex:dateUtc="2025-08-16T13:11:00Z"/>
  <w16cex:commentExtensible w16cex:durableId="44F493E0" w16cex:dateUtc="2025-08-17T15:31:00Z"/>
  <w16cex:commentExtensible w16cex:durableId="4D6D54D3" w16cex:dateUtc="2025-08-17T15:45:00Z"/>
  <w16cex:commentExtensible w16cex:durableId="6EEB8154" w16cex:dateUtc="2025-08-17T15:49:00Z"/>
  <w16cex:commentExtensible w16cex:durableId="27924034" w16cex:dateUtc="2023-02-11T19:26:00Z"/>
  <w16cex:commentExtensible w16cex:durableId="2792404C" w16cex:dateUtc="2023-02-11T19:26:00Z"/>
  <w16cex:commentExtensible w16cex:durableId="60794AF3" w16cex:dateUtc="2025-08-17T20:04:00Z"/>
  <w16cex:commentExtensible w16cex:durableId="6793EF7A" w16cex:dateUtc="2025-08-17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B9CD37" w16cid:durableId="3867EFD3"/>
  <w16cid:commentId w16cid:paraId="7153A6F6" w16cid:durableId="0F09D397"/>
  <w16cid:commentId w16cid:paraId="1E87A29C" w16cid:durableId="1D56B600"/>
  <w16cid:commentId w16cid:paraId="4F1844E3" w16cid:durableId="516CBCEF"/>
  <w16cid:commentId w16cid:paraId="2CDF5A5B" w16cid:durableId="0BE8C77B"/>
  <w16cid:commentId w16cid:paraId="6DB71D1F" w16cid:durableId="01AEA3B2"/>
  <w16cid:commentId w16cid:paraId="53B48865" w16cid:durableId="08DE4E53"/>
  <w16cid:commentId w16cid:paraId="3B454DDB" w16cid:durableId="0017251A"/>
  <w16cid:commentId w16cid:paraId="1948A9CA" w16cid:durableId="2C548E88"/>
  <w16cid:commentId w16cid:paraId="4ACC64B9" w16cid:durableId="44F493E0"/>
  <w16cid:commentId w16cid:paraId="18DD6374" w16cid:durableId="4D6D54D3"/>
  <w16cid:commentId w16cid:paraId="6616A534" w16cid:durableId="6EEB8154"/>
  <w16cid:commentId w16cid:paraId="19130D35" w16cid:durableId="27924034"/>
  <w16cid:commentId w16cid:paraId="2FDF00C9" w16cid:durableId="2792404C"/>
  <w16cid:commentId w16cid:paraId="11CCDAFE" w16cid:durableId="60794AF3"/>
  <w16cid:commentId w16cid:paraId="5D6482C9" w16cid:durableId="6793EF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10224" w14:textId="77777777" w:rsidR="00596BCD" w:rsidRDefault="00596BCD" w:rsidP="00D6634A">
      <w:pPr>
        <w:spacing w:after="0" w:line="240" w:lineRule="auto"/>
      </w:pPr>
      <w:r>
        <w:separator/>
      </w:r>
    </w:p>
  </w:endnote>
  <w:endnote w:type="continuationSeparator" w:id="0">
    <w:p w14:paraId="4AB62011" w14:textId="77777777" w:rsidR="00596BCD" w:rsidRDefault="00596BCD" w:rsidP="00D6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dvTimes">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C31E" w14:textId="6E519BB1" w:rsidR="00F6729B" w:rsidRDefault="00F6729B" w:rsidP="283FE59D">
    <w:pPr>
      <w:pStyle w:val="Footer"/>
      <w:jc w:val="right"/>
      <w:rPr>
        <w:noProof/>
        <w:lang w:val="es-ES"/>
      </w:rPr>
    </w:pPr>
    <w:r>
      <w:fldChar w:fldCharType="begin"/>
    </w:r>
    <w:r>
      <w:instrText>PAGE</w:instrText>
    </w:r>
    <w:r>
      <w:fldChar w:fldCharType="separate"/>
    </w:r>
    <w:r w:rsidR="009E6EEF">
      <w:rPr>
        <w:noProof/>
      </w:rPr>
      <w:t>2</w:t>
    </w:r>
    <w:r>
      <w:fldChar w:fldCharType="end"/>
    </w:r>
  </w:p>
  <w:p w14:paraId="54060ECD" w14:textId="77777777" w:rsidR="00F6729B" w:rsidRDefault="00F67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D284" w14:textId="77777777" w:rsidR="00596BCD" w:rsidRDefault="00596BCD" w:rsidP="00D6634A">
      <w:pPr>
        <w:spacing w:after="0" w:line="240" w:lineRule="auto"/>
      </w:pPr>
      <w:r>
        <w:separator/>
      </w:r>
    </w:p>
  </w:footnote>
  <w:footnote w:type="continuationSeparator" w:id="0">
    <w:p w14:paraId="6BDCBB91" w14:textId="77777777" w:rsidR="00596BCD" w:rsidRDefault="00596BCD" w:rsidP="00D6634A">
      <w:pPr>
        <w:spacing w:after="0" w:line="240" w:lineRule="auto"/>
      </w:pPr>
      <w:r>
        <w:continuationSeparator/>
      </w:r>
    </w:p>
  </w:footnote>
  <w:footnote w:id="1">
    <w:p w14:paraId="7BBC50CF" w14:textId="17F4C656" w:rsidR="006750F9" w:rsidRPr="006750F9" w:rsidRDefault="006750F9" w:rsidP="00FD7880">
      <w:pPr>
        <w:pStyle w:val="FootnoteText"/>
        <w:jc w:val="both"/>
        <w:rPr>
          <w:sz w:val="18"/>
          <w:szCs w:val="18"/>
          <w:lang w:val="es-ES"/>
        </w:rPr>
      </w:pPr>
      <w:r w:rsidRPr="006750F9">
        <w:rPr>
          <w:rStyle w:val="FootnoteReference"/>
          <w:sz w:val="18"/>
          <w:szCs w:val="18"/>
        </w:rPr>
        <w:footnoteRef/>
      </w:r>
      <w:r w:rsidRPr="006750F9">
        <w:rPr>
          <w:sz w:val="18"/>
          <w:szCs w:val="18"/>
        </w:rPr>
        <w:t xml:space="preserve"> </w:t>
      </w:r>
      <w:r w:rsidRPr="006750F9">
        <w:rPr>
          <w:sz w:val="18"/>
          <w:szCs w:val="18"/>
          <w:lang w:val="es-ES"/>
        </w:rPr>
        <w:t xml:space="preserve">Este documento </w:t>
      </w:r>
      <w:r w:rsidR="00FD7880">
        <w:rPr>
          <w:sz w:val="18"/>
          <w:szCs w:val="18"/>
          <w:lang w:val="es-ES"/>
        </w:rPr>
        <w:t>ha sido elaborado por</w:t>
      </w:r>
      <w:r w:rsidRPr="006750F9">
        <w:rPr>
          <w:sz w:val="18"/>
          <w:szCs w:val="18"/>
          <w:lang w:val="es-ES"/>
        </w:rPr>
        <w:t xml:space="preserve"> el grupo económico del equipo técnico que apoya la generación de una propuesta de Nueva Ley General de Pesca y Acuicultura. El documento es de carácter interno y no debe ser distribuido sin autorización del equipo técnico. Los planteamientos representan las opiniones del equipo redactor</w:t>
      </w:r>
      <w:r w:rsidR="00811CB7">
        <w:rPr>
          <w:sz w:val="18"/>
          <w:szCs w:val="18"/>
          <w:lang w:val="es-ES"/>
        </w:rPr>
        <w:t>.</w:t>
      </w:r>
    </w:p>
  </w:footnote>
  <w:footnote w:id="2">
    <w:p w14:paraId="02A234F5" w14:textId="0946A520" w:rsidR="00287BFC" w:rsidRPr="00287BFC" w:rsidRDefault="00287BFC" w:rsidP="00A157D4">
      <w:pPr>
        <w:pStyle w:val="FootnoteText"/>
        <w:jc w:val="both"/>
        <w:rPr>
          <w:sz w:val="18"/>
          <w:szCs w:val="18"/>
          <w:lang w:val="es-ES"/>
        </w:rPr>
      </w:pPr>
      <w:r w:rsidRPr="00D25F92">
        <w:rPr>
          <w:rStyle w:val="FootnoteReference"/>
          <w:sz w:val="18"/>
          <w:szCs w:val="18"/>
        </w:rPr>
        <w:footnoteRef/>
      </w:r>
      <w:r w:rsidRPr="00D25F92">
        <w:rPr>
          <w:sz w:val="18"/>
          <w:szCs w:val="18"/>
        </w:rPr>
        <w:t xml:space="preserve"> </w:t>
      </w:r>
      <w:r w:rsidRPr="00D25F92">
        <w:rPr>
          <w:sz w:val="18"/>
          <w:szCs w:val="18"/>
          <w:lang w:val="es-ES"/>
        </w:rPr>
        <w:t>Ley N° 20.657 artículo 1° B.</w:t>
      </w:r>
    </w:p>
  </w:footnote>
  <w:footnote w:id="3">
    <w:p w14:paraId="48CD5327" w14:textId="41166382" w:rsidR="00287BFC" w:rsidRPr="00B33992" w:rsidRDefault="00287BFC">
      <w:pPr>
        <w:pStyle w:val="FootnoteText"/>
        <w:rPr>
          <w:sz w:val="18"/>
          <w:szCs w:val="18"/>
          <w:lang w:val="es-ES"/>
        </w:rPr>
      </w:pPr>
      <w:r w:rsidRPr="00B33992">
        <w:rPr>
          <w:rStyle w:val="FootnoteReference"/>
          <w:sz w:val="18"/>
          <w:szCs w:val="18"/>
        </w:rPr>
        <w:footnoteRef/>
      </w:r>
      <w:r w:rsidRPr="00B33992">
        <w:rPr>
          <w:sz w:val="18"/>
          <w:szCs w:val="18"/>
        </w:rPr>
        <w:t xml:space="preserve"> </w:t>
      </w:r>
      <w:r w:rsidRPr="00B33992">
        <w:rPr>
          <w:sz w:val="18"/>
          <w:szCs w:val="18"/>
          <w:lang w:val="es-ES"/>
        </w:rPr>
        <w:t xml:space="preserve">Notar que lo que se subasta es un </w:t>
      </w:r>
      <w:r w:rsidRPr="00B33992">
        <w:rPr>
          <w:i/>
          <w:sz w:val="18"/>
          <w:szCs w:val="18"/>
          <w:lang w:val="es-ES"/>
        </w:rPr>
        <w:t xml:space="preserve">porcentaje </w:t>
      </w:r>
      <w:r w:rsidRPr="00B33992">
        <w:rPr>
          <w:sz w:val="18"/>
          <w:szCs w:val="18"/>
          <w:lang w:val="es-ES"/>
        </w:rPr>
        <w:t>de la fracción industrial de la Cuota Global. El volumen específico subastado va a depender del volumen total de la cuota, que puede cambiar año a año.</w:t>
      </w:r>
    </w:p>
  </w:footnote>
  <w:footnote w:id="4">
    <w:p w14:paraId="3E22DD20" w14:textId="77777777" w:rsidR="00287BFC" w:rsidRPr="003A23A7" w:rsidRDefault="00287BFC" w:rsidP="003824FF">
      <w:pPr>
        <w:pStyle w:val="FootnoteText"/>
        <w:rPr>
          <w:sz w:val="18"/>
          <w:szCs w:val="18"/>
        </w:rPr>
      </w:pPr>
      <w:r w:rsidRPr="003A23A7">
        <w:rPr>
          <w:rStyle w:val="FootnoteReference"/>
          <w:sz w:val="18"/>
          <w:szCs w:val="18"/>
        </w:rPr>
        <w:footnoteRef/>
      </w:r>
      <w:r w:rsidRPr="003A23A7">
        <w:rPr>
          <w:sz w:val="18"/>
          <w:szCs w:val="18"/>
        </w:rPr>
        <w:t xml:space="preserve"> </w:t>
      </w:r>
      <w:r w:rsidRPr="00B33992">
        <w:rPr>
          <w:sz w:val="18"/>
          <w:szCs w:val="18"/>
        </w:rPr>
        <w:t>LGPA artículo N° 39 y 40.</w:t>
      </w:r>
    </w:p>
  </w:footnote>
  <w:footnote w:id="5">
    <w:p w14:paraId="6A239451" w14:textId="232E9FBD" w:rsidR="00287BFC" w:rsidRPr="003A23A7" w:rsidRDefault="00287BFC">
      <w:pPr>
        <w:pStyle w:val="FootnoteText"/>
        <w:rPr>
          <w:sz w:val="18"/>
          <w:szCs w:val="18"/>
        </w:rPr>
      </w:pPr>
      <w:r w:rsidRPr="003A23A7">
        <w:rPr>
          <w:rStyle w:val="FootnoteReference"/>
          <w:sz w:val="18"/>
          <w:szCs w:val="18"/>
        </w:rPr>
        <w:footnoteRef/>
      </w:r>
      <w:r w:rsidRPr="003A23A7">
        <w:rPr>
          <w:sz w:val="18"/>
          <w:szCs w:val="18"/>
        </w:rPr>
        <w:t xml:space="preserve"> </w:t>
      </w:r>
      <w:r w:rsidRPr="00B33992">
        <w:rPr>
          <w:sz w:val="18"/>
          <w:szCs w:val="18"/>
        </w:rPr>
        <w:t>Inicialmente se otorgaron por dos años y luego se prorrogaron por diez años.</w:t>
      </w:r>
    </w:p>
  </w:footnote>
  <w:footnote w:id="6">
    <w:p w14:paraId="24AD6488" w14:textId="2818B101" w:rsidR="00287BFC" w:rsidRPr="000B1831" w:rsidRDefault="00287BFC">
      <w:pPr>
        <w:pStyle w:val="FootnoteText"/>
      </w:pPr>
      <w:r w:rsidRPr="003A23A7">
        <w:rPr>
          <w:rStyle w:val="FootnoteReference"/>
          <w:sz w:val="18"/>
          <w:szCs w:val="18"/>
        </w:rPr>
        <w:footnoteRef/>
      </w:r>
      <w:r w:rsidRPr="003A23A7">
        <w:rPr>
          <w:sz w:val="18"/>
          <w:szCs w:val="18"/>
        </w:rPr>
        <w:t xml:space="preserve"> </w:t>
      </w:r>
      <w:r w:rsidRPr="00B33992">
        <w:rPr>
          <w:sz w:val="18"/>
          <w:szCs w:val="18"/>
        </w:rPr>
        <w:t>LGPA título IV párrafo 4°.</w:t>
      </w:r>
    </w:p>
  </w:footnote>
  <w:footnote w:id="7">
    <w:p w14:paraId="5F59A5FC" w14:textId="3E5A202F" w:rsidR="00287BFC" w:rsidRPr="003A23A7" w:rsidRDefault="00287BFC">
      <w:pPr>
        <w:pStyle w:val="FootnoteText"/>
        <w:rPr>
          <w:sz w:val="18"/>
          <w:szCs w:val="18"/>
        </w:rPr>
      </w:pPr>
      <w:r w:rsidRPr="003A23A7">
        <w:rPr>
          <w:rStyle w:val="FootnoteReference"/>
          <w:sz w:val="18"/>
          <w:szCs w:val="18"/>
        </w:rPr>
        <w:footnoteRef/>
      </w:r>
      <w:r w:rsidRPr="003A23A7">
        <w:rPr>
          <w:sz w:val="18"/>
          <w:szCs w:val="18"/>
        </w:rPr>
        <w:t xml:space="preserve"> </w:t>
      </w:r>
      <w:r w:rsidRPr="00B33992">
        <w:rPr>
          <w:sz w:val="18"/>
          <w:szCs w:val="18"/>
        </w:rPr>
        <w:t>LGPA título IV párrafo 3°.</w:t>
      </w:r>
    </w:p>
  </w:footnote>
  <w:footnote w:id="8">
    <w:p w14:paraId="6018C26F" w14:textId="711707A5" w:rsidR="00287BFC" w:rsidRPr="00B33992" w:rsidRDefault="00287BFC" w:rsidP="001A4D8A">
      <w:pPr>
        <w:pStyle w:val="FootnoteText"/>
        <w:jc w:val="both"/>
        <w:rPr>
          <w:sz w:val="18"/>
          <w:szCs w:val="18"/>
        </w:rPr>
      </w:pPr>
      <w:r w:rsidRPr="00B33992">
        <w:rPr>
          <w:rStyle w:val="FootnoteReference"/>
          <w:sz w:val="18"/>
          <w:szCs w:val="18"/>
        </w:rPr>
        <w:footnoteRef/>
      </w:r>
      <w:r w:rsidRPr="00B33992">
        <w:rPr>
          <w:sz w:val="18"/>
          <w:szCs w:val="18"/>
        </w:rPr>
        <w:t xml:space="preserve"> </w:t>
      </w:r>
      <w:hyperlink r:id="rId1" w:history="1">
        <w:r w:rsidRPr="00B33992">
          <w:rPr>
            <w:rStyle w:val="Hyperlink"/>
            <w:sz w:val="18"/>
            <w:szCs w:val="18"/>
          </w:rPr>
          <w:t>https://www.emol.com/noticias/Nacional/2015/10/27/756392/Corpesca-CDE-se-querello.html</w:t>
        </w:r>
      </w:hyperlink>
      <w:r w:rsidRPr="00B33992">
        <w:rPr>
          <w:sz w:val="18"/>
          <w:szCs w:val="18"/>
        </w:rPr>
        <w:t xml:space="preserve"> </w:t>
      </w:r>
    </w:p>
    <w:p w14:paraId="1B8D2C6C" w14:textId="1C60A329" w:rsidR="00287BFC" w:rsidRPr="008D5FF5" w:rsidRDefault="00287BFC" w:rsidP="00405E73">
      <w:pPr>
        <w:pStyle w:val="FootnoteText"/>
        <w:jc w:val="both"/>
      </w:pPr>
      <w:hyperlink r:id="rId2" w:history="1">
        <w:r w:rsidRPr="00B33992">
          <w:rPr>
            <w:rStyle w:val="Hyperlink"/>
            <w:sz w:val="18"/>
            <w:szCs w:val="18"/>
          </w:rPr>
          <w:t>https://www.ciperchile.cl/2013/05/16/ley-de-pesca-juicio-por-cohecho-amenaza-con-quitar-anonimato-de-aportes-privados-de-campana/</w:t>
        </w:r>
      </w:hyperlink>
    </w:p>
  </w:footnote>
  <w:footnote w:id="9">
    <w:p w14:paraId="656C167B" w14:textId="6E9DAAAC" w:rsidR="00287BFC" w:rsidRPr="003A23A7" w:rsidRDefault="00287BFC" w:rsidP="009C5C6E">
      <w:pPr>
        <w:pStyle w:val="FootnoteText"/>
        <w:jc w:val="both"/>
        <w:rPr>
          <w:sz w:val="18"/>
          <w:szCs w:val="18"/>
          <w:lang w:val="es-ES"/>
        </w:rPr>
      </w:pPr>
      <w:r w:rsidRPr="006F537D">
        <w:rPr>
          <w:rStyle w:val="FootnoteReference"/>
          <w:sz w:val="18"/>
          <w:szCs w:val="18"/>
        </w:rPr>
        <w:footnoteRef/>
      </w:r>
      <w:r w:rsidRPr="006F537D">
        <w:rPr>
          <w:sz w:val="18"/>
          <w:szCs w:val="18"/>
        </w:rPr>
        <w:t xml:space="preserve"> Cuando se implementaron las subastas, se reservó un 10% de la cuota global de la pesquería a los incumbentes, bajo el criterio de derechos históricos por un período transitorio de tres años, el otro 90% fue subastado por 10 años. Asimismo, luego de cumplirse los tres años estos permisos se volvían a asignar a partir del comportamiento del armador dentro de ese período.</w:t>
      </w:r>
    </w:p>
  </w:footnote>
  <w:footnote w:id="10">
    <w:p w14:paraId="5D06E962" w14:textId="571DA9E6" w:rsidR="00287BFC" w:rsidRPr="006F537D" w:rsidRDefault="00287BFC" w:rsidP="003A23A7">
      <w:pPr>
        <w:pStyle w:val="FootnoteText"/>
        <w:jc w:val="both"/>
        <w:rPr>
          <w:sz w:val="18"/>
          <w:szCs w:val="18"/>
        </w:rPr>
      </w:pPr>
      <w:r w:rsidRPr="003A23A7">
        <w:rPr>
          <w:rStyle w:val="FootnoteReference"/>
          <w:sz w:val="18"/>
          <w:szCs w:val="18"/>
        </w:rPr>
        <w:footnoteRef/>
      </w:r>
      <w:r w:rsidRPr="003A23A7">
        <w:rPr>
          <w:sz w:val="18"/>
          <w:szCs w:val="18"/>
        </w:rPr>
        <w:t xml:space="preserve"> </w:t>
      </w:r>
      <w:r w:rsidRPr="006F537D">
        <w:rPr>
          <w:sz w:val="18"/>
          <w:szCs w:val="18"/>
        </w:rPr>
        <w:t>Esta Ley nunca llegó a implementarse y fue sustituida por la Ley 19.080 antes de que se aplicara.</w:t>
      </w:r>
    </w:p>
  </w:footnote>
  <w:footnote w:id="11">
    <w:p w14:paraId="6DC1A71F" w14:textId="2C7E37A6" w:rsidR="00287BFC" w:rsidRPr="003A23A7" w:rsidRDefault="00287BFC" w:rsidP="009C5C6E">
      <w:pPr>
        <w:pStyle w:val="FootnoteText"/>
        <w:jc w:val="both"/>
        <w:rPr>
          <w:sz w:val="18"/>
          <w:szCs w:val="18"/>
          <w:lang w:val="es-ES"/>
        </w:rPr>
      </w:pPr>
      <w:r w:rsidRPr="006F537D">
        <w:rPr>
          <w:rStyle w:val="FootnoteReference"/>
          <w:sz w:val="18"/>
          <w:szCs w:val="18"/>
        </w:rPr>
        <w:footnoteRef/>
      </w:r>
      <w:r w:rsidRPr="006F537D">
        <w:rPr>
          <w:sz w:val="18"/>
          <w:szCs w:val="18"/>
        </w:rPr>
        <w:t xml:space="preserve"> </w:t>
      </w:r>
      <w:r w:rsidRPr="006F537D">
        <w:rPr>
          <w:sz w:val="18"/>
          <w:szCs w:val="18"/>
          <w:lang w:val="es-ES"/>
        </w:rPr>
        <w:t>A través de las leyes 19.070 y 19.080 de 1991.</w:t>
      </w:r>
    </w:p>
  </w:footnote>
  <w:footnote w:id="12">
    <w:p w14:paraId="3C1E9A77" w14:textId="0FDA472D" w:rsidR="00287BFC" w:rsidRPr="001B0413" w:rsidRDefault="00287BFC" w:rsidP="003A23A7">
      <w:pPr>
        <w:pStyle w:val="FootnoteText"/>
        <w:jc w:val="both"/>
        <w:rPr>
          <w:sz w:val="18"/>
          <w:szCs w:val="18"/>
        </w:rPr>
      </w:pPr>
      <w:r w:rsidRPr="006F537D">
        <w:rPr>
          <w:rStyle w:val="FootnoteReference"/>
          <w:sz w:val="18"/>
          <w:szCs w:val="18"/>
        </w:rPr>
        <w:footnoteRef/>
      </w:r>
      <w:r w:rsidRPr="006F537D">
        <w:rPr>
          <w:sz w:val="18"/>
          <w:szCs w:val="18"/>
        </w:rPr>
        <w:t xml:space="preserve"> Las licencias transables de pesca clase A (LTP A) son asignadas mediante derechos históricos. La ley exige que las LTP A decrezcan en el mismo porcentaje que se asignan las LTP B.</w:t>
      </w:r>
    </w:p>
  </w:footnote>
  <w:footnote w:id="13">
    <w:p w14:paraId="3CA21F14" w14:textId="77777777" w:rsidR="00287BFC" w:rsidRPr="001B0413" w:rsidRDefault="00287BFC" w:rsidP="00194D10">
      <w:pPr>
        <w:pStyle w:val="FootnoteText"/>
        <w:jc w:val="both"/>
        <w:rPr>
          <w:sz w:val="18"/>
          <w:szCs w:val="18"/>
          <w:lang w:val="es-ES"/>
        </w:rPr>
      </w:pPr>
      <w:r w:rsidRPr="001B0413">
        <w:rPr>
          <w:rStyle w:val="FootnoteReference"/>
          <w:sz w:val="18"/>
          <w:szCs w:val="18"/>
        </w:rPr>
        <w:footnoteRef/>
      </w:r>
      <w:r w:rsidRPr="001B0413">
        <w:rPr>
          <w:sz w:val="18"/>
          <w:szCs w:val="18"/>
        </w:rPr>
        <w:t xml:space="preserve"> </w:t>
      </w:r>
      <w:r w:rsidRPr="001B0413">
        <w:rPr>
          <w:sz w:val="18"/>
          <w:szCs w:val="18"/>
          <w:lang w:val="es-ES"/>
        </w:rPr>
        <w:t>Existe literatura que revisa momentos específicos de tiempo, que no necesariamente corresponden a todo el período de implementación del sistema en una determinada pesquería.</w:t>
      </w:r>
    </w:p>
  </w:footnote>
  <w:footnote w:id="14">
    <w:p w14:paraId="73087A47" w14:textId="47B8561D" w:rsidR="00693E54" w:rsidRPr="009B15FA" w:rsidRDefault="00693E54" w:rsidP="009B15FA">
      <w:pPr>
        <w:pStyle w:val="FootnoteText"/>
        <w:jc w:val="both"/>
        <w:rPr>
          <w:sz w:val="18"/>
          <w:szCs w:val="18"/>
        </w:rPr>
      </w:pPr>
      <w:r w:rsidRPr="009B15FA">
        <w:rPr>
          <w:rStyle w:val="FootnoteReference"/>
          <w:sz w:val="18"/>
          <w:szCs w:val="18"/>
        </w:rPr>
        <w:footnoteRef/>
      </w:r>
      <w:r w:rsidRPr="009B15FA">
        <w:rPr>
          <w:sz w:val="18"/>
          <w:szCs w:val="18"/>
        </w:rPr>
        <w:t xml:space="preserve"> Sin embargo, en algunas subastas se han registrado algunos lotes sin oferentes. Para el año 2017 (anchoveta III – IV Región), dos lotes TO no fueron ofertados por ninguna empresa (159,6 ton</w:t>
      </w:r>
      <w:r>
        <w:rPr>
          <w:sz w:val="18"/>
          <w:szCs w:val="18"/>
        </w:rPr>
        <w:t>elada</w:t>
      </w:r>
      <w:r w:rsidRPr="009B15FA">
        <w:rPr>
          <w:sz w:val="18"/>
          <w:szCs w:val="18"/>
        </w:rPr>
        <w:t>s c/u). El año 2019, cinco lotes EMT en Anchoveta (XV – II Región) sin oferentes (3.915,1 ton</w:t>
      </w:r>
      <w:r>
        <w:rPr>
          <w:sz w:val="18"/>
          <w:szCs w:val="18"/>
        </w:rPr>
        <w:t>elada</w:t>
      </w:r>
      <w:r w:rsidRPr="009B15FA">
        <w:rPr>
          <w:sz w:val="18"/>
          <w:szCs w:val="18"/>
        </w:rPr>
        <w:t>s). Con respecto a la Merluza de tres aletas, para el año 2018 un lote TO sin oferentes (148,5 ton</w:t>
      </w:r>
      <w:r>
        <w:rPr>
          <w:sz w:val="18"/>
          <w:szCs w:val="18"/>
        </w:rPr>
        <w:t>elada</w:t>
      </w:r>
      <w:r w:rsidRPr="009B15FA">
        <w:rPr>
          <w:sz w:val="18"/>
          <w:szCs w:val="18"/>
        </w:rPr>
        <w:t>s). Mientras que el año 2019, un lote TO y un lote EMT (70,5 ton</w:t>
      </w:r>
      <w:r>
        <w:rPr>
          <w:sz w:val="18"/>
          <w:szCs w:val="18"/>
        </w:rPr>
        <w:t>elada</w:t>
      </w:r>
      <w:r w:rsidRPr="009B15FA">
        <w:rPr>
          <w:sz w:val="18"/>
          <w:szCs w:val="18"/>
        </w:rPr>
        <w:t>s) resultó sin oferentes. En el año 2018, para la Merluza del Sur (UPN), dos lotes EMT sin oferentes (27 ton</w:t>
      </w:r>
      <w:r>
        <w:rPr>
          <w:sz w:val="18"/>
          <w:szCs w:val="18"/>
        </w:rPr>
        <w:t>elada</w:t>
      </w:r>
      <w:r w:rsidRPr="009B15FA">
        <w:rPr>
          <w:sz w:val="18"/>
          <w:szCs w:val="18"/>
        </w:rPr>
        <w:t>s c/u).</w:t>
      </w:r>
    </w:p>
  </w:footnote>
  <w:footnote w:id="15">
    <w:p w14:paraId="2279F4E6" w14:textId="03F992C5" w:rsidR="009D101E" w:rsidRPr="009D101E" w:rsidRDefault="009D101E">
      <w:pPr>
        <w:pStyle w:val="FootnoteText"/>
      </w:pPr>
      <w:r>
        <w:rPr>
          <w:rStyle w:val="FootnoteReference"/>
        </w:rPr>
        <w:footnoteRef/>
      </w:r>
      <w:r>
        <w:t xml:space="preserve"> Para mayor detalle, revisar informe: “</w:t>
      </w:r>
      <w:r w:rsidRPr="009D101E">
        <w:t>Análisis de la distribución entre sector artesanal e industrial en distintas unidades de pesquería</w:t>
      </w:r>
      <w:r>
        <w:t>”, elaborado por el equipo económico.</w:t>
      </w:r>
    </w:p>
  </w:footnote>
  <w:footnote w:id="16">
    <w:p w14:paraId="6F411DDD" w14:textId="725E34C8" w:rsidR="00183235" w:rsidRPr="00183235" w:rsidRDefault="00183235">
      <w:pPr>
        <w:pStyle w:val="FootnoteText"/>
      </w:pPr>
      <w:r>
        <w:rPr>
          <w:rStyle w:val="FootnoteReference"/>
        </w:rPr>
        <w:footnoteRef/>
      </w:r>
      <w:r>
        <w:t xml:space="preserve"> </w:t>
      </w:r>
      <w:hyperlink r:id="rId3" w:anchor="5c" w:history="1">
        <w:r w:rsidRPr="00B837DF">
          <w:rPr>
            <w:rStyle w:val="Hyperlink"/>
          </w:rPr>
          <w:t>https://www.justice.gov/atr/horizontal-merger-guidelines-08192010#5c</w:t>
        </w:r>
      </w:hyperlink>
      <w:r>
        <w:t xml:space="preserve"> </w:t>
      </w:r>
    </w:p>
  </w:footnote>
  <w:footnote w:id="17">
    <w:p w14:paraId="5EF517DB" w14:textId="77777777" w:rsidR="00D322E1" w:rsidRPr="004A2C26" w:rsidRDefault="00D322E1" w:rsidP="00D322E1">
      <w:pPr>
        <w:pStyle w:val="FootnoteText"/>
        <w:rPr>
          <w:sz w:val="18"/>
          <w:szCs w:val="18"/>
          <w:lang w:val="es-ES"/>
        </w:rPr>
      </w:pPr>
      <w:r w:rsidRPr="00287BFC">
        <w:rPr>
          <w:rStyle w:val="FootnoteReference"/>
          <w:sz w:val="18"/>
          <w:szCs w:val="18"/>
        </w:rPr>
        <w:footnoteRef/>
      </w:r>
      <w:r w:rsidRPr="00287BFC">
        <w:rPr>
          <w:sz w:val="18"/>
          <w:szCs w:val="18"/>
        </w:rPr>
        <w:t xml:space="preserve"> </w:t>
      </w:r>
      <w:r w:rsidRPr="00D25F92">
        <w:rPr>
          <w:sz w:val="18"/>
          <w:szCs w:val="18"/>
        </w:rPr>
        <w:t>Decreto con Fuerza de Ley 34 del Ministerio de Fomento (marzo de 1931).</w:t>
      </w:r>
    </w:p>
  </w:footnote>
  <w:footnote w:id="18">
    <w:p w14:paraId="7BA1141B" w14:textId="77777777" w:rsidR="00D322E1" w:rsidRPr="003A23A7" w:rsidRDefault="00D322E1" w:rsidP="00D322E1">
      <w:pPr>
        <w:pStyle w:val="FootnoteText"/>
        <w:rPr>
          <w:sz w:val="18"/>
          <w:szCs w:val="18"/>
        </w:rPr>
      </w:pPr>
      <w:r w:rsidRPr="001527D9">
        <w:rPr>
          <w:rStyle w:val="FootnoteReference"/>
          <w:sz w:val="18"/>
          <w:szCs w:val="18"/>
        </w:rPr>
        <w:footnoteRef/>
      </w:r>
      <w:r w:rsidRPr="001527D9">
        <w:rPr>
          <w:sz w:val="18"/>
          <w:szCs w:val="18"/>
        </w:rPr>
        <w:t xml:space="preserve"> Nómina de pescadores y embarcaciones artesanales habilitados para realizar actividades de pesca artesanal que llevará en Servicio Nacional de Pesca por regiones, caletas base, categorías y pesquerías con sus respectivos artes y aparejos de pesca. También podrán inscribirse las organizaciones de pescadores artesanales.</w:t>
      </w:r>
    </w:p>
  </w:footnote>
  <w:footnote w:id="19">
    <w:p w14:paraId="6D8D510F" w14:textId="77777777" w:rsidR="00D322E1" w:rsidRPr="003A23A7" w:rsidRDefault="00D322E1" w:rsidP="00D322E1">
      <w:pPr>
        <w:pStyle w:val="FootnoteText"/>
        <w:rPr>
          <w:sz w:val="18"/>
          <w:szCs w:val="18"/>
        </w:rPr>
      </w:pPr>
      <w:r w:rsidRPr="003A23A7">
        <w:rPr>
          <w:rStyle w:val="FootnoteReference"/>
          <w:sz w:val="18"/>
          <w:szCs w:val="18"/>
        </w:rPr>
        <w:footnoteRef/>
      </w:r>
      <w:r w:rsidRPr="003A23A7">
        <w:rPr>
          <w:sz w:val="18"/>
          <w:szCs w:val="18"/>
        </w:rPr>
        <w:t xml:space="preserve"> </w:t>
      </w:r>
      <w:r w:rsidRPr="001527D9">
        <w:rPr>
          <w:sz w:val="18"/>
          <w:szCs w:val="18"/>
        </w:rPr>
        <w:t>LGPA artículo 2° N° 28.</w:t>
      </w:r>
    </w:p>
  </w:footnote>
  <w:footnote w:id="20">
    <w:p w14:paraId="616B9306" w14:textId="77777777" w:rsidR="00D322E1" w:rsidRPr="003A23A7" w:rsidRDefault="00D322E1" w:rsidP="00D322E1">
      <w:pPr>
        <w:pStyle w:val="FootnoteText"/>
        <w:rPr>
          <w:sz w:val="18"/>
          <w:szCs w:val="18"/>
        </w:rPr>
      </w:pPr>
      <w:r w:rsidRPr="003A23A7">
        <w:rPr>
          <w:rStyle w:val="FootnoteReference"/>
          <w:sz w:val="18"/>
          <w:szCs w:val="18"/>
        </w:rPr>
        <w:footnoteRef/>
      </w:r>
      <w:r w:rsidRPr="003A23A7">
        <w:rPr>
          <w:sz w:val="18"/>
          <w:szCs w:val="18"/>
        </w:rPr>
        <w:t xml:space="preserve"> </w:t>
      </w:r>
      <w:r w:rsidRPr="001527D9">
        <w:rPr>
          <w:sz w:val="18"/>
          <w:szCs w:val="18"/>
        </w:rPr>
        <w:t>LGPA artículo 2° N° 28 bis.</w:t>
      </w:r>
    </w:p>
  </w:footnote>
  <w:footnote w:id="21">
    <w:p w14:paraId="76F440A4" w14:textId="77777777" w:rsidR="00D322E1" w:rsidRPr="003A23A7" w:rsidRDefault="00D322E1" w:rsidP="00D322E1">
      <w:pPr>
        <w:pStyle w:val="FootnoteText"/>
        <w:rPr>
          <w:sz w:val="18"/>
          <w:szCs w:val="18"/>
        </w:rPr>
      </w:pPr>
      <w:r w:rsidRPr="003A23A7">
        <w:rPr>
          <w:rStyle w:val="FootnoteReference"/>
          <w:sz w:val="18"/>
          <w:szCs w:val="18"/>
        </w:rPr>
        <w:footnoteRef/>
      </w:r>
      <w:r w:rsidRPr="003A23A7">
        <w:rPr>
          <w:sz w:val="18"/>
          <w:szCs w:val="18"/>
        </w:rPr>
        <w:t xml:space="preserve"> Longitud de una embarcación desde la proa a la popa.</w:t>
      </w:r>
    </w:p>
  </w:footnote>
  <w:footnote w:id="22">
    <w:p w14:paraId="1360D043" w14:textId="77777777" w:rsidR="00D322E1" w:rsidRPr="003A23A7" w:rsidRDefault="00D322E1" w:rsidP="00D322E1">
      <w:pPr>
        <w:pStyle w:val="FootnoteText"/>
        <w:rPr>
          <w:sz w:val="18"/>
          <w:szCs w:val="18"/>
        </w:rPr>
      </w:pPr>
      <w:r w:rsidRPr="003A23A7">
        <w:rPr>
          <w:rStyle w:val="FootnoteReference"/>
          <w:sz w:val="18"/>
          <w:szCs w:val="18"/>
        </w:rPr>
        <w:footnoteRef/>
      </w:r>
      <w:r w:rsidRPr="003A23A7">
        <w:rPr>
          <w:sz w:val="18"/>
          <w:szCs w:val="18"/>
        </w:rPr>
        <w:t xml:space="preserve"> LGPA </w:t>
      </w:r>
      <w:r w:rsidRPr="001527D9">
        <w:rPr>
          <w:sz w:val="18"/>
          <w:szCs w:val="18"/>
        </w:rPr>
        <w:t>artículo 2° N° 30.</w:t>
      </w:r>
    </w:p>
  </w:footnote>
  <w:footnote w:id="23">
    <w:p w14:paraId="04225769" w14:textId="77777777" w:rsidR="00D322E1" w:rsidRDefault="00D322E1" w:rsidP="00D322E1">
      <w:pPr>
        <w:pStyle w:val="FootnoteText"/>
      </w:pPr>
      <w:r w:rsidRPr="003A23A7">
        <w:rPr>
          <w:rStyle w:val="FootnoteReference"/>
          <w:sz w:val="18"/>
          <w:szCs w:val="18"/>
        </w:rPr>
        <w:footnoteRef/>
      </w:r>
      <w:r w:rsidRPr="003A23A7">
        <w:rPr>
          <w:sz w:val="18"/>
          <w:szCs w:val="18"/>
        </w:rPr>
        <w:t xml:space="preserve"> LGPA </w:t>
      </w:r>
      <w:r w:rsidRPr="001527D9">
        <w:rPr>
          <w:sz w:val="18"/>
          <w:szCs w:val="18"/>
        </w:rPr>
        <w:t>artículo 2° N° 8.</w:t>
      </w:r>
    </w:p>
  </w:footnote>
  <w:footnote w:id="24">
    <w:p w14:paraId="34800C0C" w14:textId="77777777" w:rsidR="00D322E1" w:rsidRPr="003A23A7" w:rsidRDefault="00D322E1" w:rsidP="00D322E1">
      <w:pPr>
        <w:pStyle w:val="FootnoteText"/>
        <w:jc w:val="both"/>
        <w:rPr>
          <w:sz w:val="18"/>
          <w:szCs w:val="18"/>
        </w:rPr>
      </w:pPr>
      <w:r w:rsidRPr="003A23A7">
        <w:rPr>
          <w:rStyle w:val="FootnoteReference"/>
          <w:sz w:val="18"/>
          <w:szCs w:val="18"/>
        </w:rPr>
        <w:footnoteRef/>
      </w:r>
      <w:r w:rsidRPr="003A23A7">
        <w:rPr>
          <w:sz w:val="18"/>
          <w:szCs w:val="18"/>
        </w:rPr>
        <w:t xml:space="preserve"> </w:t>
      </w:r>
      <w:r w:rsidRPr="00854916">
        <w:rPr>
          <w:sz w:val="18"/>
          <w:szCs w:val="18"/>
        </w:rPr>
        <w:t>Nómina de personas que realizan pesca industrial que llevará el servicio nacional de pesca.</w:t>
      </w:r>
    </w:p>
  </w:footnote>
  <w:footnote w:id="25">
    <w:p w14:paraId="2F5AE4FA" w14:textId="77777777" w:rsidR="00D322E1" w:rsidRDefault="00D322E1" w:rsidP="00D322E1">
      <w:pPr>
        <w:pStyle w:val="FootnoteText"/>
      </w:pPr>
      <w:r w:rsidRPr="003A23A7">
        <w:rPr>
          <w:rStyle w:val="FootnoteReference"/>
          <w:sz w:val="18"/>
          <w:szCs w:val="18"/>
        </w:rPr>
        <w:footnoteRef/>
      </w:r>
      <w:r w:rsidRPr="003A23A7">
        <w:rPr>
          <w:sz w:val="18"/>
          <w:szCs w:val="18"/>
        </w:rPr>
        <w:t xml:space="preserve"> Es el modo de medir el tamaño de los buques, a partir de su volumetría</w:t>
      </w:r>
      <w:r>
        <w:t>.</w:t>
      </w:r>
    </w:p>
  </w:footnote>
  <w:footnote w:id="26">
    <w:p w14:paraId="4D0F22A3" w14:textId="77777777" w:rsidR="00D322E1" w:rsidRPr="003A23A7" w:rsidRDefault="00D322E1" w:rsidP="00D322E1">
      <w:pPr>
        <w:pStyle w:val="FootnoteText"/>
        <w:jc w:val="both"/>
        <w:rPr>
          <w:sz w:val="18"/>
          <w:szCs w:val="18"/>
        </w:rPr>
      </w:pPr>
      <w:r w:rsidRPr="003A23A7">
        <w:rPr>
          <w:rStyle w:val="FootnoteReference"/>
          <w:sz w:val="18"/>
          <w:szCs w:val="18"/>
        </w:rPr>
        <w:footnoteRef/>
      </w:r>
      <w:r w:rsidRPr="003A23A7">
        <w:rPr>
          <w:sz w:val="18"/>
          <w:szCs w:val="18"/>
        </w:rPr>
        <w:t xml:space="preserve"> </w:t>
      </w:r>
      <w:r w:rsidRPr="00854916">
        <w:rPr>
          <w:sz w:val="18"/>
          <w:szCs w:val="18"/>
        </w:rPr>
        <w:t>LGPA artículo 2° N° 26.</w:t>
      </w:r>
    </w:p>
  </w:footnote>
  <w:footnote w:id="27">
    <w:p w14:paraId="58B09C8F" w14:textId="77777777" w:rsidR="00D322E1" w:rsidRPr="003A23A7" w:rsidRDefault="00D322E1" w:rsidP="00D322E1">
      <w:pPr>
        <w:pStyle w:val="FootnoteText"/>
        <w:jc w:val="both"/>
        <w:rPr>
          <w:sz w:val="18"/>
          <w:szCs w:val="18"/>
        </w:rPr>
      </w:pPr>
      <w:r w:rsidRPr="003A23A7">
        <w:rPr>
          <w:rStyle w:val="FootnoteReference"/>
          <w:sz w:val="18"/>
          <w:szCs w:val="18"/>
        </w:rPr>
        <w:footnoteRef/>
      </w:r>
      <w:r w:rsidRPr="00854916">
        <w:rPr>
          <w:sz w:val="18"/>
          <w:szCs w:val="18"/>
        </w:rPr>
        <w:t xml:space="preserve"> LGPA artículo 2° N° 11</w:t>
      </w:r>
      <w:r>
        <w:rPr>
          <w:sz w:val="18"/>
          <w:szCs w:val="18"/>
        </w:rPr>
        <w:t>.</w:t>
      </w:r>
    </w:p>
  </w:footnote>
  <w:footnote w:id="28">
    <w:p w14:paraId="0A72EF85" w14:textId="77777777" w:rsidR="00D322E1" w:rsidRPr="003A23A7" w:rsidRDefault="00D322E1" w:rsidP="00D322E1">
      <w:pPr>
        <w:pStyle w:val="FootnoteText"/>
        <w:jc w:val="both"/>
        <w:rPr>
          <w:sz w:val="18"/>
          <w:szCs w:val="18"/>
        </w:rPr>
      </w:pPr>
      <w:r w:rsidRPr="003A23A7">
        <w:rPr>
          <w:rStyle w:val="FootnoteReference"/>
          <w:sz w:val="18"/>
          <w:szCs w:val="18"/>
        </w:rPr>
        <w:footnoteRef/>
      </w:r>
      <w:r w:rsidRPr="00854916">
        <w:rPr>
          <w:sz w:val="18"/>
          <w:szCs w:val="18"/>
        </w:rPr>
        <w:t xml:space="preserve"> LGPA artículo 14°. El régimen general de pesca debe aplicarse fuera del área de reserva para la pesca artesanal y la zona económica exclusiva de la república.</w:t>
      </w:r>
    </w:p>
  </w:footnote>
  <w:footnote w:id="29">
    <w:p w14:paraId="765B856C" w14:textId="77777777" w:rsidR="00D322E1" w:rsidRPr="00193CC6" w:rsidRDefault="00D322E1" w:rsidP="00D322E1">
      <w:pPr>
        <w:pStyle w:val="FootnoteText"/>
        <w:jc w:val="both"/>
        <w:rPr>
          <w:lang w:val="es-ES"/>
        </w:rPr>
      </w:pPr>
      <w:r w:rsidRPr="003A23A7">
        <w:rPr>
          <w:rStyle w:val="FootnoteReference"/>
          <w:sz w:val="18"/>
          <w:szCs w:val="18"/>
        </w:rPr>
        <w:footnoteRef/>
      </w:r>
      <w:r w:rsidRPr="003A23A7">
        <w:rPr>
          <w:sz w:val="18"/>
          <w:szCs w:val="18"/>
        </w:rPr>
        <w:t xml:space="preserve"> La Unidad de </w:t>
      </w:r>
      <w:r w:rsidRPr="00854916">
        <w:rPr>
          <w:sz w:val="18"/>
          <w:szCs w:val="18"/>
        </w:rPr>
        <w:t>P</w:t>
      </w:r>
      <w:r w:rsidRPr="003A23A7">
        <w:rPr>
          <w:sz w:val="18"/>
          <w:szCs w:val="18"/>
        </w:rPr>
        <w:t>esquería se define como el conjunto de actividades de pesca industrial ejecutadas respecto de una especie hidrobiológica determinada, en un área geográfica específica.</w:t>
      </w:r>
    </w:p>
  </w:footnote>
  <w:footnote w:id="30">
    <w:p w14:paraId="301A84B5" w14:textId="77777777" w:rsidR="00D322E1" w:rsidRPr="003A23A7" w:rsidRDefault="00D322E1" w:rsidP="00D322E1">
      <w:pPr>
        <w:pStyle w:val="FootnoteText"/>
        <w:rPr>
          <w:sz w:val="18"/>
          <w:szCs w:val="18"/>
        </w:rPr>
      </w:pPr>
      <w:r w:rsidRPr="003A23A7">
        <w:rPr>
          <w:rStyle w:val="FootnoteReference"/>
          <w:sz w:val="18"/>
          <w:szCs w:val="18"/>
        </w:rPr>
        <w:footnoteRef/>
      </w:r>
      <w:r w:rsidRPr="003A23A7">
        <w:rPr>
          <w:sz w:val="18"/>
          <w:szCs w:val="18"/>
        </w:rPr>
        <w:t xml:space="preserve"> </w:t>
      </w:r>
      <w:r w:rsidRPr="00854916">
        <w:rPr>
          <w:sz w:val="18"/>
          <w:szCs w:val="18"/>
        </w:rPr>
        <w:t>LGPA artículo N° 47. La fracción artesanal de la cuota global se puede distribuir, mediante resolución fundada de la Subsecretaría de Pesca y Acuicultura por región, flota o tamaño de embarcación y áreas, según corresponda.</w:t>
      </w:r>
    </w:p>
  </w:footnote>
  <w:footnote w:id="31">
    <w:p w14:paraId="0461F2FE" w14:textId="77777777" w:rsidR="00D322E1" w:rsidRPr="0018613C" w:rsidRDefault="00D322E1" w:rsidP="00D322E1">
      <w:pPr>
        <w:pStyle w:val="FootnoteText"/>
      </w:pPr>
      <w:r w:rsidRPr="003A23A7">
        <w:rPr>
          <w:rStyle w:val="FootnoteReference"/>
          <w:sz w:val="18"/>
          <w:szCs w:val="18"/>
        </w:rPr>
        <w:footnoteRef/>
      </w:r>
      <w:r w:rsidRPr="003A23A7">
        <w:rPr>
          <w:sz w:val="18"/>
          <w:szCs w:val="18"/>
        </w:rPr>
        <w:t xml:space="preserve"> </w:t>
      </w:r>
      <w:r>
        <w:rPr>
          <w:sz w:val="18"/>
          <w:szCs w:val="18"/>
        </w:rPr>
        <w:t xml:space="preserve">Es un caso específico de la llamada “Tragedia de los Comunes”. </w:t>
      </w:r>
      <w:r w:rsidRPr="003A23A7">
        <w:rPr>
          <w:sz w:val="18"/>
          <w:szCs w:val="18"/>
        </w:rPr>
        <w:t>Ver Hardin (1968).</w:t>
      </w:r>
      <w:r w:rsidRPr="003A23A7">
        <w:rPr>
          <w:sz w:val="22"/>
          <w:szCs w:val="22"/>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83FE59D" w14:paraId="5A4D9D30" w14:textId="77777777" w:rsidTr="00FD7880">
      <w:tc>
        <w:tcPr>
          <w:tcW w:w="3360" w:type="dxa"/>
        </w:tcPr>
        <w:p w14:paraId="766961C8" w14:textId="592F41EA" w:rsidR="283FE59D" w:rsidRDefault="283FE59D" w:rsidP="00FD7880">
          <w:pPr>
            <w:pStyle w:val="Header"/>
            <w:ind w:left="-115"/>
          </w:pPr>
        </w:p>
      </w:tc>
      <w:tc>
        <w:tcPr>
          <w:tcW w:w="3360" w:type="dxa"/>
        </w:tcPr>
        <w:p w14:paraId="1D3263DA" w14:textId="685255BB" w:rsidR="283FE59D" w:rsidRDefault="283FE59D" w:rsidP="00FD7880">
          <w:pPr>
            <w:pStyle w:val="Header"/>
            <w:jc w:val="center"/>
          </w:pPr>
        </w:p>
      </w:tc>
      <w:tc>
        <w:tcPr>
          <w:tcW w:w="3360" w:type="dxa"/>
        </w:tcPr>
        <w:p w14:paraId="1C4B0716" w14:textId="06E355C9" w:rsidR="283FE59D" w:rsidRDefault="283FE59D" w:rsidP="00FD7880">
          <w:pPr>
            <w:pStyle w:val="Header"/>
            <w:ind w:right="-115"/>
            <w:jc w:val="right"/>
          </w:pPr>
        </w:p>
      </w:tc>
    </w:tr>
  </w:tbl>
  <w:p w14:paraId="3C4E262B" w14:textId="2A406672" w:rsidR="283FE59D" w:rsidRDefault="283FE59D" w:rsidP="00FD7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283FE59D" w14:paraId="60881EF7" w14:textId="77777777" w:rsidTr="00FD7880">
      <w:tc>
        <w:tcPr>
          <w:tcW w:w="4320" w:type="dxa"/>
        </w:tcPr>
        <w:p w14:paraId="3FD3A7DC" w14:textId="2A3E24EB" w:rsidR="283FE59D" w:rsidRDefault="283FE59D" w:rsidP="00FD7880">
          <w:pPr>
            <w:pStyle w:val="Header"/>
            <w:ind w:left="-115"/>
          </w:pPr>
        </w:p>
      </w:tc>
      <w:tc>
        <w:tcPr>
          <w:tcW w:w="4320" w:type="dxa"/>
        </w:tcPr>
        <w:p w14:paraId="0A026A6C" w14:textId="51B7509D" w:rsidR="283FE59D" w:rsidRDefault="283FE59D" w:rsidP="00FD7880">
          <w:pPr>
            <w:pStyle w:val="Header"/>
            <w:jc w:val="center"/>
          </w:pPr>
        </w:p>
      </w:tc>
      <w:tc>
        <w:tcPr>
          <w:tcW w:w="4320" w:type="dxa"/>
        </w:tcPr>
        <w:p w14:paraId="7D1243D6" w14:textId="71416F97" w:rsidR="283FE59D" w:rsidRDefault="283FE59D" w:rsidP="00FD7880">
          <w:pPr>
            <w:pStyle w:val="Header"/>
            <w:ind w:right="-115"/>
            <w:jc w:val="right"/>
          </w:pPr>
        </w:p>
      </w:tc>
    </w:tr>
  </w:tbl>
  <w:p w14:paraId="6C25A8F9" w14:textId="33DA3F7D" w:rsidR="283FE59D" w:rsidRDefault="283FE59D" w:rsidP="00FD78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83FE59D" w14:paraId="5EF5BA21" w14:textId="77777777" w:rsidTr="00FD7880">
      <w:tc>
        <w:tcPr>
          <w:tcW w:w="3360" w:type="dxa"/>
        </w:tcPr>
        <w:p w14:paraId="3F7AAD38" w14:textId="169782EF" w:rsidR="283FE59D" w:rsidRDefault="283FE59D" w:rsidP="00FD7880">
          <w:pPr>
            <w:pStyle w:val="Header"/>
            <w:ind w:left="-115"/>
          </w:pPr>
        </w:p>
      </w:tc>
      <w:tc>
        <w:tcPr>
          <w:tcW w:w="3360" w:type="dxa"/>
        </w:tcPr>
        <w:p w14:paraId="60E5024E" w14:textId="4C7C38F8" w:rsidR="283FE59D" w:rsidRDefault="283FE59D" w:rsidP="00FD7880">
          <w:pPr>
            <w:pStyle w:val="Header"/>
            <w:jc w:val="center"/>
          </w:pPr>
        </w:p>
      </w:tc>
      <w:tc>
        <w:tcPr>
          <w:tcW w:w="3360" w:type="dxa"/>
        </w:tcPr>
        <w:p w14:paraId="15BC85AB" w14:textId="59B79D80" w:rsidR="283FE59D" w:rsidRDefault="283FE59D" w:rsidP="00FD7880">
          <w:pPr>
            <w:pStyle w:val="Header"/>
            <w:ind w:right="-115"/>
            <w:jc w:val="right"/>
          </w:pPr>
        </w:p>
      </w:tc>
    </w:tr>
  </w:tbl>
  <w:p w14:paraId="2FFD917B" w14:textId="590FDB7A" w:rsidR="283FE59D" w:rsidRDefault="283FE59D" w:rsidP="00FD78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283FE59D" w14:paraId="5890BCAB" w14:textId="77777777" w:rsidTr="00FD7880">
      <w:tc>
        <w:tcPr>
          <w:tcW w:w="4320" w:type="dxa"/>
        </w:tcPr>
        <w:p w14:paraId="6C1835C1" w14:textId="658B56A2" w:rsidR="283FE59D" w:rsidRDefault="283FE59D" w:rsidP="00FD7880">
          <w:pPr>
            <w:pStyle w:val="Header"/>
            <w:ind w:left="-115"/>
          </w:pPr>
        </w:p>
      </w:tc>
      <w:tc>
        <w:tcPr>
          <w:tcW w:w="4320" w:type="dxa"/>
        </w:tcPr>
        <w:p w14:paraId="0B65A5BF" w14:textId="20EA9335" w:rsidR="283FE59D" w:rsidRDefault="283FE59D" w:rsidP="00FD7880">
          <w:pPr>
            <w:pStyle w:val="Header"/>
            <w:jc w:val="center"/>
          </w:pPr>
        </w:p>
      </w:tc>
      <w:tc>
        <w:tcPr>
          <w:tcW w:w="4320" w:type="dxa"/>
        </w:tcPr>
        <w:p w14:paraId="01665A03" w14:textId="3A15BDA4" w:rsidR="283FE59D" w:rsidRDefault="283FE59D" w:rsidP="00FD7880">
          <w:pPr>
            <w:pStyle w:val="Header"/>
            <w:ind w:right="-115"/>
            <w:jc w:val="right"/>
          </w:pPr>
        </w:p>
      </w:tc>
    </w:tr>
  </w:tbl>
  <w:p w14:paraId="085EFEE5" w14:textId="31F949F4" w:rsidR="283FE59D" w:rsidRDefault="283FE59D" w:rsidP="00FD788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83FE59D" w14:paraId="1D0C21A0" w14:textId="77777777" w:rsidTr="00FD7880">
      <w:tc>
        <w:tcPr>
          <w:tcW w:w="3360" w:type="dxa"/>
        </w:tcPr>
        <w:p w14:paraId="1C3C78FC" w14:textId="4C9EC09B" w:rsidR="283FE59D" w:rsidRDefault="283FE59D" w:rsidP="00FD7880">
          <w:pPr>
            <w:pStyle w:val="Header"/>
            <w:ind w:left="-115"/>
          </w:pPr>
        </w:p>
      </w:tc>
      <w:tc>
        <w:tcPr>
          <w:tcW w:w="3360" w:type="dxa"/>
        </w:tcPr>
        <w:p w14:paraId="533A0475" w14:textId="32A62E89" w:rsidR="283FE59D" w:rsidRDefault="283FE59D" w:rsidP="00FD7880">
          <w:pPr>
            <w:pStyle w:val="Header"/>
            <w:jc w:val="center"/>
          </w:pPr>
        </w:p>
      </w:tc>
      <w:tc>
        <w:tcPr>
          <w:tcW w:w="3360" w:type="dxa"/>
        </w:tcPr>
        <w:p w14:paraId="7E37DBDC" w14:textId="2032D7FA" w:rsidR="283FE59D" w:rsidRDefault="283FE59D" w:rsidP="00FD7880">
          <w:pPr>
            <w:pStyle w:val="Header"/>
            <w:ind w:right="-115"/>
            <w:jc w:val="right"/>
          </w:pPr>
        </w:p>
      </w:tc>
    </w:tr>
  </w:tbl>
  <w:p w14:paraId="7365C10A" w14:textId="6DFE1092" w:rsidR="283FE59D" w:rsidRDefault="283FE59D" w:rsidP="00FD788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54A"/>
    <w:multiLevelType w:val="hybridMultilevel"/>
    <w:tmpl w:val="B4A6E92E"/>
    <w:lvl w:ilvl="0" w:tplc="9790EAA8">
      <w:start w:val="201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5123B6"/>
    <w:multiLevelType w:val="hybridMultilevel"/>
    <w:tmpl w:val="32E25D88"/>
    <w:lvl w:ilvl="0" w:tplc="354A9F2E">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325473"/>
    <w:multiLevelType w:val="hybridMultilevel"/>
    <w:tmpl w:val="73482E84"/>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A35DC0"/>
    <w:multiLevelType w:val="hybridMultilevel"/>
    <w:tmpl w:val="3D7C1C24"/>
    <w:lvl w:ilvl="0" w:tplc="D6BA34CE">
      <w:start w:val="3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6FD4D5F"/>
    <w:multiLevelType w:val="hybridMultilevel"/>
    <w:tmpl w:val="D968154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8CA6DF3"/>
    <w:multiLevelType w:val="hybridMultilevel"/>
    <w:tmpl w:val="B64044F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AE766BD"/>
    <w:multiLevelType w:val="hybridMultilevel"/>
    <w:tmpl w:val="E7820844"/>
    <w:lvl w:ilvl="0" w:tplc="7D58396A">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D994C0C"/>
    <w:multiLevelType w:val="hybridMultilevel"/>
    <w:tmpl w:val="B8841AC2"/>
    <w:lvl w:ilvl="0" w:tplc="EE46B39A">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F0A27E4"/>
    <w:multiLevelType w:val="multilevel"/>
    <w:tmpl w:val="0CE036D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572EC8"/>
    <w:multiLevelType w:val="hybridMultilevel"/>
    <w:tmpl w:val="EADC8F98"/>
    <w:lvl w:ilvl="0" w:tplc="340A0001">
      <w:start w:val="1"/>
      <w:numFmt w:val="bullet"/>
      <w:lvlText w:val=""/>
      <w:lvlJc w:val="left"/>
      <w:pPr>
        <w:ind w:left="1788" w:hanging="360"/>
      </w:pPr>
      <w:rPr>
        <w:rFonts w:ascii="Symbol" w:hAnsi="Symbol" w:hint="default"/>
      </w:rPr>
    </w:lvl>
    <w:lvl w:ilvl="1" w:tplc="340A0003" w:tentative="1">
      <w:start w:val="1"/>
      <w:numFmt w:val="bullet"/>
      <w:lvlText w:val="o"/>
      <w:lvlJc w:val="left"/>
      <w:pPr>
        <w:ind w:left="2508" w:hanging="360"/>
      </w:pPr>
      <w:rPr>
        <w:rFonts w:ascii="Courier New" w:hAnsi="Courier New" w:cs="Courier New" w:hint="default"/>
      </w:rPr>
    </w:lvl>
    <w:lvl w:ilvl="2" w:tplc="340A0005" w:tentative="1">
      <w:start w:val="1"/>
      <w:numFmt w:val="bullet"/>
      <w:lvlText w:val=""/>
      <w:lvlJc w:val="left"/>
      <w:pPr>
        <w:ind w:left="3228" w:hanging="360"/>
      </w:pPr>
      <w:rPr>
        <w:rFonts w:ascii="Wingdings" w:hAnsi="Wingdings" w:hint="default"/>
      </w:rPr>
    </w:lvl>
    <w:lvl w:ilvl="3" w:tplc="340A0001" w:tentative="1">
      <w:start w:val="1"/>
      <w:numFmt w:val="bullet"/>
      <w:lvlText w:val=""/>
      <w:lvlJc w:val="left"/>
      <w:pPr>
        <w:ind w:left="3948" w:hanging="360"/>
      </w:pPr>
      <w:rPr>
        <w:rFonts w:ascii="Symbol" w:hAnsi="Symbol" w:hint="default"/>
      </w:rPr>
    </w:lvl>
    <w:lvl w:ilvl="4" w:tplc="340A0003" w:tentative="1">
      <w:start w:val="1"/>
      <w:numFmt w:val="bullet"/>
      <w:lvlText w:val="o"/>
      <w:lvlJc w:val="left"/>
      <w:pPr>
        <w:ind w:left="4668" w:hanging="360"/>
      </w:pPr>
      <w:rPr>
        <w:rFonts w:ascii="Courier New" w:hAnsi="Courier New" w:cs="Courier New" w:hint="default"/>
      </w:rPr>
    </w:lvl>
    <w:lvl w:ilvl="5" w:tplc="340A0005" w:tentative="1">
      <w:start w:val="1"/>
      <w:numFmt w:val="bullet"/>
      <w:lvlText w:val=""/>
      <w:lvlJc w:val="left"/>
      <w:pPr>
        <w:ind w:left="5388" w:hanging="360"/>
      </w:pPr>
      <w:rPr>
        <w:rFonts w:ascii="Wingdings" w:hAnsi="Wingdings" w:hint="default"/>
      </w:rPr>
    </w:lvl>
    <w:lvl w:ilvl="6" w:tplc="340A0001" w:tentative="1">
      <w:start w:val="1"/>
      <w:numFmt w:val="bullet"/>
      <w:lvlText w:val=""/>
      <w:lvlJc w:val="left"/>
      <w:pPr>
        <w:ind w:left="6108" w:hanging="360"/>
      </w:pPr>
      <w:rPr>
        <w:rFonts w:ascii="Symbol" w:hAnsi="Symbol" w:hint="default"/>
      </w:rPr>
    </w:lvl>
    <w:lvl w:ilvl="7" w:tplc="340A0003" w:tentative="1">
      <w:start w:val="1"/>
      <w:numFmt w:val="bullet"/>
      <w:lvlText w:val="o"/>
      <w:lvlJc w:val="left"/>
      <w:pPr>
        <w:ind w:left="6828" w:hanging="360"/>
      </w:pPr>
      <w:rPr>
        <w:rFonts w:ascii="Courier New" w:hAnsi="Courier New" w:cs="Courier New" w:hint="default"/>
      </w:rPr>
    </w:lvl>
    <w:lvl w:ilvl="8" w:tplc="340A0005" w:tentative="1">
      <w:start w:val="1"/>
      <w:numFmt w:val="bullet"/>
      <w:lvlText w:val=""/>
      <w:lvlJc w:val="left"/>
      <w:pPr>
        <w:ind w:left="7548" w:hanging="360"/>
      </w:pPr>
      <w:rPr>
        <w:rFonts w:ascii="Wingdings" w:hAnsi="Wingdings" w:hint="default"/>
      </w:rPr>
    </w:lvl>
  </w:abstractNum>
  <w:abstractNum w:abstractNumId="10" w15:restartNumberingAfterBreak="0">
    <w:nsid w:val="13F423D6"/>
    <w:multiLevelType w:val="hybridMultilevel"/>
    <w:tmpl w:val="277878B2"/>
    <w:lvl w:ilvl="0" w:tplc="9448F31C">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5BF730B"/>
    <w:multiLevelType w:val="hybridMultilevel"/>
    <w:tmpl w:val="451CD5E0"/>
    <w:lvl w:ilvl="0" w:tplc="201650AC">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6211F88"/>
    <w:multiLevelType w:val="hybridMultilevel"/>
    <w:tmpl w:val="C5E687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92714B9"/>
    <w:multiLevelType w:val="hybridMultilevel"/>
    <w:tmpl w:val="71427624"/>
    <w:lvl w:ilvl="0" w:tplc="1D6E769A">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DA16FA4"/>
    <w:multiLevelType w:val="hybridMultilevel"/>
    <w:tmpl w:val="ADB20050"/>
    <w:lvl w:ilvl="0" w:tplc="B1A699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E58426B"/>
    <w:multiLevelType w:val="hybridMultilevel"/>
    <w:tmpl w:val="8A56ACC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3093C31"/>
    <w:multiLevelType w:val="hybridMultilevel"/>
    <w:tmpl w:val="4064BF3E"/>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4C72453"/>
    <w:multiLevelType w:val="hybridMultilevel"/>
    <w:tmpl w:val="18C8370C"/>
    <w:lvl w:ilvl="0" w:tplc="7452FB88">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51709AD"/>
    <w:multiLevelType w:val="hybridMultilevel"/>
    <w:tmpl w:val="CF2EC3F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67D42C9"/>
    <w:multiLevelType w:val="hybridMultilevel"/>
    <w:tmpl w:val="97CACF06"/>
    <w:lvl w:ilvl="0" w:tplc="15748004">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68B5A0C"/>
    <w:multiLevelType w:val="hybridMultilevel"/>
    <w:tmpl w:val="690A037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27A51A27"/>
    <w:multiLevelType w:val="multilevel"/>
    <w:tmpl w:val="0CE036D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C0A261E"/>
    <w:multiLevelType w:val="hybridMultilevel"/>
    <w:tmpl w:val="F190E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2C7F3C4C"/>
    <w:multiLevelType w:val="hybridMultilevel"/>
    <w:tmpl w:val="F84C4398"/>
    <w:lvl w:ilvl="0" w:tplc="B0123544">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22E55A6"/>
    <w:multiLevelType w:val="hybridMultilevel"/>
    <w:tmpl w:val="567EBB8C"/>
    <w:lvl w:ilvl="0" w:tplc="8C8C4FB6">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4B6643A"/>
    <w:multiLevelType w:val="hybridMultilevel"/>
    <w:tmpl w:val="B8260212"/>
    <w:lvl w:ilvl="0" w:tplc="340A000F">
      <w:start w:val="1"/>
      <w:numFmt w:val="decimal"/>
      <w:lvlText w:val="%1."/>
      <w:lvlJc w:val="left"/>
      <w:pPr>
        <w:ind w:left="1428" w:hanging="360"/>
      </w:pPr>
      <w:rPr>
        <w:rFont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6" w15:restartNumberingAfterBreak="0">
    <w:nsid w:val="35AD6BFD"/>
    <w:multiLevelType w:val="hybridMultilevel"/>
    <w:tmpl w:val="496892D2"/>
    <w:lvl w:ilvl="0" w:tplc="71AE93A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6C44AB1"/>
    <w:multiLevelType w:val="hybridMultilevel"/>
    <w:tmpl w:val="52B69AB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6EB16F2"/>
    <w:multiLevelType w:val="hybridMultilevel"/>
    <w:tmpl w:val="B024E2D6"/>
    <w:lvl w:ilvl="0" w:tplc="A3E4D584">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90654DE"/>
    <w:multiLevelType w:val="hybridMultilevel"/>
    <w:tmpl w:val="53F0922A"/>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5A327D"/>
    <w:multiLevelType w:val="hybridMultilevel"/>
    <w:tmpl w:val="600AF7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1" w15:restartNumberingAfterBreak="0">
    <w:nsid w:val="3D620725"/>
    <w:multiLevelType w:val="hybridMultilevel"/>
    <w:tmpl w:val="8960B6C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43252C97"/>
    <w:multiLevelType w:val="multilevel"/>
    <w:tmpl w:val="FA0C5B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3CB0F03"/>
    <w:multiLevelType w:val="multilevel"/>
    <w:tmpl w:val="83F0F6B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9C27D3"/>
    <w:multiLevelType w:val="hybridMultilevel"/>
    <w:tmpl w:val="E7984DB0"/>
    <w:lvl w:ilvl="0" w:tplc="CD9C713E">
      <w:start w:val="199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5B57575"/>
    <w:multiLevelType w:val="hybridMultilevel"/>
    <w:tmpl w:val="840E96E8"/>
    <w:lvl w:ilvl="0" w:tplc="24E02D06">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48B03C2E"/>
    <w:multiLevelType w:val="hybridMultilevel"/>
    <w:tmpl w:val="D5A6FF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4A073897"/>
    <w:multiLevelType w:val="hybridMultilevel"/>
    <w:tmpl w:val="9456317E"/>
    <w:lvl w:ilvl="0" w:tplc="340A000F">
      <w:start w:val="1"/>
      <w:numFmt w:val="decimal"/>
      <w:lvlText w:val="%1."/>
      <w:lvlJc w:val="left"/>
      <w:pPr>
        <w:ind w:left="1080" w:hanging="360"/>
      </w:p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8" w15:restartNumberingAfterBreak="0">
    <w:nsid w:val="4B443823"/>
    <w:multiLevelType w:val="hybridMultilevel"/>
    <w:tmpl w:val="73C25CFA"/>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C995FD0"/>
    <w:multiLevelType w:val="hybridMultilevel"/>
    <w:tmpl w:val="C96A875E"/>
    <w:lvl w:ilvl="0" w:tplc="53320236">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4D516896"/>
    <w:multiLevelType w:val="hybridMultilevel"/>
    <w:tmpl w:val="BBC4F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0F694A"/>
    <w:multiLevelType w:val="hybridMultilevel"/>
    <w:tmpl w:val="FA6EF6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E141ACD"/>
    <w:multiLevelType w:val="multilevel"/>
    <w:tmpl w:val="FA0C5B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E583E60"/>
    <w:multiLevelType w:val="hybridMultilevel"/>
    <w:tmpl w:val="431E67B2"/>
    <w:lvl w:ilvl="0" w:tplc="2780E7EE">
      <w:start w:val="199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52401C9F"/>
    <w:multiLevelType w:val="hybridMultilevel"/>
    <w:tmpl w:val="A9C81074"/>
    <w:lvl w:ilvl="0" w:tplc="340A0001">
      <w:start w:val="1"/>
      <w:numFmt w:val="bullet"/>
      <w:lvlText w:val=""/>
      <w:lvlJc w:val="left"/>
      <w:pPr>
        <w:ind w:left="1428" w:hanging="360"/>
      </w:pPr>
      <w:rPr>
        <w:rFonts w:ascii="Symbol" w:hAnsi="Symbol"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5" w15:restartNumberingAfterBreak="0">
    <w:nsid w:val="54615485"/>
    <w:multiLevelType w:val="hybridMultilevel"/>
    <w:tmpl w:val="97ECC358"/>
    <w:lvl w:ilvl="0" w:tplc="340A001B">
      <w:start w:val="1"/>
      <w:numFmt w:val="lowerRoman"/>
      <w:lvlText w:val="%1."/>
      <w:lvlJc w:val="righ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6" w15:restartNumberingAfterBreak="0">
    <w:nsid w:val="55C77D43"/>
    <w:multiLevelType w:val="hybridMultilevel"/>
    <w:tmpl w:val="EE8E5226"/>
    <w:lvl w:ilvl="0" w:tplc="E1ECAE9A">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78252B9"/>
    <w:multiLevelType w:val="hybridMultilevel"/>
    <w:tmpl w:val="7350530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8" w15:restartNumberingAfterBreak="0">
    <w:nsid w:val="57C67E1E"/>
    <w:multiLevelType w:val="hybridMultilevel"/>
    <w:tmpl w:val="43E28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87019C5"/>
    <w:multiLevelType w:val="hybridMultilevel"/>
    <w:tmpl w:val="81C24FD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0" w15:restartNumberingAfterBreak="0">
    <w:nsid w:val="58701C31"/>
    <w:multiLevelType w:val="hybridMultilevel"/>
    <w:tmpl w:val="243C5C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5CD366E3"/>
    <w:multiLevelType w:val="hybridMultilevel"/>
    <w:tmpl w:val="BF665B22"/>
    <w:lvl w:ilvl="0" w:tplc="5E1E21A2">
      <w:start w:val="2001"/>
      <w:numFmt w:val="bullet"/>
      <w:lvlText w:val="-"/>
      <w:lvlJc w:val="left"/>
      <w:pPr>
        <w:ind w:left="400" w:hanging="360"/>
      </w:pPr>
      <w:rPr>
        <w:rFonts w:ascii="Calibri" w:eastAsiaTheme="minorHAnsi" w:hAnsi="Calibri" w:cs="Calibri" w:hint="default"/>
      </w:rPr>
    </w:lvl>
    <w:lvl w:ilvl="1" w:tplc="340A0003" w:tentative="1">
      <w:start w:val="1"/>
      <w:numFmt w:val="bullet"/>
      <w:lvlText w:val="o"/>
      <w:lvlJc w:val="left"/>
      <w:pPr>
        <w:ind w:left="1120" w:hanging="360"/>
      </w:pPr>
      <w:rPr>
        <w:rFonts w:ascii="Courier New" w:hAnsi="Courier New" w:cs="Courier New" w:hint="default"/>
      </w:rPr>
    </w:lvl>
    <w:lvl w:ilvl="2" w:tplc="340A0005" w:tentative="1">
      <w:start w:val="1"/>
      <w:numFmt w:val="bullet"/>
      <w:lvlText w:val=""/>
      <w:lvlJc w:val="left"/>
      <w:pPr>
        <w:ind w:left="1840" w:hanging="360"/>
      </w:pPr>
      <w:rPr>
        <w:rFonts w:ascii="Wingdings" w:hAnsi="Wingdings" w:hint="default"/>
      </w:rPr>
    </w:lvl>
    <w:lvl w:ilvl="3" w:tplc="340A0001" w:tentative="1">
      <w:start w:val="1"/>
      <w:numFmt w:val="bullet"/>
      <w:lvlText w:val=""/>
      <w:lvlJc w:val="left"/>
      <w:pPr>
        <w:ind w:left="2560" w:hanging="360"/>
      </w:pPr>
      <w:rPr>
        <w:rFonts w:ascii="Symbol" w:hAnsi="Symbol" w:hint="default"/>
      </w:rPr>
    </w:lvl>
    <w:lvl w:ilvl="4" w:tplc="340A0003" w:tentative="1">
      <w:start w:val="1"/>
      <w:numFmt w:val="bullet"/>
      <w:lvlText w:val="o"/>
      <w:lvlJc w:val="left"/>
      <w:pPr>
        <w:ind w:left="3280" w:hanging="360"/>
      </w:pPr>
      <w:rPr>
        <w:rFonts w:ascii="Courier New" w:hAnsi="Courier New" w:cs="Courier New" w:hint="default"/>
      </w:rPr>
    </w:lvl>
    <w:lvl w:ilvl="5" w:tplc="340A0005" w:tentative="1">
      <w:start w:val="1"/>
      <w:numFmt w:val="bullet"/>
      <w:lvlText w:val=""/>
      <w:lvlJc w:val="left"/>
      <w:pPr>
        <w:ind w:left="4000" w:hanging="360"/>
      </w:pPr>
      <w:rPr>
        <w:rFonts w:ascii="Wingdings" w:hAnsi="Wingdings" w:hint="default"/>
      </w:rPr>
    </w:lvl>
    <w:lvl w:ilvl="6" w:tplc="340A0001" w:tentative="1">
      <w:start w:val="1"/>
      <w:numFmt w:val="bullet"/>
      <w:lvlText w:val=""/>
      <w:lvlJc w:val="left"/>
      <w:pPr>
        <w:ind w:left="4720" w:hanging="360"/>
      </w:pPr>
      <w:rPr>
        <w:rFonts w:ascii="Symbol" w:hAnsi="Symbol" w:hint="default"/>
      </w:rPr>
    </w:lvl>
    <w:lvl w:ilvl="7" w:tplc="340A0003" w:tentative="1">
      <w:start w:val="1"/>
      <w:numFmt w:val="bullet"/>
      <w:lvlText w:val="o"/>
      <w:lvlJc w:val="left"/>
      <w:pPr>
        <w:ind w:left="5440" w:hanging="360"/>
      </w:pPr>
      <w:rPr>
        <w:rFonts w:ascii="Courier New" w:hAnsi="Courier New" w:cs="Courier New" w:hint="default"/>
      </w:rPr>
    </w:lvl>
    <w:lvl w:ilvl="8" w:tplc="340A0005" w:tentative="1">
      <w:start w:val="1"/>
      <w:numFmt w:val="bullet"/>
      <w:lvlText w:val=""/>
      <w:lvlJc w:val="left"/>
      <w:pPr>
        <w:ind w:left="6160" w:hanging="360"/>
      </w:pPr>
      <w:rPr>
        <w:rFonts w:ascii="Wingdings" w:hAnsi="Wingdings" w:hint="default"/>
      </w:rPr>
    </w:lvl>
  </w:abstractNum>
  <w:abstractNum w:abstractNumId="52" w15:restartNumberingAfterBreak="0">
    <w:nsid w:val="5CF73E30"/>
    <w:multiLevelType w:val="hybridMultilevel"/>
    <w:tmpl w:val="A4B069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E175025"/>
    <w:multiLevelType w:val="hybridMultilevel"/>
    <w:tmpl w:val="70EEC2BA"/>
    <w:lvl w:ilvl="0" w:tplc="E348D6C2">
      <w:start w:val="200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5E5B1D0F"/>
    <w:multiLevelType w:val="hybridMultilevel"/>
    <w:tmpl w:val="39AC029A"/>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1622833"/>
    <w:multiLevelType w:val="hybridMultilevel"/>
    <w:tmpl w:val="4584604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17D51CD"/>
    <w:multiLevelType w:val="hybridMultilevel"/>
    <w:tmpl w:val="243C5C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AE7613"/>
    <w:multiLevelType w:val="hybridMultilevel"/>
    <w:tmpl w:val="53F0922A"/>
    <w:lvl w:ilvl="0" w:tplc="FFFFFFF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6DF5256"/>
    <w:multiLevelType w:val="hybridMultilevel"/>
    <w:tmpl w:val="31ACDD1E"/>
    <w:lvl w:ilvl="0" w:tplc="A38219AC">
      <w:start w:val="2006"/>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67197E8F"/>
    <w:multiLevelType w:val="multilevel"/>
    <w:tmpl w:val="0CE036D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816723F"/>
    <w:multiLevelType w:val="multilevel"/>
    <w:tmpl w:val="FA0C5BBA"/>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99C4688"/>
    <w:multiLevelType w:val="hybridMultilevel"/>
    <w:tmpl w:val="85628AB8"/>
    <w:lvl w:ilvl="0" w:tplc="2866346C">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6C106B4A"/>
    <w:multiLevelType w:val="hybridMultilevel"/>
    <w:tmpl w:val="AAAE54A4"/>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6D6E6A5B"/>
    <w:multiLevelType w:val="hybridMultilevel"/>
    <w:tmpl w:val="AB8CA0E4"/>
    <w:lvl w:ilvl="0" w:tplc="340A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6DED6AC9"/>
    <w:multiLevelType w:val="hybridMultilevel"/>
    <w:tmpl w:val="B0A0805C"/>
    <w:lvl w:ilvl="0" w:tplc="FFFFFFFF">
      <w:start w:val="1"/>
      <w:numFmt w:val="lowerLetter"/>
      <w:lvlText w:val="%1)"/>
      <w:lvlJc w:val="left"/>
      <w:pPr>
        <w:ind w:left="720" w:hanging="360"/>
      </w:pPr>
    </w:lvl>
    <w:lvl w:ilvl="1" w:tplc="340A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207557E"/>
    <w:multiLevelType w:val="hybridMultilevel"/>
    <w:tmpl w:val="33BAF5C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6" w15:restartNumberingAfterBreak="0">
    <w:nsid w:val="73746AF6"/>
    <w:multiLevelType w:val="hybridMultilevel"/>
    <w:tmpl w:val="C952CF86"/>
    <w:lvl w:ilvl="0" w:tplc="2758AAD8">
      <w:start w:val="200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74EB22CA"/>
    <w:multiLevelType w:val="hybridMultilevel"/>
    <w:tmpl w:val="BF4C7F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7659790C"/>
    <w:multiLevelType w:val="hybridMultilevel"/>
    <w:tmpl w:val="361C45D8"/>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9" w15:restartNumberingAfterBreak="0">
    <w:nsid w:val="76EB593D"/>
    <w:multiLevelType w:val="hybridMultilevel"/>
    <w:tmpl w:val="8E34E586"/>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7A183BD5"/>
    <w:multiLevelType w:val="hybridMultilevel"/>
    <w:tmpl w:val="36D2A1A2"/>
    <w:lvl w:ilvl="0" w:tplc="2F2C288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7AEF7A16"/>
    <w:multiLevelType w:val="hybridMultilevel"/>
    <w:tmpl w:val="D2CEE3E8"/>
    <w:lvl w:ilvl="0" w:tplc="11D43C18">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7BD908AA"/>
    <w:multiLevelType w:val="hybridMultilevel"/>
    <w:tmpl w:val="01D00AF6"/>
    <w:lvl w:ilvl="0" w:tplc="340A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7C4C50A9"/>
    <w:multiLevelType w:val="hybridMultilevel"/>
    <w:tmpl w:val="5246D2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7CC56E68"/>
    <w:multiLevelType w:val="hybridMultilevel"/>
    <w:tmpl w:val="42E4A9D2"/>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7D0A3C3A"/>
    <w:multiLevelType w:val="hybridMultilevel"/>
    <w:tmpl w:val="9280AB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02925139">
    <w:abstractNumId w:val="14"/>
  </w:num>
  <w:num w:numId="2" w16cid:durableId="89349867">
    <w:abstractNumId w:val="75"/>
  </w:num>
  <w:num w:numId="3" w16cid:durableId="863861719">
    <w:abstractNumId w:val="36"/>
  </w:num>
  <w:num w:numId="4" w16cid:durableId="1741637212">
    <w:abstractNumId w:val="25"/>
  </w:num>
  <w:num w:numId="5" w16cid:durableId="504855721">
    <w:abstractNumId w:val="4"/>
  </w:num>
  <w:num w:numId="6" w16cid:durableId="667057010">
    <w:abstractNumId w:val="44"/>
  </w:num>
  <w:num w:numId="7" w16cid:durableId="1859080166">
    <w:abstractNumId w:val="31"/>
  </w:num>
  <w:num w:numId="8" w16cid:durableId="364335888">
    <w:abstractNumId w:val="9"/>
  </w:num>
  <w:num w:numId="9" w16cid:durableId="282418697">
    <w:abstractNumId w:val="50"/>
  </w:num>
  <w:num w:numId="10" w16cid:durableId="1229919387">
    <w:abstractNumId w:val="22"/>
  </w:num>
  <w:num w:numId="11" w16cid:durableId="232853822">
    <w:abstractNumId w:val="41"/>
  </w:num>
  <w:num w:numId="12" w16cid:durableId="1323313566">
    <w:abstractNumId w:val="73"/>
  </w:num>
  <w:num w:numId="13" w16cid:durableId="108815192">
    <w:abstractNumId w:val="56"/>
  </w:num>
  <w:num w:numId="14" w16cid:durableId="1419594478">
    <w:abstractNumId w:val="30"/>
  </w:num>
  <w:num w:numId="15" w16cid:durableId="1410156809">
    <w:abstractNumId w:val="12"/>
  </w:num>
  <w:num w:numId="16" w16cid:durableId="613177356">
    <w:abstractNumId w:val="38"/>
  </w:num>
  <w:num w:numId="17" w16cid:durableId="546526147">
    <w:abstractNumId w:val="67"/>
  </w:num>
  <w:num w:numId="18" w16cid:durableId="347174562">
    <w:abstractNumId w:val="57"/>
  </w:num>
  <w:num w:numId="19" w16cid:durableId="96564938">
    <w:abstractNumId w:val="49"/>
  </w:num>
  <w:num w:numId="20" w16cid:durableId="1418743865">
    <w:abstractNumId w:val="29"/>
  </w:num>
  <w:num w:numId="21" w16cid:durableId="1075663363">
    <w:abstractNumId w:val="65"/>
  </w:num>
  <w:num w:numId="22" w16cid:durableId="1390036261">
    <w:abstractNumId w:val="20"/>
  </w:num>
  <w:num w:numId="23" w16cid:durableId="1002389687">
    <w:abstractNumId w:val="23"/>
  </w:num>
  <w:num w:numId="24" w16cid:durableId="318194804">
    <w:abstractNumId w:val="6"/>
  </w:num>
  <w:num w:numId="25" w16cid:durableId="348600703">
    <w:abstractNumId w:val="17"/>
  </w:num>
  <w:num w:numId="26" w16cid:durableId="1630936401">
    <w:abstractNumId w:val="51"/>
  </w:num>
  <w:num w:numId="27" w16cid:durableId="938636058">
    <w:abstractNumId w:val="24"/>
  </w:num>
  <w:num w:numId="28" w16cid:durableId="181166931">
    <w:abstractNumId w:val="7"/>
  </w:num>
  <w:num w:numId="29" w16cid:durableId="1836803358">
    <w:abstractNumId w:val="10"/>
  </w:num>
  <w:num w:numId="30" w16cid:durableId="640426163">
    <w:abstractNumId w:val="61"/>
  </w:num>
  <w:num w:numId="31" w16cid:durableId="394856449">
    <w:abstractNumId w:val="11"/>
  </w:num>
  <w:num w:numId="32" w16cid:durableId="1737776468">
    <w:abstractNumId w:val="19"/>
  </w:num>
  <w:num w:numId="33" w16cid:durableId="1605384603">
    <w:abstractNumId w:val="35"/>
  </w:num>
  <w:num w:numId="34" w16cid:durableId="36322072">
    <w:abstractNumId w:val="43"/>
  </w:num>
  <w:num w:numId="35" w16cid:durableId="729765252">
    <w:abstractNumId w:val="34"/>
  </w:num>
  <w:num w:numId="36" w16cid:durableId="670062627">
    <w:abstractNumId w:val="58"/>
  </w:num>
  <w:num w:numId="37" w16cid:durableId="565340967">
    <w:abstractNumId w:val="53"/>
  </w:num>
  <w:num w:numId="38" w16cid:durableId="629827111">
    <w:abstractNumId w:val="28"/>
  </w:num>
  <w:num w:numId="39" w16cid:durableId="1283343708">
    <w:abstractNumId w:val="66"/>
  </w:num>
  <w:num w:numId="40" w16cid:durableId="890455599">
    <w:abstractNumId w:val="3"/>
  </w:num>
  <w:num w:numId="41" w16cid:durableId="1458527715">
    <w:abstractNumId w:val="0"/>
  </w:num>
  <w:num w:numId="42" w16cid:durableId="21908972">
    <w:abstractNumId w:val="39"/>
  </w:num>
  <w:num w:numId="43" w16cid:durableId="600648457">
    <w:abstractNumId w:val="16"/>
  </w:num>
  <w:num w:numId="44" w16cid:durableId="2021198838">
    <w:abstractNumId w:val="1"/>
  </w:num>
  <w:num w:numId="45" w16cid:durableId="1402949694">
    <w:abstractNumId w:val="46"/>
  </w:num>
  <w:num w:numId="46" w16cid:durableId="1164010437">
    <w:abstractNumId w:val="8"/>
  </w:num>
  <w:num w:numId="47" w16cid:durableId="1632789531">
    <w:abstractNumId w:val="33"/>
  </w:num>
  <w:num w:numId="48" w16cid:durableId="1801023751">
    <w:abstractNumId w:val="40"/>
  </w:num>
  <w:num w:numId="49" w16cid:durableId="662245502">
    <w:abstractNumId w:val="68"/>
  </w:num>
  <w:num w:numId="50" w16cid:durableId="1919484421">
    <w:abstractNumId w:val="5"/>
  </w:num>
  <w:num w:numId="51" w16cid:durableId="317342607">
    <w:abstractNumId w:val="26"/>
  </w:num>
  <w:num w:numId="52" w16cid:durableId="2054308218">
    <w:abstractNumId w:val="70"/>
  </w:num>
  <w:num w:numId="53" w16cid:durableId="283654273">
    <w:abstractNumId w:val="60"/>
  </w:num>
  <w:num w:numId="54" w16cid:durableId="637079043">
    <w:abstractNumId w:val="42"/>
  </w:num>
  <w:num w:numId="55" w16cid:durableId="635840226">
    <w:abstractNumId w:val="32"/>
  </w:num>
  <w:num w:numId="56" w16cid:durableId="554239889">
    <w:abstractNumId w:val="71"/>
  </w:num>
  <w:num w:numId="57" w16cid:durableId="1556046444">
    <w:abstractNumId w:val="47"/>
  </w:num>
  <w:num w:numId="58" w16cid:durableId="886797228">
    <w:abstractNumId w:val="59"/>
  </w:num>
  <w:num w:numId="59" w16cid:durableId="2005355437">
    <w:abstractNumId w:val="62"/>
  </w:num>
  <w:num w:numId="60" w16cid:durableId="98261282">
    <w:abstractNumId w:val="54"/>
  </w:num>
  <w:num w:numId="61" w16cid:durableId="301690708">
    <w:abstractNumId w:val="55"/>
  </w:num>
  <w:num w:numId="62" w16cid:durableId="350956787">
    <w:abstractNumId w:val="2"/>
  </w:num>
  <w:num w:numId="63" w16cid:durableId="1373917921">
    <w:abstractNumId w:val="74"/>
  </w:num>
  <w:num w:numId="64" w16cid:durableId="1147625716">
    <w:abstractNumId w:val="27"/>
  </w:num>
  <w:num w:numId="65" w16cid:durableId="619803322">
    <w:abstractNumId w:val="45"/>
  </w:num>
  <w:num w:numId="66" w16cid:durableId="366830155">
    <w:abstractNumId w:val="63"/>
  </w:num>
  <w:num w:numId="67" w16cid:durableId="620384916">
    <w:abstractNumId w:val="72"/>
  </w:num>
  <w:num w:numId="68" w16cid:durableId="919633180">
    <w:abstractNumId w:val="64"/>
  </w:num>
  <w:num w:numId="69" w16cid:durableId="20714856">
    <w:abstractNumId w:val="69"/>
  </w:num>
  <w:num w:numId="70" w16cid:durableId="99230694">
    <w:abstractNumId w:val="21"/>
  </w:num>
  <w:num w:numId="71" w16cid:durableId="671759298">
    <w:abstractNumId w:val="18"/>
  </w:num>
  <w:num w:numId="72" w16cid:durableId="1806316054">
    <w:abstractNumId w:val="15"/>
  </w:num>
  <w:num w:numId="73" w16cid:durableId="421999588">
    <w:abstractNumId w:val="13"/>
  </w:num>
  <w:num w:numId="74" w16cid:durableId="2010600704">
    <w:abstractNumId w:val="52"/>
  </w:num>
  <w:num w:numId="75" w16cid:durableId="1702853418">
    <w:abstractNumId w:val="48"/>
  </w:num>
  <w:num w:numId="76" w16cid:durableId="2024816328">
    <w:abstractNumId w:val="37"/>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pe Javier Quezada Escalona">
    <w15:presenceInfo w15:providerId="AD" w15:userId="S::felipequezada@udec.cl::76440bcf-225c-4aa3-8524-be08fd473e21"/>
  </w15:person>
  <w15:person w15:author="Jorge David Dresdner Cid">
    <w15:presenceInfo w15:providerId="AD" w15:userId="S::jdresdne@udec.cl::be811cbe-baf7-44d6-8a9c-4659c129a2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wNjMyMjc2Nre0sDBR0lEKTi0uzszPAykwrAUANqGFtSwAAAA="/>
  </w:docVars>
  <w:rsids>
    <w:rsidRoot w:val="00A31A77"/>
    <w:rsid w:val="0000067F"/>
    <w:rsid w:val="000025B9"/>
    <w:rsid w:val="00003A9D"/>
    <w:rsid w:val="00007031"/>
    <w:rsid w:val="00007706"/>
    <w:rsid w:val="00011E1D"/>
    <w:rsid w:val="000158E7"/>
    <w:rsid w:val="00016DC2"/>
    <w:rsid w:val="00024159"/>
    <w:rsid w:val="00026756"/>
    <w:rsid w:val="000307DB"/>
    <w:rsid w:val="00032832"/>
    <w:rsid w:val="00032DCB"/>
    <w:rsid w:val="00032F9F"/>
    <w:rsid w:val="00034AA7"/>
    <w:rsid w:val="0003582C"/>
    <w:rsid w:val="00035B9D"/>
    <w:rsid w:val="0003777B"/>
    <w:rsid w:val="00037DA2"/>
    <w:rsid w:val="00040220"/>
    <w:rsid w:val="000438A2"/>
    <w:rsid w:val="00043951"/>
    <w:rsid w:val="00047D7A"/>
    <w:rsid w:val="00051745"/>
    <w:rsid w:val="00054EA0"/>
    <w:rsid w:val="0005643E"/>
    <w:rsid w:val="000574D0"/>
    <w:rsid w:val="0006047E"/>
    <w:rsid w:val="00062B0E"/>
    <w:rsid w:val="000636CF"/>
    <w:rsid w:val="00065279"/>
    <w:rsid w:val="000657C5"/>
    <w:rsid w:val="000664DB"/>
    <w:rsid w:val="00066735"/>
    <w:rsid w:val="00066B53"/>
    <w:rsid w:val="00067018"/>
    <w:rsid w:val="000675C8"/>
    <w:rsid w:val="00070FA9"/>
    <w:rsid w:val="000713BF"/>
    <w:rsid w:val="000732D2"/>
    <w:rsid w:val="000736AD"/>
    <w:rsid w:val="00074B79"/>
    <w:rsid w:val="00074B92"/>
    <w:rsid w:val="00074E12"/>
    <w:rsid w:val="00075262"/>
    <w:rsid w:val="000756D2"/>
    <w:rsid w:val="00077427"/>
    <w:rsid w:val="00080D29"/>
    <w:rsid w:val="00081560"/>
    <w:rsid w:val="000819C7"/>
    <w:rsid w:val="000826DC"/>
    <w:rsid w:val="00082CBD"/>
    <w:rsid w:val="00083A27"/>
    <w:rsid w:val="00083BC1"/>
    <w:rsid w:val="00083DE0"/>
    <w:rsid w:val="0008595B"/>
    <w:rsid w:val="00087A1C"/>
    <w:rsid w:val="00096B29"/>
    <w:rsid w:val="000970CC"/>
    <w:rsid w:val="000A37EC"/>
    <w:rsid w:val="000A3CE0"/>
    <w:rsid w:val="000A3D88"/>
    <w:rsid w:val="000A48E6"/>
    <w:rsid w:val="000A5778"/>
    <w:rsid w:val="000A6532"/>
    <w:rsid w:val="000A70D7"/>
    <w:rsid w:val="000B0C00"/>
    <w:rsid w:val="000B16FC"/>
    <w:rsid w:val="000B1831"/>
    <w:rsid w:val="000B1F40"/>
    <w:rsid w:val="000B4F52"/>
    <w:rsid w:val="000B5616"/>
    <w:rsid w:val="000B6F8F"/>
    <w:rsid w:val="000C1560"/>
    <w:rsid w:val="000C49E6"/>
    <w:rsid w:val="000C5AEE"/>
    <w:rsid w:val="000C5FE7"/>
    <w:rsid w:val="000C6500"/>
    <w:rsid w:val="000C753D"/>
    <w:rsid w:val="000D4144"/>
    <w:rsid w:val="000D5DA0"/>
    <w:rsid w:val="000E1AB3"/>
    <w:rsid w:val="000E1C6A"/>
    <w:rsid w:val="000E219F"/>
    <w:rsid w:val="000E3528"/>
    <w:rsid w:val="000E498F"/>
    <w:rsid w:val="000E4B35"/>
    <w:rsid w:val="000E5448"/>
    <w:rsid w:val="000E6C0F"/>
    <w:rsid w:val="000E709D"/>
    <w:rsid w:val="000F1609"/>
    <w:rsid w:val="000F622B"/>
    <w:rsid w:val="0010037B"/>
    <w:rsid w:val="00100525"/>
    <w:rsid w:val="00101826"/>
    <w:rsid w:val="00101C9C"/>
    <w:rsid w:val="00104DF6"/>
    <w:rsid w:val="00104F1A"/>
    <w:rsid w:val="00105395"/>
    <w:rsid w:val="00105E61"/>
    <w:rsid w:val="00107D3D"/>
    <w:rsid w:val="00107E89"/>
    <w:rsid w:val="00111709"/>
    <w:rsid w:val="00111DE9"/>
    <w:rsid w:val="00111F26"/>
    <w:rsid w:val="0011358D"/>
    <w:rsid w:val="001171F1"/>
    <w:rsid w:val="001173AA"/>
    <w:rsid w:val="0011798E"/>
    <w:rsid w:val="00121B7E"/>
    <w:rsid w:val="00123C0B"/>
    <w:rsid w:val="00123D5F"/>
    <w:rsid w:val="00124D80"/>
    <w:rsid w:val="0012664B"/>
    <w:rsid w:val="0013191D"/>
    <w:rsid w:val="00131C10"/>
    <w:rsid w:val="001323AB"/>
    <w:rsid w:val="0013325A"/>
    <w:rsid w:val="00133D13"/>
    <w:rsid w:val="001353FC"/>
    <w:rsid w:val="00136710"/>
    <w:rsid w:val="00136946"/>
    <w:rsid w:val="00142AE0"/>
    <w:rsid w:val="00143363"/>
    <w:rsid w:val="00144F0E"/>
    <w:rsid w:val="00145733"/>
    <w:rsid w:val="00147BE8"/>
    <w:rsid w:val="001523F8"/>
    <w:rsid w:val="001527D9"/>
    <w:rsid w:val="00152A9D"/>
    <w:rsid w:val="00153A4C"/>
    <w:rsid w:val="00153A81"/>
    <w:rsid w:val="00154D4B"/>
    <w:rsid w:val="00165A6E"/>
    <w:rsid w:val="00167A6E"/>
    <w:rsid w:val="00167C6F"/>
    <w:rsid w:val="001813F7"/>
    <w:rsid w:val="00183235"/>
    <w:rsid w:val="00183F1B"/>
    <w:rsid w:val="001850C1"/>
    <w:rsid w:val="001860DB"/>
    <w:rsid w:val="0018613C"/>
    <w:rsid w:val="00186A5A"/>
    <w:rsid w:val="00186D16"/>
    <w:rsid w:val="00187845"/>
    <w:rsid w:val="00190124"/>
    <w:rsid w:val="00190226"/>
    <w:rsid w:val="00190A3A"/>
    <w:rsid w:val="001915DA"/>
    <w:rsid w:val="00191718"/>
    <w:rsid w:val="0019220F"/>
    <w:rsid w:val="00192290"/>
    <w:rsid w:val="001930FC"/>
    <w:rsid w:val="00193CC6"/>
    <w:rsid w:val="00194C69"/>
    <w:rsid w:val="00194D10"/>
    <w:rsid w:val="00194FEB"/>
    <w:rsid w:val="00195AB9"/>
    <w:rsid w:val="001A0066"/>
    <w:rsid w:val="001A05E7"/>
    <w:rsid w:val="001A0BBC"/>
    <w:rsid w:val="001A13FB"/>
    <w:rsid w:val="001A150F"/>
    <w:rsid w:val="001A4666"/>
    <w:rsid w:val="001A4D8A"/>
    <w:rsid w:val="001A6028"/>
    <w:rsid w:val="001A6137"/>
    <w:rsid w:val="001A614C"/>
    <w:rsid w:val="001A7ABD"/>
    <w:rsid w:val="001B0413"/>
    <w:rsid w:val="001B238B"/>
    <w:rsid w:val="001B34E9"/>
    <w:rsid w:val="001B4D3A"/>
    <w:rsid w:val="001C7A8F"/>
    <w:rsid w:val="001D1610"/>
    <w:rsid w:val="001D276A"/>
    <w:rsid w:val="001D31D2"/>
    <w:rsid w:val="001D429B"/>
    <w:rsid w:val="001D46B4"/>
    <w:rsid w:val="001D589C"/>
    <w:rsid w:val="001D5E11"/>
    <w:rsid w:val="001E1974"/>
    <w:rsid w:val="001E2CA7"/>
    <w:rsid w:val="001E6301"/>
    <w:rsid w:val="001E6E7B"/>
    <w:rsid w:val="001F0E13"/>
    <w:rsid w:val="001F1D92"/>
    <w:rsid w:val="001F2DE9"/>
    <w:rsid w:val="001F3066"/>
    <w:rsid w:val="001F409A"/>
    <w:rsid w:val="001F44EC"/>
    <w:rsid w:val="001F5183"/>
    <w:rsid w:val="001F6CB1"/>
    <w:rsid w:val="00201063"/>
    <w:rsid w:val="002011F6"/>
    <w:rsid w:val="002017F7"/>
    <w:rsid w:val="002025E8"/>
    <w:rsid w:val="00203185"/>
    <w:rsid w:val="0020342B"/>
    <w:rsid w:val="0020382B"/>
    <w:rsid w:val="00204F2E"/>
    <w:rsid w:val="0020663C"/>
    <w:rsid w:val="00210156"/>
    <w:rsid w:val="00213586"/>
    <w:rsid w:val="00214436"/>
    <w:rsid w:val="0021450D"/>
    <w:rsid w:val="002147AF"/>
    <w:rsid w:val="00215226"/>
    <w:rsid w:val="00217EE2"/>
    <w:rsid w:val="002239BA"/>
    <w:rsid w:val="00224B0B"/>
    <w:rsid w:val="002256D2"/>
    <w:rsid w:val="00227506"/>
    <w:rsid w:val="00231331"/>
    <w:rsid w:val="0023275F"/>
    <w:rsid w:val="00236D09"/>
    <w:rsid w:val="00237B8D"/>
    <w:rsid w:val="00237C07"/>
    <w:rsid w:val="0024270C"/>
    <w:rsid w:val="002430F6"/>
    <w:rsid w:val="002507EB"/>
    <w:rsid w:val="00250BBE"/>
    <w:rsid w:val="002518E3"/>
    <w:rsid w:val="002536F5"/>
    <w:rsid w:val="0025584E"/>
    <w:rsid w:val="00255A30"/>
    <w:rsid w:val="002561CF"/>
    <w:rsid w:val="002600B6"/>
    <w:rsid w:val="0026093F"/>
    <w:rsid w:val="00260A7A"/>
    <w:rsid w:val="0026181A"/>
    <w:rsid w:val="00263416"/>
    <w:rsid w:val="00265833"/>
    <w:rsid w:val="00267EED"/>
    <w:rsid w:val="00267FCE"/>
    <w:rsid w:val="002701DF"/>
    <w:rsid w:val="002712EE"/>
    <w:rsid w:val="00272DF6"/>
    <w:rsid w:val="00273FFE"/>
    <w:rsid w:val="002753F8"/>
    <w:rsid w:val="002758F8"/>
    <w:rsid w:val="00275AE9"/>
    <w:rsid w:val="002760B3"/>
    <w:rsid w:val="00277DAD"/>
    <w:rsid w:val="00281A59"/>
    <w:rsid w:val="0028297B"/>
    <w:rsid w:val="002842E2"/>
    <w:rsid w:val="00284DBB"/>
    <w:rsid w:val="002875E4"/>
    <w:rsid w:val="00287BFC"/>
    <w:rsid w:val="002945CF"/>
    <w:rsid w:val="00294D29"/>
    <w:rsid w:val="0029599C"/>
    <w:rsid w:val="00296E30"/>
    <w:rsid w:val="002A33C3"/>
    <w:rsid w:val="002A4178"/>
    <w:rsid w:val="002A5026"/>
    <w:rsid w:val="002A7BF9"/>
    <w:rsid w:val="002B125F"/>
    <w:rsid w:val="002B2913"/>
    <w:rsid w:val="002B45ED"/>
    <w:rsid w:val="002C02BD"/>
    <w:rsid w:val="002C069E"/>
    <w:rsid w:val="002C1954"/>
    <w:rsid w:val="002C20AD"/>
    <w:rsid w:val="002C21AE"/>
    <w:rsid w:val="002C282E"/>
    <w:rsid w:val="002D1221"/>
    <w:rsid w:val="002D29F3"/>
    <w:rsid w:val="002D2CD5"/>
    <w:rsid w:val="002D6365"/>
    <w:rsid w:val="002E2EBB"/>
    <w:rsid w:val="002E6588"/>
    <w:rsid w:val="002E679A"/>
    <w:rsid w:val="002F0310"/>
    <w:rsid w:val="002F269F"/>
    <w:rsid w:val="002F342D"/>
    <w:rsid w:val="002F7E0E"/>
    <w:rsid w:val="00303336"/>
    <w:rsid w:val="003054D1"/>
    <w:rsid w:val="003056D4"/>
    <w:rsid w:val="003058AF"/>
    <w:rsid w:val="00307BC0"/>
    <w:rsid w:val="00310096"/>
    <w:rsid w:val="003109E4"/>
    <w:rsid w:val="0031212B"/>
    <w:rsid w:val="00312241"/>
    <w:rsid w:val="003139FC"/>
    <w:rsid w:val="00315444"/>
    <w:rsid w:val="0031665C"/>
    <w:rsid w:val="00322734"/>
    <w:rsid w:val="00322AA0"/>
    <w:rsid w:val="00324AB3"/>
    <w:rsid w:val="00325365"/>
    <w:rsid w:val="00325E4A"/>
    <w:rsid w:val="00326F4F"/>
    <w:rsid w:val="003276D3"/>
    <w:rsid w:val="00327963"/>
    <w:rsid w:val="00327E91"/>
    <w:rsid w:val="00332D8B"/>
    <w:rsid w:val="003342B8"/>
    <w:rsid w:val="003346B3"/>
    <w:rsid w:val="00335E71"/>
    <w:rsid w:val="00337CB5"/>
    <w:rsid w:val="0034138E"/>
    <w:rsid w:val="0034278A"/>
    <w:rsid w:val="00342C2F"/>
    <w:rsid w:val="00342D26"/>
    <w:rsid w:val="003437A1"/>
    <w:rsid w:val="003446D5"/>
    <w:rsid w:val="003448CD"/>
    <w:rsid w:val="003456C6"/>
    <w:rsid w:val="00347A8B"/>
    <w:rsid w:val="0035144D"/>
    <w:rsid w:val="0035294D"/>
    <w:rsid w:val="00354EDB"/>
    <w:rsid w:val="00355D62"/>
    <w:rsid w:val="00356C76"/>
    <w:rsid w:val="003614D6"/>
    <w:rsid w:val="0036173E"/>
    <w:rsid w:val="0036272F"/>
    <w:rsid w:val="00363D2F"/>
    <w:rsid w:val="00364097"/>
    <w:rsid w:val="00366001"/>
    <w:rsid w:val="00367B84"/>
    <w:rsid w:val="0037091A"/>
    <w:rsid w:val="00370F53"/>
    <w:rsid w:val="00372110"/>
    <w:rsid w:val="00372D26"/>
    <w:rsid w:val="003759CC"/>
    <w:rsid w:val="00376920"/>
    <w:rsid w:val="003808DE"/>
    <w:rsid w:val="003817EC"/>
    <w:rsid w:val="003824FF"/>
    <w:rsid w:val="00383EAD"/>
    <w:rsid w:val="00386221"/>
    <w:rsid w:val="00387137"/>
    <w:rsid w:val="0039022C"/>
    <w:rsid w:val="003917D8"/>
    <w:rsid w:val="00392382"/>
    <w:rsid w:val="00392657"/>
    <w:rsid w:val="00392C25"/>
    <w:rsid w:val="00394B71"/>
    <w:rsid w:val="00396E93"/>
    <w:rsid w:val="003A0A21"/>
    <w:rsid w:val="003A2356"/>
    <w:rsid w:val="003A23A7"/>
    <w:rsid w:val="003A33CA"/>
    <w:rsid w:val="003A4BE5"/>
    <w:rsid w:val="003A7C67"/>
    <w:rsid w:val="003B09B3"/>
    <w:rsid w:val="003B1252"/>
    <w:rsid w:val="003B4530"/>
    <w:rsid w:val="003B5310"/>
    <w:rsid w:val="003B6404"/>
    <w:rsid w:val="003C01FB"/>
    <w:rsid w:val="003C2AF3"/>
    <w:rsid w:val="003C3DA1"/>
    <w:rsid w:val="003C60F8"/>
    <w:rsid w:val="003C64F1"/>
    <w:rsid w:val="003C6C43"/>
    <w:rsid w:val="003C7F14"/>
    <w:rsid w:val="003D6C0C"/>
    <w:rsid w:val="003E28B9"/>
    <w:rsid w:val="003E69F0"/>
    <w:rsid w:val="003F16BB"/>
    <w:rsid w:val="003F28D7"/>
    <w:rsid w:val="003F2A70"/>
    <w:rsid w:val="003F5CB5"/>
    <w:rsid w:val="003F5EDF"/>
    <w:rsid w:val="003F7878"/>
    <w:rsid w:val="00404BFF"/>
    <w:rsid w:val="00405B52"/>
    <w:rsid w:val="00405E73"/>
    <w:rsid w:val="00407B92"/>
    <w:rsid w:val="00407BE1"/>
    <w:rsid w:val="00407C87"/>
    <w:rsid w:val="004101A4"/>
    <w:rsid w:val="00411840"/>
    <w:rsid w:val="00411B56"/>
    <w:rsid w:val="00414335"/>
    <w:rsid w:val="00415E09"/>
    <w:rsid w:val="00417404"/>
    <w:rsid w:val="00420723"/>
    <w:rsid w:val="0042232B"/>
    <w:rsid w:val="00422ABB"/>
    <w:rsid w:val="004240CF"/>
    <w:rsid w:val="004246A5"/>
    <w:rsid w:val="00424E21"/>
    <w:rsid w:val="004253A9"/>
    <w:rsid w:val="00425D27"/>
    <w:rsid w:val="00426153"/>
    <w:rsid w:val="00427AE0"/>
    <w:rsid w:val="00427D42"/>
    <w:rsid w:val="00430424"/>
    <w:rsid w:val="004320BF"/>
    <w:rsid w:val="00432ABB"/>
    <w:rsid w:val="00433734"/>
    <w:rsid w:val="0043466A"/>
    <w:rsid w:val="00436914"/>
    <w:rsid w:val="004374DF"/>
    <w:rsid w:val="004377A2"/>
    <w:rsid w:val="004400B9"/>
    <w:rsid w:val="00443004"/>
    <w:rsid w:val="0044443B"/>
    <w:rsid w:val="004447C1"/>
    <w:rsid w:val="004465EA"/>
    <w:rsid w:val="0045163D"/>
    <w:rsid w:val="00451D05"/>
    <w:rsid w:val="00452A58"/>
    <w:rsid w:val="00452CA2"/>
    <w:rsid w:val="0045319B"/>
    <w:rsid w:val="004531C9"/>
    <w:rsid w:val="00453307"/>
    <w:rsid w:val="0045649A"/>
    <w:rsid w:val="00457A6D"/>
    <w:rsid w:val="00457C7B"/>
    <w:rsid w:val="00461304"/>
    <w:rsid w:val="00461804"/>
    <w:rsid w:val="00463BAD"/>
    <w:rsid w:val="00464833"/>
    <w:rsid w:val="00465BDE"/>
    <w:rsid w:val="004663B0"/>
    <w:rsid w:val="00466851"/>
    <w:rsid w:val="00467FC4"/>
    <w:rsid w:val="00471AE9"/>
    <w:rsid w:val="00471B9D"/>
    <w:rsid w:val="004736C2"/>
    <w:rsid w:val="00474A7E"/>
    <w:rsid w:val="00474F3D"/>
    <w:rsid w:val="00475231"/>
    <w:rsid w:val="00476B9A"/>
    <w:rsid w:val="00481275"/>
    <w:rsid w:val="004835D5"/>
    <w:rsid w:val="00484A75"/>
    <w:rsid w:val="00487B4A"/>
    <w:rsid w:val="00490445"/>
    <w:rsid w:val="00491A72"/>
    <w:rsid w:val="00493632"/>
    <w:rsid w:val="00496199"/>
    <w:rsid w:val="004A01BE"/>
    <w:rsid w:val="004A2C26"/>
    <w:rsid w:val="004A2E23"/>
    <w:rsid w:val="004A31C6"/>
    <w:rsid w:val="004A3D7E"/>
    <w:rsid w:val="004A5846"/>
    <w:rsid w:val="004A6332"/>
    <w:rsid w:val="004A638F"/>
    <w:rsid w:val="004B1D56"/>
    <w:rsid w:val="004B2467"/>
    <w:rsid w:val="004B340C"/>
    <w:rsid w:val="004B44EA"/>
    <w:rsid w:val="004B4FEC"/>
    <w:rsid w:val="004B5976"/>
    <w:rsid w:val="004B7514"/>
    <w:rsid w:val="004C1482"/>
    <w:rsid w:val="004C2132"/>
    <w:rsid w:val="004C307F"/>
    <w:rsid w:val="004C4A9A"/>
    <w:rsid w:val="004C5BD3"/>
    <w:rsid w:val="004C5C95"/>
    <w:rsid w:val="004C73FD"/>
    <w:rsid w:val="004D1935"/>
    <w:rsid w:val="004D1EF6"/>
    <w:rsid w:val="004D31E9"/>
    <w:rsid w:val="004D3211"/>
    <w:rsid w:val="004D3E68"/>
    <w:rsid w:val="004D7998"/>
    <w:rsid w:val="004E185B"/>
    <w:rsid w:val="004E193D"/>
    <w:rsid w:val="004E1EC7"/>
    <w:rsid w:val="004E35AA"/>
    <w:rsid w:val="004E6CA8"/>
    <w:rsid w:val="004F0267"/>
    <w:rsid w:val="004F24AC"/>
    <w:rsid w:val="004F41EF"/>
    <w:rsid w:val="004F4A8F"/>
    <w:rsid w:val="004F5C12"/>
    <w:rsid w:val="004F70F6"/>
    <w:rsid w:val="0050060B"/>
    <w:rsid w:val="005016B9"/>
    <w:rsid w:val="00502B58"/>
    <w:rsid w:val="00503A14"/>
    <w:rsid w:val="00504708"/>
    <w:rsid w:val="005049BB"/>
    <w:rsid w:val="0050576E"/>
    <w:rsid w:val="0050611E"/>
    <w:rsid w:val="0051267E"/>
    <w:rsid w:val="005132E0"/>
    <w:rsid w:val="00514E01"/>
    <w:rsid w:val="005248BB"/>
    <w:rsid w:val="00526696"/>
    <w:rsid w:val="005268DC"/>
    <w:rsid w:val="00535E17"/>
    <w:rsid w:val="00535EF2"/>
    <w:rsid w:val="00536A16"/>
    <w:rsid w:val="005376F4"/>
    <w:rsid w:val="00537E30"/>
    <w:rsid w:val="005408A5"/>
    <w:rsid w:val="00540F6F"/>
    <w:rsid w:val="00541F99"/>
    <w:rsid w:val="0054307D"/>
    <w:rsid w:val="00545B58"/>
    <w:rsid w:val="00545F09"/>
    <w:rsid w:val="005508B8"/>
    <w:rsid w:val="005514DB"/>
    <w:rsid w:val="00552FFB"/>
    <w:rsid w:val="00553AFC"/>
    <w:rsid w:val="00555697"/>
    <w:rsid w:val="00556BD5"/>
    <w:rsid w:val="00557173"/>
    <w:rsid w:val="0056097F"/>
    <w:rsid w:val="005638FF"/>
    <w:rsid w:val="005705A7"/>
    <w:rsid w:val="00572770"/>
    <w:rsid w:val="00572A12"/>
    <w:rsid w:val="00574734"/>
    <w:rsid w:val="00580A54"/>
    <w:rsid w:val="00582A9D"/>
    <w:rsid w:val="0058325F"/>
    <w:rsid w:val="00583689"/>
    <w:rsid w:val="0058583F"/>
    <w:rsid w:val="00587F43"/>
    <w:rsid w:val="00593022"/>
    <w:rsid w:val="00593B83"/>
    <w:rsid w:val="00594344"/>
    <w:rsid w:val="00596BCD"/>
    <w:rsid w:val="005A112A"/>
    <w:rsid w:val="005A2F3A"/>
    <w:rsid w:val="005A342E"/>
    <w:rsid w:val="005B1181"/>
    <w:rsid w:val="005B1290"/>
    <w:rsid w:val="005B25C1"/>
    <w:rsid w:val="005B292E"/>
    <w:rsid w:val="005B3033"/>
    <w:rsid w:val="005B3630"/>
    <w:rsid w:val="005B4F4E"/>
    <w:rsid w:val="005B509C"/>
    <w:rsid w:val="005B5683"/>
    <w:rsid w:val="005B5E50"/>
    <w:rsid w:val="005B6AAE"/>
    <w:rsid w:val="005C0853"/>
    <w:rsid w:val="005C0D09"/>
    <w:rsid w:val="005C1B02"/>
    <w:rsid w:val="005C22E5"/>
    <w:rsid w:val="005C484E"/>
    <w:rsid w:val="005C7122"/>
    <w:rsid w:val="005D09DB"/>
    <w:rsid w:val="005D0CFB"/>
    <w:rsid w:val="005D1082"/>
    <w:rsid w:val="005D4D5B"/>
    <w:rsid w:val="005D579F"/>
    <w:rsid w:val="005D796E"/>
    <w:rsid w:val="005D7AAA"/>
    <w:rsid w:val="005E032E"/>
    <w:rsid w:val="005E08D7"/>
    <w:rsid w:val="005E2CBC"/>
    <w:rsid w:val="005E7A80"/>
    <w:rsid w:val="005F02A2"/>
    <w:rsid w:val="005F0806"/>
    <w:rsid w:val="005F1A89"/>
    <w:rsid w:val="005F2BC8"/>
    <w:rsid w:val="005F2FC3"/>
    <w:rsid w:val="005F50CD"/>
    <w:rsid w:val="005F5BEF"/>
    <w:rsid w:val="005F7570"/>
    <w:rsid w:val="005F787C"/>
    <w:rsid w:val="006001D7"/>
    <w:rsid w:val="00601175"/>
    <w:rsid w:val="00602C23"/>
    <w:rsid w:val="00603064"/>
    <w:rsid w:val="00603C9F"/>
    <w:rsid w:val="00605E43"/>
    <w:rsid w:val="006064FF"/>
    <w:rsid w:val="00607184"/>
    <w:rsid w:val="00607406"/>
    <w:rsid w:val="006100E9"/>
    <w:rsid w:val="006133A7"/>
    <w:rsid w:val="00615717"/>
    <w:rsid w:val="00616CE6"/>
    <w:rsid w:val="00620679"/>
    <w:rsid w:val="00620AE2"/>
    <w:rsid w:val="0062133F"/>
    <w:rsid w:val="00621AE9"/>
    <w:rsid w:val="00621D5E"/>
    <w:rsid w:val="006226C3"/>
    <w:rsid w:val="00623057"/>
    <w:rsid w:val="006231B7"/>
    <w:rsid w:val="006236AF"/>
    <w:rsid w:val="00623C53"/>
    <w:rsid w:val="006253DF"/>
    <w:rsid w:val="00625C33"/>
    <w:rsid w:val="00627328"/>
    <w:rsid w:val="0063170C"/>
    <w:rsid w:val="00631FBC"/>
    <w:rsid w:val="00632E70"/>
    <w:rsid w:val="00632F71"/>
    <w:rsid w:val="00633902"/>
    <w:rsid w:val="00633E77"/>
    <w:rsid w:val="00636D98"/>
    <w:rsid w:val="00636E4C"/>
    <w:rsid w:val="00636F63"/>
    <w:rsid w:val="00637E04"/>
    <w:rsid w:val="00637F72"/>
    <w:rsid w:val="00644C1F"/>
    <w:rsid w:val="00645619"/>
    <w:rsid w:val="006466F9"/>
    <w:rsid w:val="0064691E"/>
    <w:rsid w:val="00647253"/>
    <w:rsid w:val="00651BE0"/>
    <w:rsid w:val="00652607"/>
    <w:rsid w:val="0065474E"/>
    <w:rsid w:val="0065481F"/>
    <w:rsid w:val="00657ABC"/>
    <w:rsid w:val="006602E9"/>
    <w:rsid w:val="00662E19"/>
    <w:rsid w:val="0066703E"/>
    <w:rsid w:val="00670CB6"/>
    <w:rsid w:val="00672215"/>
    <w:rsid w:val="006738EE"/>
    <w:rsid w:val="00673D6C"/>
    <w:rsid w:val="00674E1E"/>
    <w:rsid w:val="006750F9"/>
    <w:rsid w:val="00675885"/>
    <w:rsid w:val="00680769"/>
    <w:rsid w:val="00682330"/>
    <w:rsid w:val="00685C9F"/>
    <w:rsid w:val="00686A6F"/>
    <w:rsid w:val="00690E39"/>
    <w:rsid w:val="00692BBF"/>
    <w:rsid w:val="00693E18"/>
    <w:rsid w:val="00693E54"/>
    <w:rsid w:val="0069555B"/>
    <w:rsid w:val="0069625B"/>
    <w:rsid w:val="0069653B"/>
    <w:rsid w:val="00697DAE"/>
    <w:rsid w:val="006A1FC0"/>
    <w:rsid w:val="006A46DF"/>
    <w:rsid w:val="006A5CCC"/>
    <w:rsid w:val="006B0213"/>
    <w:rsid w:val="006B0B0E"/>
    <w:rsid w:val="006B0C19"/>
    <w:rsid w:val="006B1D5C"/>
    <w:rsid w:val="006B24FC"/>
    <w:rsid w:val="006B6FDD"/>
    <w:rsid w:val="006C281F"/>
    <w:rsid w:val="006C3A99"/>
    <w:rsid w:val="006C3BAC"/>
    <w:rsid w:val="006C409D"/>
    <w:rsid w:val="006C4AAE"/>
    <w:rsid w:val="006C4D91"/>
    <w:rsid w:val="006C60AA"/>
    <w:rsid w:val="006C7245"/>
    <w:rsid w:val="006D0185"/>
    <w:rsid w:val="006D0ABA"/>
    <w:rsid w:val="006D315B"/>
    <w:rsid w:val="006D3409"/>
    <w:rsid w:val="006D3928"/>
    <w:rsid w:val="006D417A"/>
    <w:rsid w:val="006D4813"/>
    <w:rsid w:val="006D53B8"/>
    <w:rsid w:val="006D57B3"/>
    <w:rsid w:val="006D67A8"/>
    <w:rsid w:val="006D6EA2"/>
    <w:rsid w:val="006D7759"/>
    <w:rsid w:val="006E008D"/>
    <w:rsid w:val="006E1B75"/>
    <w:rsid w:val="006E1FF2"/>
    <w:rsid w:val="006E4F77"/>
    <w:rsid w:val="006E6AD2"/>
    <w:rsid w:val="006F0D22"/>
    <w:rsid w:val="006F2FA0"/>
    <w:rsid w:val="006F537D"/>
    <w:rsid w:val="006F6593"/>
    <w:rsid w:val="006F6DCB"/>
    <w:rsid w:val="006F7D1D"/>
    <w:rsid w:val="00701118"/>
    <w:rsid w:val="00702591"/>
    <w:rsid w:val="00705589"/>
    <w:rsid w:val="0070699C"/>
    <w:rsid w:val="0071096F"/>
    <w:rsid w:val="00711A31"/>
    <w:rsid w:val="007160BE"/>
    <w:rsid w:val="00721DFE"/>
    <w:rsid w:val="00723A3A"/>
    <w:rsid w:val="00723F6E"/>
    <w:rsid w:val="007255FB"/>
    <w:rsid w:val="007256A5"/>
    <w:rsid w:val="0073339D"/>
    <w:rsid w:val="007357F6"/>
    <w:rsid w:val="00735BAE"/>
    <w:rsid w:val="007370FF"/>
    <w:rsid w:val="00743E0D"/>
    <w:rsid w:val="00746E46"/>
    <w:rsid w:val="00747949"/>
    <w:rsid w:val="00750AAE"/>
    <w:rsid w:val="00754D58"/>
    <w:rsid w:val="007567CB"/>
    <w:rsid w:val="00756D7E"/>
    <w:rsid w:val="007649BC"/>
    <w:rsid w:val="00764FF2"/>
    <w:rsid w:val="007718D1"/>
    <w:rsid w:val="00774E84"/>
    <w:rsid w:val="00780152"/>
    <w:rsid w:val="00780256"/>
    <w:rsid w:val="00780C78"/>
    <w:rsid w:val="00782A8A"/>
    <w:rsid w:val="00782B0D"/>
    <w:rsid w:val="00782CF4"/>
    <w:rsid w:val="007838B5"/>
    <w:rsid w:val="00783D01"/>
    <w:rsid w:val="007848F7"/>
    <w:rsid w:val="00790676"/>
    <w:rsid w:val="00792A8E"/>
    <w:rsid w:val="00792EAB"/>
    <w:rsid w:val="00793058"/>
    <w:rsid w:val="00793493"/>
    <w:rsid w:val="007952AE"/>
    <w:rsid w:val="00796B03"/>
    <w:rsid w:val="00796F32"/>
    <w:rsid w:val="007979E5"/>
    <w:rsid w:val="007A14D7"/>
    <w:rsid w:val="007A2766"/>
    <w:rsid w:val="007A4E37"/>
    <w:rsid w:val="007A5765"/>
    <w:rsid w:val="007A6D90"/>
    <w:rsid w:val="007A79FB"/>
    <w:rsid w:val="007B1980"/>
    <w:rsid w:val="007B245A"/>
    <w:rsid w:val="007B2645"/>
    <w:rsid w:val="007B492F"/>
    <w:rsid w:val="007B514D"/>
    <w:rsid w:val="007B55AE"/>
    <w:rsid w:val="007B5BC6"/>
    <w:rsid w:val="007C0446"/>
    <w:rsid w:val="007C0F08"/>
    <w:rsid w:val="007C2CDF"/>
    <w:rsid w:val="007C3E37"/>
    <w:rsid w:val="007C5356"/>
    <w:rsid w:val="007C574F"/>
    <w:rsid w:val="007C5F8C"/>
    <w:rsid w:val="007C7463"/>
    <w:rsid w:val="007C7DC4"/>
    <w:rsid w:val="007D1175"/>
    <w:rsid w:val="007D1E6F"/>
    <w:rsid w:val="007D1E8F"/>
    <w:rsid w:val="007D4E94"/>
    <w:rsid w:val="007D75C3"/>
    <w:rsid w:val="007D7D72"/>
    <w:rsid w:val="007E07DD"/>
    <w:rsid w:val="007E1D68"/>
    <w:rsid w:val="007E3EAE"/>
    <w:rsid w:val="007E5374"/>
    <w:rsid w:val="007E5BDA"/>
    <w:rsid w:val="007F1345"/>
    <w:rsid w:val="007F16BE"/>
    <w:rsid w:val="007F2FF4"/>
    <w:rsid w:val="007F3094"/>
    <w:rsid w:val="007F4771"/>
    <w:rsid w:val="007F4B5B"/>
    <w:rsid w:val="00800167"/>
    <w:rsid w:val="00805999"/>
    <w:rsid w:val="00806759"/>
    <w:rsid w:val="0081043C"/>
    <w:rsid w:val="00811CB7"/>
    <w:rsid w:val="00812EF6"/>
    <w:rsid w:val="00813171"/>
    <w:rsid w:val="00813291"/>
    <w:rsid w:val="00815230"/>
    <w:rsid w:val="00816E3C"/>
    <w:rsid w:val="008174B5"/>
    <w:rsid w:val="00820677"/>
    <w:rsid w:val="00821635"/>
    <w:rsid w:val="0082294E"/>
    <w:rsid w:val="00823772"/>
    <w:rsid w:val="00832BCD"/>
    <w:rsid w:val="0083795A"/>
    <w:rsid w:val="00842469"/>
    <w:rsid w:val="00842B9C"/>
    <w:rsid w:val="0084635C"/>
    <w:rsid w:val="00850156"/>
    <w:rsid w:val="00850BFF"/>
    <w:rsid w:val="00850F69"/>
    <w:rsid w:val="00852A06"/>
    <w:rsid w:val="00853688"/>
    <w:rsid w:val="00854916"/>
    <w:rsid w:val="0085541F"/>
    <w:rsid w:val="008571D7"/>
    <w:rsid w:val="008572AF"/>
    <w:rsid w:val="00861FC1"/>
    <w:rsid w:val="0086298D"/>
    <w:rsid w:val="00871BCF"/>
    <w:rsid w:val="0087500D"/>
    <w:rsid w:val="00875A34"/>
    <w:rsid w:val="00876E69"/>
    <w:rsid w:val="0088034A"/>
    <w:rsid w:val="00883226"/>
    <w:rsid w:val="00885CDD"/>
    <w:rsid w:val="008915E9"/>
    <w:rsid w:val="00893105"/>
    <w:rsid w:val="0089514F"/>
    <w:rsid w:val="008960F8"/>
    <w:rsid w:val="008A2F0B"/>
    <w:rsid w:val="008A3186"/>
    <w:rsid w:val="008A5BB0"/>
    <w:rsid w:val="008A69CE"/>
    <w:rsid w:val="008A6E2B"/>
    <w:rsid w:val="008B1374"/>
    <w:rsid w:val="008B1F9A"/>
    <w:rsid w:val="008B3187"/>
    <w:rsid w:val="008B3682"/>
    <w:rsid w:val="008B39C2"/>
    <w:rsid w:val="008B5083"/>
    <w:rsid w:val="008B664F"/>
    <w:rsid w:val="008C249A"/>
    <w:rsid w:val="008C27B6"/>
    <w:rsid w:val="008C56F6"/>
    <w:rsid w:val="008C5A1C"/>
    <w:rsid w:val="008C5AFB"/>
    <w:rsid w:val="008C6928"/>
    <w:rsid w:val="008C6E90"/>
    <w:rsid w:val="008D08F5"/>
    <w:rsid w:val="008D0BE2"/>
    <w:rsid w:val="008D3347"/>
    <w:rsid w:val="008D3E6B"/>
    <w:rsid w:val="008D53EA"/>
    <w:rsid w:val="008D5A1D"/>
    <w:rsid w:val="008D5FF5"/>
    <w:rsid w:val="008D7B71"/>
    <w:rsid w:val="008E1A22"/>
    <w:rsid w:val="008E3853"/>
    <w:rsid w:val="008E4306"/>
    <w:rsid w:val="008E46A4"/>
    <w:rsid w:val="008E526E"/>
    <w:rsid w:val="008E7916"/>
    <w:rsid w:val="008F28C9"/>
    <w:rsid w:val="008F2B89"/>
    <w:rsid w:val="008F40D3"/>
    <w:rsid w:val="008F4113"/>
    <w:rsid w:val="00900C34"/>
    <w:rsid w:val="00902603"/>
    <w:rsid w:val="00902BFC"/>
    <w:rsid w:val="00902DC2"/>
    <w:rsid w:val="00903B91"/>
    <w:rsid w:val="0090435B"/>
    <w:rsid w:val="00904BDB"/>
    <w:rsid w:val="00907086"/>
    <w:rsid w:val="0091041B"/>
    <w:rsid w:val="009125B3"/>
    <w:rsid w:val="00912AF3"/>
    <w:rsid w:val="00912D05"/>
    <w:rsid w:val="00922228"/>
    <w:rsid w:val="009232F8"/>
    <w:rsid w:val="00923688"/>
    <w:rsid w:val="00923DE5"/>
    <w:rsid w:val="00924B15"/>
    <w:rsid w:val="00925A62"/>
    <w:rsid w:val="00925B95"/>
    <w:rsid w:val="00926582"/>
    <w:rsid w:val="00932A9F"/>
    <w:rsid w:val="009343A7"/>
    <w:rsid w:val="00935762"/>
    <w:rsid w:val="009359D2"/>
    <w:rsid w:val="00936BE2"/>
    <w:rsid w:val="0093751F"/>
    <w:rsid w:val="00937E93"/>
    <w:rsid w:val="009419B3"/>
    <w:rsid w:val="00941E82"/>
    <w:rsid w:val="00944457"/>
    <w:rsid w:val="0094638C"/>
    <w:rsid w:val="00947E26"/>
    <w:rsid w:val="00952331"/>
    <w:rsid w:val="00953087"/>
    <w:rsid w:val="009533DC"/>
    <w:rsid w:val="0095345F"/>
    <w:rsid w:val="0095374F"/>
    <w:rsid w:val="0095548D"/>
    <w:rsid w:val="00957237"/>
    <w:rsid w:val="00957BE0"/>
    <w:rsid w:val="009615B8"/>
    <w:rsid w:val="009622E3"/>
    <w:rsid w:val="00963129"/>
    <w:rsid w:val="00965990"/>
    <w:rsid w:val="00966B81"/>
    <w:rsid w:val="00966F62"/>
    <w:rsid w:val="00966FCA"/>
    <w:rsid w:val="009701EE"/>
    <w:rsid w:val="00970497"/>
    <w:rsid w:val="00971D71"/>
    <w:rsid w:val="00972132"/>
    <w:rsid w:val="009756EA"/>
    <w:rsid w:val="00976980"/>
    <w:rsid w:val="00976A78"/>
    <w:rsid w:val="00976EE2"/>
    <w:rsid w:val="00977C85"/>
    <w:rsid w:val="00982BFB"/>
    <w:rsid w:val="00990A3F"/>
    <w:rsid w:val="009910B9"/>
    <w:rsid w:val="00992B25"/>
    <w:rsid w:val="009934C9"/>
    <w:rsid w:val="009937E1"/>
    <w:rsid w:val="00993FF7"/>
    <w:rsid w:val="00995BBF"/>
    <w:rsid w:val="00996E84"/>
    <w:rsid w:val="009975D3"/>
    <w:rsid w:val="00997EF2"/>
    <w:rsid w:val="009A34E2"/>
    <w:rsid w:val="009A5382"/>
    <w:rsid w:val="009A5FBC"/>
    <w:rsid w:val="009A768A"/>
    <w:rsid w:val="009B01E8"/>
    <w:rsid w:val="009B0FBE"/>
    <w:rsid w:val="009B15FA"/>
    <w:rsid w:val="009B41A2"/>
    <w:rsid w:val="009B58F6"/>
    <w:rsid w:val="009B6075"/>
    <w:rsid w:val="009B661B"/>
    <w:rsid w:val="009C0805"/>
    <w:rsid w:val="009C586A"/>
    <w:rsid w:val="009C5C6E"/>
    <w:rsid w:val="009C70D8"/>
    <w:rsid w:val="009C74C2"/>
    <w:rsid w:val="009C7E31"/>
    <w:rsid w:val="009D051E"/>
    <w:rsid w:val="009D101E"/>
    <w:rsid w:val="009D2959"/>
    <w:rsid w:val="009D3A91"/>
    <w:rsid w:val="009D42D6"/>
    <w:rsid w:val="009D4B71"/>
    <w:rsid w:val="009D4E18"/>
    <w:rsid w:val="009D5DAF"/>
    <w:rsid w:val="009D73FD"/>
    <w:rsid w:val="009E06D8"/>
    <w:rsid w:val="009E1AC9"/>
    <w:rsid w:val="009E6EEF"/>
    <w:rsid w:val="009E7437"/>
    <w:rsid w:val="009F060F"/>
    <w:rsid w:val="009F18FE"/>
    <w:rsid w:val="009F3AE9"/>
    <w:rsid w:val="009F3B9A"/>
    <w:rsid w:val="00A01234"/>
    <w:rsid w:val="00A016A4"/>
    <w:rsid w:val="00A01B68"/>
    <w:rsid w:val="00A020B8"/>
    <w:rsid w:val="00A023C4"/>
    <w:rsid w:val="00A028BF"/>
    <w:rsid w:val="00A03A52"/>
    <w:rsid w:val="00A1005B"/>
    <w:rsid w:val="00A106EC"/>
    <w:rsid w:val="00A1095A"/>
    <w:rsid w:val="00A12407"/>
    <w:rsid w:val="00A12673"/>
    <w:rsid w:val="00A130A5"/>
    <w:rsid w:val="00A13153"/>
    <w:rsid w:val="00A157D4"/>
    <w:rsid w:val="00A1794D"/>
    <w:rsid w:val="00A2027D"/>
    <w:rsid w:val="00A217B5"/>
    <w:rsid w:val="00A24F64"/>
    <w:rsid w:val="00A253AB"/>
    <w:rsid w:val="00A25D37"/>
    <w:rsid w:val="00A25EA9"/>
    <w:rsid w:val="00A26974"/>
    <w:rsid w:val="00A2728F"/>
    <w:rsid w:val="00A2768A"/>
    <w:rsid w:val="00A31A77"/>
    <w:rsid w:val="00A3434B"/>
    <w:rsid w:val="00A350A2"/>
    <w:rsid w:val="00A374D3"/>
    <w:rsid w:val="00A42491"/>
    <w:rsid w:val="00A45450"/>
    <w:rsid w:val="00A47144"/>
    <w:rsid w:val="00A534A3"/>
    <w:rsid w:val="00A53972"/>
    <w:rsid w:val="00A541FD"/>
    <w:rsid w:val="00A56A00"/>
    <w:rsid w:val="00A57517"/>
    <w:rsid w:val="00A5770A"/>
    <w:rsid w:val="00A630D8"/>
    <w:rsid w:val="00A632C8"/>
    <w:rsid w:val="00A64554"/>
    <w:rsid w:val="00A65359"/>
    <w:rsid w:val="00A655EF"/>
    <w:rsid w:val="00A65684"/>
    <w:rsid w:val="00A65F6F"/>
    <w:rsid w:val="00A701E3"/>
    <w:rsid w:val="00A74834"/>
    <w:rsid w:val="00A75F57"/>
    <w:rsid w:val="00A815B8"/>
    <w:rsid w:val="00A815BB"/>
    <w:rsid w:val="00A82711"/>
    <w:rsid w:val="00A82A7F"/>
    <w:rsid w:val="00A844CE"/>
    <w:rsid w:val="00A84CDD"/>
    <w:rsid w:val="00A94530"/>
    <w:rsid w:val="00A95355"/>
    <w:rsid w:val="00A97A9D"/>
    <w:rsid w:val="00A97F5A"/>
    <w:rsid w:val="00AA2961"/>
    <w:rsid w:val="00AA32A1"/>
    <w:rsid w:val="00AA36AD"/>
    <w:rsid w:val="00AA38B8"/>
    <w:rsid w:val="00AA5C84"/>
    <w:rsid w:val="00AA6465"/>
    <w:rsid w:val="00AB021A"/>
    <w:rsid w:val="00AB1F25"/>
    <w:rsid w:val="00AB2548"/>
    <w:rsid w:val="00AB4134"/>
    <w:rsid w:val="00AB42D3"/>
    <w:rsid w:val="00AB510E"/>
    <w:rsid w:val="00AB5905"/>
    <w:rsid w:val="00AB66F8"/>
    <w:rsid w:val="00AB7C17"/>
    <w:rsid w:val="00AC04C9"/>
    <w:rsid w:val="00AC1519"/>
    <w:rsid w:val="00AC1ED6"/>
    <w:rsid w:val="00AC2252"/>
    <w:rsid w:val="00AC3470"/>
    <w:rsid w:val="00AC3605"/>
    <w:rsid w:val="00AC37E1"/>
    <w:rsid w:val="00AC5045"/>
    <w:rsid w:val="00AC5834"/>
    <w:rsid w:val="00AC73D8"/>
    <w:rsid w:val="00AD096E"/>
    <w:rsid w:val="00AD1A3C"/>
    <w:rsid w:val="00AD2977"/>
    <w:rsid w:val="00AD4C07"/>
    <w:rsid w:val="00AD61D7"/>
    <w:rsid w:val="00AD6816"/>
    <w:rsid w:val="00AE0133"/>
    <w:rsid w:val="00AE01EC"/>
    <w:rsid w:val="00AE1E71"/>
    <w:rsid w:val="00AE1EDE"/>
    <w:rsid w:val="00AE255B"/>
    <w:rsid w:val="00AE3261"/>
    <w:rsid w:val="00AE352E"/>
    <w:rsid w:val="00AF0C23"/>
    <w:rsid w:val="00AF4760"/>
    <w:rsid w:val="00AF5A2F"/>
    <w:rsid w:val="00AF64D3"/>
    <w:rsid w:val="00AF6F05"/>
    <w:rsid w:val="00AF7A75"/>
    <w:rsid w:val="00B018D5"/>
    <w:rsid w:val="00B02784"/>
    <w:rsid w:val="00B02C13"/>
    <w:rsid w:val="00B03B5B"/>
    <w:rsid w:val="00B04FDB"/>
    <w:rsid w:val="00B06180"/>
    <w:rsid w:val="00B101F1"/>
    <w:rsid w:val="00B125F6"/>
    <w:rsid w:val="00B12FCA"/>
    <w:rsid w:val="00B14620"/>
    <w:rsid w:val="00B16B28"/>
    <w:rsid w:val="00B175DC"/>
    <w:rsid w:val="00B20024"/>
    <w:rsid w:val="00B21C54"/>
    <w:rsid w:val="00B22098"/>
    <w:rsid w:val="00B225B8"/>
    <w:rsid w:val="00B22DEE"/>
    <w:rsid w:val="00B33992"/>
    <w:rsid w:val="00B35B46"/>
    <w:rsid w:val="00B36DE3"/>
    <w:rsid w:val="00B37C21"/>
    <w:rsid w:val="00B41A38"/>
    <w:rsid w:val="00B44A40"/>
    <w:rsid w:val="00B47481"/>
    <w:rsid w:val="00B47B38"/>
    <w:rsid w:val="00B513A4"/>
    <w:rsid w:val="00B52ADE"/>
    <w:rsid w:val="00B53EB8"/>
    <w:rsid w:val="00B605F8"/>
    <w:rsid w:val="00B6124E"/>
    <w:rsid w:val="00B6247F"/>
    <w:rsid w:val="00B62BBB"/>
    <w:rsid w:val="00B64CC2"/>
    <w:rsid w:val="00B70312"/>
    <w:rsid w:val="00B715F7"/>
    <w:rsid w:val="00B71CD3"/>
    <w:rsid w:val="00B746E7"/>
    <w:rsid w:val="00B74D73"/>
    <w:rsid w:val="00B7512C"/>
    <w:rsid w:val="00B758A4"/>
    <w:rsid w:val="00B77EA1"/>
    <w:rsid w:val="00B81ED7"/>
    <w:rsid w:val="00B82F60"/>
    <w:rsid w:val="00B83626"/>
    <w:rsid w:val="00B8534A"/>
    <w:rsid w:val="00B85E70"/>
    <w:rsid w:val="00B906E4"/>
    <w:rsid w:val="00B951A8"/>
    <w:rsid w:val="00B95ACC"/>
    <w:rsid w:val="00B975FF"/>
    <w:rsid w:val="00BA08A6"/>
    <w:rsid w:val="00BA2065"/>
    <w:rsid w:val="00BA3328"/>
    <w:rsid w:val="00BA37D1"/>
    <w:rsid w:val="00BA7EB3"/>
    <w:rsid w:val="00BB17A3"/>
    <w:rsid w:val="00BB263A"/>
    <w:rsid w:val="00BB3E07"/>
    <w:rsid w:val="00BB52C0"/>
    <w:rsid w:val="00BB62D1"/>
    <w:rsid w:val="00BB734C"/>
    <w:rsid w:val="00BB75DE"/>
    <w:rsid w:val="00BC0337"/>
    <w:rsid w:val="00BC07C5"/>
    <w:rsid w:val="00BC0D52"/>
    <w:rsid w:val="00BC2AB4"/>
    <w:rsid w:val="00BC2D0F"/>
    <w:rsid w:val="00BC45C8"/>
    <w:rsid w:val="00BC5566"/>
    <w:rsid w:val="00BD151A"/>
    <w:rsid w:val="00BD17E7"/>
    <w:rsid w:val="00BD2025"/>
    <w:rsid w:val="00BD47CF"/>
    <w:rsid w:val="00BD561B"/>
    <w:rsid w:val="00BD5A75"/>
    <w:rsid w:val="00BD5C2C"/>
    <w:rsid w:val="00BD64C3"/>
    <w:rsid w:val="00BD6C2F"/>
    <w:rsid w:val="00BD7590"/>
    <w:rsid w:val="00BE5797"/>
    <w:rsid w:val="00BE7107"/>
    <w:rsid w:val="00BE7287"/>
    <w:rsid w:val="00BF3039"/>
    <w:rsid w:val="00BF5378"/>
    <w:rsid w:val="00C004EE"/>
    <w:rsid w:val="00C029E3"/>
    <w:rsid w:val="00C0563F"/>
    <w:rsid w:val="00C0566B"/>
    <w:rsid w:val="00C0606B"/>
    <w:rsid w:val="00C07895"/>
    <w:rsid w:val="00C07A0C"/>
    <w:rsid w:val="00C07D50"/>
    <w:rsid w:val="00C110DD"/>
    <w:rsid w:val="00C14096"/>
    <w:rsid w:val="00C21E2C"/>
    <w:rsid w:val="00C23AAF"/>
    <w:rsid w:val="00C24A7B"/>
    <w:rsid w:val="00C252FF"/>
    <w:rsid w:val="00C25F70"/>
    <w:rsid w:val="00C27F63"/>
    <w:rsid w:val="00C31D7C"/>
    <w:rsid w:val="00C3228F"/>
    <w:rsid w:val="00C33FE8"/>
    <w:rsid w:val="00C41AA0"/>
    <w:rsid w:val="00C41D22"/>
    <w:rsid w:val="00C420BF"/>
    <w:rsid w:val="00C42DC9"/>
    <w:rsid w:val="00C44932"/>
    <w:rsid w:val="00C44AA0"/>
    <w:rsid w:val="00C44FA8"/>
    <w:rsid w:val="00C45C3E"/>
    <w:rsid w:val="00C4662C"/>
    <w:rsid w:val="00C50137"/>
    <w:rsid w:val="00C51E4C"/>
    <w:rsid w:val="00C5284D"/>
    <w:rsid w:val="00C52CB4"/>
    <w:rsid w:val="00C539D8"/>
    <w:rsid w:val="00C55CF6"/>
    <w:rsid w:val="00C62F87"/>
    <w:rsid w:val="00C63DC8"/>
    <w:rsid w:val="00C64CD8"/>
    <w:rsid w:val="00C64F88"/>
    <w:rsid w:val="00C71C60"/>
    <w:rsid w:val="00C72114"/>
    <w:rsid w:val="00C72B67"/>
    <w:rsid w:val="00C7353A"/>
    <w:rsid w:val="00C74310"/>
    <w:rsid w:val="00C808BE"/>
    <w:rsid w:val="00C85D46"/>
    <w:rsid w:val="00C904B0"/>
    <w:rsid w:val="00C913C8"/>
    <w:rsid w:val="00C91C32"/>
    <w:rsid w:val="00C91D9D"/>
    <w:rsid w:val="00C9237D"/>
    <w:rsid w:val="00C92B36"/>
    <w:rsid w:val="00C94156"/>
    <w:rsid w:val="00C94DED"/>
    <w:rsid w:val="00C95C8C"/>
    <w:rsid w:val="00C97294"/>
    <w:rsid w:val="00CA08D1"/>
    <w:rsid w:val="00CA0CE7"/>
    <w:rsid w:val="00CA28D5"/>
    <w:rsid w:val="00CA3013"/>
    <w:rsid w:val="00CA302C"/>
    <w:rsid w:val="00CA3172"/>
    <w:rsid w:val="00CA6229"/>
    <w:rsid w:val="00CB0C1B"/>
    <w:rsid w:val="00CB0FE8"/>
    <w:rsid w:val="00CB17AB"/>
    <w:rsid w:val="00CB1B2C"/>
    <w:rsid w:val="00CB4897"/>
    <w:rsid w:val="00CB57A2"/>
    <w:rsid w:val="00CC02C8"/>
    <w:rsid w:val="00CC03DB"/>
    <w:rsid w:val="00CC2F0C"/>
    <w:rsid w:val="00CC346D"/>
    <w:rsid w:val="00CC3C3A"/>
    <w:rsid w:val="00CC3CEA"/>
    <w:rsid w:val="00CC4300"/>
    <w:rsid w:val="00CC65A5"/>
    <w:rsid w:val="00CD1660"/>
    <w:rsid w:val="00CD17AA"/>
    <w:rsid w:val="00CD24E9"/>
    <w:rsid w:val="00CD2D50"/>
    <w:rsid w:val="00CD47FF"/>
    <w:rsid w:val="00CD6D67"/>
    <w:rsid w:val="00CD7481"/>
    <w:rsid w:val="00CE0359"/>
    <w:rsid w:val="00CE1529"/>
    <w:rsid w:val="00CE161C"/>
    <w:rsid w:val="00CE20D6"/>
    <w:rsid w:val="00CE2113"/>
    <w:rsid w:val="00CE2B8D"/>
    <w:rsid w:val="00CE2D46"/>
    <w:rsid w:val="00CE637C"/>
    <w:rsid w:val="00CE6FBB"/>
    <w:rsid w:val="00CE7961"/>
    <w:rsid w:val="00CE7DC6"/>
    <w:rsid w:val="00CF0FBA"/>
    <w:rsid w:val="00CF2277"/>
    <w:rsid w:val="00CF2385"/>
    <w:rsid w:val="00CF3D49"/>
    <w:rsid w:val="00CF40F7"/>
    <w:rsid w:val="00CF4590"/>
    <w:rsid w:val="00CF54F0"/>
    <w:rsid w:val="00CF596D"/>
    <w:rsid w:val="00CF5BEC"/>
    <w:rsid w:val="00D00265"/>
    <w:rsid w:val="00D009CB"/>
    <w:rsid w:val="00D025CF"/>
    <w:rsid w:val="00D05F92"/>
    <w:rsid w:val="00D05FA9"/>
    <w:rsid w:val="00D06EFA"/>
    <w:rsid w:val="00D07189"/>
    <w:rsid w:val="00D07304"/>
    <w:rsid w:val="00D0797B"/>
    <w:rsid w:val="00D10273"/>
    <w:rsid w:val="00D12009"/>
    <w:rsid w:val="00D13BA2"/>
    <w:rsid w:val="00D179B5"/>
    <w:rsid w:val="00D20791"/>
    <w:rsid w:val="00D2194B"/>
    <w:rsid w:val="00D220E6"/>
    <w:rsid w:val="00D25F92"/>
    <w:rsid w:val="00D26342"/>
    <w:rsid w:val="00D26489"/>
    <w:rsid w:val="00D27463"/>
    <w:rsid w:val="00D3017F"/>
    <w:rsid w:val="00D322E1"/>
    <w:rsid w:val="00D336C3"/>
    <w:rsid w:val="00D33CF0"/>
    <w:rsid w:val="00D3478A"/>
    <w:rsid w:val="00D416A8"/>
    <w:rsid w:val="00D4332E"/>
    <w:rsid w:val="00D44DD3"/>
    <w:rsid w:val="00D46DE8"/>
    <w:rsid w:val="00D5013E"/>
    <w:rsid w:val="00D50364"/>
    <w:rsid w:val="00D50482"/>
    <w:rsid w:val="00D50ADA"/>
    <w:rsid w:val="00D50C21"/>
    <w:rsid w:val="00D51872"/>
    <w:rsid w:val="00D53D7D"/>
    <w:rsid w:val="00D53F24"/>
    <w:rsid w:val="00D569EB"/>
    <w:rsid w:val="00D62CC7"/>
    <w:rsid w:val="00D642B3"/>
    <w:rsid w:val="00D6459F"/>
    <w:rsid w:val="00D655F8"/>
    <w:rsid w:val="00D65ABC"/>
    <w:rsid w:val="00D65E75"/>
    <w:rsid w:val="00D66215"/>
    <w:rsid w:val="00D6634A"/>
    <w:rsid w:val="00D66A3A"/>
    <w:rsid w:val="00D7088E"/>
    <w:rsid w:val="00D74934"/>
    <w:rsid w:val="00D74A10"/>
    <w:rsid w:val="00D74DAF"/>
    <w:rsid w:val="00D75DDF"/>
    <w:rsid w:val="00D76C43"/>
    <w:rsid w:val="00D77664"/>
    <w:rsid w:val="00D80A29"/>
    <w:rsid w:val="00D81EBD"/>
    <w:rsid w:val="00D834FB"/>
    <w:rsid w:val="00D85313"/>
    <w:rsid w:val="00D860F1"/>
    <w:rsid w:val="00D87221"/>
    <w:rsid w:val="00D9077C"/>
    <w:rsid w:val="00D90A17"/>
    <w:rsid w:val="00D9113D"/>
    <w:rsid w:val="00D95661"/>
    <w:rsid w:val="00D96EDD"/>
    <w:rsid w:val="00D9723A"/>
    <w:rsid w:val="00D97854"/>
    <w:rsid w:val="00DA11D3"/>
    <w:rsid w:val="00DA2440"/>
    <w:rsid w:val="00DA3248"/>
    <w:rsid w:val="00DA3952"/>
    <w:rsid w:val="00DA3B82"/>
    <w:rsid w:val="00DB022C"/>
    <w:rsid w:val="00DB0CF9"/>
    <w:rsid w:val="00DB2539"/>
    <w:rsid w:val="00DB2C96"/>
    <w:rsid w:val="00DB3C6F"/>
    <w:rsid w:val="00DB43C3"/>
    <w:rsid w:val="00DB5051"/>
    <w:rsid w:val="00DB6DE0"/>
    <w:rsid w:val="00DC1CEB"/>
    <w:rsid w:val="00DC3DCC"/>
    <w:rsid w:val="00DC42E2"/>
    <w:rsid w:val="00DC525E"/>
    <w:rsid w:val="00DC5360"/>
    <w:rsid w:val="00DD4526"/>
    <w:rsid w:val="00DD553F"/>
    <w:rsid w:val="00DD55EC"/>
    <w:rsid w:val="00DD5912"/>
    <w:rsid w:val="00DD59B7"/>
    <w:rsid w:val="00DD5FD5"/>
    <w:rsid w:val="00DD6935"/>
    <w:rsid w:val="00DE0194"/>
    <w:rsid w:val="00DE0470"/>
    <w:rsid w:val="00DE09FA"/>
    <w:rsid w:val="00DE4147"/>
    <w:rsid w:val="00DE442E"/>
    <w:rsid w:val="00DE4432"/>
    <w:rsid w:val="00DF07D1"/>
    <w:rsid w:val="00DF2C75"/>
    <w:rsid w:val="00E0237F"/>
    <w:rsid w:val="00E048C0"/>
    <w:rsid w:val="00E05B51"/>
    <w:rsid w:val="00E06321"/>
    <w:rsid w:val="00E07B72"/>
    <w:rsid w:val="00E107B6"/>
    <w:rsid w:val="00E11D23"/>
    <w:rsid w:val="00E17A04"/>
    <w:rsid w:val="00E21809"/>
    <w:rsid w:val="00E21DDA"/>
    <w:rsid w:val="00E22339"/>
    <w:rsid w:val="00E26139"/>
    <w:rsid w:val="00E2613C"/>
    <w:rsid w:val="00E27C91"/>
    <w:rsid w:val="00E33A55"/>
    <w:rsid w:val="00E356A3"/>
    <w:rsid w:val="00E40E1D"/>
    <w:rsid w:val="00E426F6"/>
    <w:rsid w:val="00E42BEE"/>
    <w:rsid w:val="00E42DE1"/>
    <w:rsid w:val="00E44476"/>
    <w:rsid w:val="00E45061"/>
    <w:rsid w:val="00E4605F"/>
    <w:rsid w:val="00E462BE"/>
    <w:rsid w:val="00E46F61"/>
    <w:rsid w:val="00E47CF3"/>
    <w:rsid w:val="00E502F3"/>
    <w:rsid w:val="00E50A5D"/>
    <w:rsid w:val="00E5190D"/>
    <w:rsid w:val="00E56D8D"/>
    <w:rsid w:val="00E6091E"/>
    <w:rsid w:val="00E62A41"/>
    <w:rsid w:val="00E63514"/>
    <w:rsid w:val="00E6389E"/>
    <w:rsid w:val="00E6416A"/>
    <w:rsid w:val="00E66716"/>
    <w:rsid w:val="00E6711A"/>
    <w:rsid w:val="00E7231F"/>
    <w:rsid w:val="00E745C8"/>
    <w:rsid w:val="00E75B71"/>
    <w:rsid w:val="00E76A2E"/>
    <w:rsid w:val="00E8096F"/>
    <w:rsid w:val="00E82139"/>
    <w:rsid w:val="00E8260C"/>
    <w:rsid w:val="00E84544"/>
    <w:rsid w:val="00E86779"/>
    <w:rsid w:val="00E904B4"/>
    <w:rsid w:val="00E9077D"/>
    <w:rsid w:val="00E92CDD"/>
    <w:rsid w:val="00E93744"/>
    <w:rsid w:val="00E93B1D"/>
    <w:rsid w:val="00E93CF7"/>
    <w:rsid w:val="00E94266"/>
    <w:rsid w:val="00E94C5D"/>
    <w:rsid w:val="00E950AD"/>
    <w:rsid w:val="00E957C0"/>
    <w:rsid w:val="00E963E0"/>
    <w:rsid w:val="00E96CB9"/>
    <w:rsid w:val="00E97E71"/>
    <w:rsid w:val="00EA013D"/>
    <w:rsid w:val="00EA0653"/>
    <w:rsid w:val="00EA0EA4"/>
    <w:rsid w:val="00EA35C9"/>
    <w:rsid w:val="00EA6E2F"/>
    <w:rsid w:val="00EC0747"/>
    <w:rsid w:val="00EC0C2E"/>
    <w:rsid w:val="00EC0DE5"/>
    <w:rsid w:val="00EC0E33"/>
    <w:rsid w:val="00EC11AE"/>
    <w:rsid w:val="00EC398B"/>
    <w:rsid w:val="00EC57ED"/>
    <w:rsid w:val="00EC7373"/>
    <w:rsid w:val="00EC744A"/>
    <w:rsid w:val="00ED0C55"/>
    <w:rsid w:val="00ED161F"/>
    <w:rsid w:val="00ED1A27"/>
    <w:rsid w:val="00ED30A1"/>
    <w:rsid w:val="00ED551E"/>
    <w:rsid w:val="00ED5EBD"/>
    <w:rsid w:val="00EE0AC3"/>
    <w:rsid w:val="00EE1A3D"/>
    <w:rsid w:val="00EE5155"/>
    <w:rsid w:val="00EE7194"/>
    <w:rsid w:val="00EF0B2C"/>
    <w:rsid w:val="00EF113C"/>
    <w:rsid w:val="00EF1D33"/>
    <w:rsid w:val="00EF58AD"/>
    <w:rsid w:val="00EF711D"/>
    <w:rsid w:val="00EF754B"/>
    <w:rsid w:val="00EF7E6E"/>
    <w:rsid w:val="00F022CF"/>
    <w:rsid w:val="00F030F6"/>
    <w:rsid w:val="00F0355E"/>
    <w:rsid w:val="00F0564F"/>
    <w:rsid w:val="00F05E33"/>
    <w:rsid w:val="00F111A3"/>
    <w:rsid w:val="00F14518"/>
    <w:rsid w:val="00F2317B"/>
    <w:rsid w:val="00F24579"/>
    <w:rsid w:val="00F3004C"/>
    <w:rsid w:val="00F31A52"/>
    <w:rsid w:val="00F323AC"/>
    <w:rsid w:val="00F323CD"/>
    <w:rsid w:val="00F32B1A"/>
    <w:rsid w:val="00F33B2E"/>
    <w:rsid w:val="00F33E34"/>
    <w:rsid w:val="00F343F8"/>
    <w:rsid w:val="00F35307"/>
    <w:rsid w:val="00F36026"/>
    <w:rsid w:val="00F362E5"/>
    <w:rsid w:val="00F4284C"/>
    <w:rsid w:val="00F45735"/>
    <w:rsid w:val="00F463F7"/>
    <w:rsid w:val="00F4661C"/>
    <w:rsid w:val="00F4703E"/>
    <w:rsid w:val="00F4779B"/>
    <w:rsid w:val="00F503AD"/>
    <w:rsid w:val="00F50A03"/>
    <w:rsid w:val="00F50BFA"/>
    <w:rsid w:val="00F52E1A"/>
    <w:rsid w:val="00F54172"/>
    <w:rsid w:val="00F5548F"/>
    <w:rsid w:val="00F57150"/>
    <w:rsid w:val="00F61CA4"/>
    <w:rsid w:val="00F64589"/>
    <w:rsid w:val="00F66C3A"/>
    <w:rsid w:val="00F66F08"/>
    <w:rsid w:val="00F66FD2"/>
    <w:rsid w:val="00F6729B"/>
    <w:rsid w:val="00F75446"/>
    <w:rsid w:val="00F756D4"/>
    <w:rsid w:val="00F77548"/>
    <w:rsid w:val="00F775CD"/>
    <w:rsid w:val="00F77CFF"/>
    <w:rsid w:val="00F77F59"/>
    <w:rsid w:val="00F804B1"/>
    <w:rsid w:val="00F81017"/>
    <w:rsid w:val="00F8253E"/>
    <w:rsid w:val="00F83345"/>
    <w:rsid w:val="00F8395B"/>
    <w:rsid w:val="00F84119"/>
    <w:rsid w:val="00F846C9"/>
    <w:rsid w:val="00F86C87"/>
    <w:rsid w:val="00F872F7"/>
    <w:rsid w:val="00F90B0D"/>
    <w:rsid w:val="00F91D74"/>
    <w:rsid w:val="00F925FB"/>
    <w:rsid w:val="00F945D2"/>
    <w:rsid w:val="00F95944"/>
    <w:rsid w:val="00F95F6A"/>
    <w:rsid w:val="00F95FA8"/>
    <w:rsid w:val="00F96C47"/>
    <w:rsid w:val="00FA0333"/>
    <w:rsid w:val="00FA20A5"/>
    <w:rsid w:val="00FA36EE"/>
    <w:rsid w:val="00FA5A13"/>
    <w:rsid w:val="00FA6F83"/>
    <w:rsid w:val="00FB0DA4"/>
    <w:rsid w:val="00FB233B"/>
    <w:rsid w:val="00FB41D9"/>
    <w:rsid w:val="00FB432B"/>
    <w:rsid w:val="00FB4373"/>
    <w:rsid w:val="00FB57E8"/>
    <w:rsid w:val="00FB6A3A"/>
    <w:rsid w:val="00FB715A"/>
    <w:rsid w:val="00FB7A34"/>
    <w:rsid w:val="00FC045F"/>
    <w:rsid w:val="00FC04EC"/>
    <w:rsid w:val="00FC0BD7"/>
    <w:rsid w:val="00FC1047"/>
    <w:rsid w:val="00FC140E"/>
    <w:rsid w:val="00FC5A0F"/>
    <w:rsid w:val="00FC5F84"/>
    <w:rsid w:val="00FC6E3B"/>
    <w:rsid w:val="00FD02D5"/>
    <w:rsid w:val="00FD1134"/>
    <w:rsid w:val="00FD1F19"/>
    <w:rsid w:val="00FD27FD"/>
    <w:rsid w:val="00FD31EF"/>
    <w:rsid w:val="00FD3694"/>
    <w:rsid w:val="00FD395C"/>
    <w:rsid w:val="00FD3D45"/>
    <w:rsid w:val="00FD49E1"/>
    <w:rsid w:val="00FD71EF"/>
    <w:rsid w:val="00FD756E"/>
    <w:rsid w:val="00FD775E"/>
    <w:rsid w:val="00FD7880"/>
    <w:rsid w:val="00FE1136"/>
    <w:rsid w:val="00FE238E"/>
    <w:rsid w:val="00FF0EEF"/>
    <w:rsid w:val="00FF2BA2"/>
    <w:rsid w:val="00FF4E3F"/>
    <w:rsid w:val="00FF64F4"/>
    <w:rsid w:val="00FF756A"/>
    <w:rsid w:val="26127A18"/>
    <w:rsid w:val="283FE59D"/>
    <w:rsid w:val="384363EA"/>
    <w:rsid w:val="5126B6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62AE8"/>
  <w15:chartTrackingRefBased/>
  <w15:docId w15:val="{4C7391E3-89FB-48C2-8468-56CADC7D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E18"/>
    <w:pPr>
      <w:ind w:left="720"/>
      <w:contextualSpacing/>
    </w:pPr>
  </w:style>
  <w:style w:type="paragraph" w:styleId="FootnoteText">
    <w:name w:val="footnote text"/>
    <w:basedOn w:val="Normal"/>
    <w:link w:val="FootnoteTextChar"/>
    <w:uiPriority w:val="99"/>
    <w:semiHidden/>
    <w:unhideWhenUsed/>
    <w:rsid w:val="00D663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34A"/>
    <w:rPr>
      <w:sz w:val="20"/>
      <w:szCs w:val="20"/>
    </w:rPr>
  </w:style>
  <w:style w:type="character" w:styleId="FootnoteReference">
    <w:name w:val="footnote reference"/>
    <w:basedOn w:val="DefaultParagraphFont"/>
    <w:uiPriority w:val="99"/>
    <w:semiHidden/>
    <w:unhideWhenUsed/>
    <w:rsid w:val="00D6634A"/>
    <w:rPr>
      <w:vertAlign w:val="superscript"/>
    </w:rPr>
  </w:style>
  <w:style w:type="character" w:styleId="CommentReference">
    <w:name w:val="annotation reference"/>
    <w:basedOn w:val="DefaultParagraphFont"/>
    <w:uiPriority w:val="99"/>
    <w:semiHidden/>
    <w:unhideWhenUsed/>
    <w:rsid w:val="00186D16"/>
    <w:rPr>
      <w:sz w:val="16"/>
      <w:szCs w:val="16"/>
    </w:rPr>
  </w:style>
  <w:style w:type="paragraph" w:styleId="CommentText">
    <w:name w:val="annotation text"/>
    <w:basedOn w:val="Normal"/>
    <w:link w:val="CommentTextChar"/>
    <w:uiPriority w:val="99"/>
    <w:unhideWhenUsed/>
    <w:rsid w:val="00186D16"/>
    <w:pPr>
      <w:spacing w:line="240" w:lineRule="auto"/>
    </w:pPr>
    <w:rPr>
      <w:sz w:val="20"/>
      <w:szCs w:val="20"/>
    </w:rPr>
  </w:style>
  <w:style w:type="character" w:customStyle="1" w:styleId="CommentTextChar">
    <w:name w:val="Comment Text Char"/>
    <w:basedOn w:val="DefaultParagraphFont"/>
    <w:link w:val="CommentText"/>
    <w:uiPriority w:val="99"/>
    <w:rsid w:val="00186D16"/>
    <w:rPr>
      <w:sz w:val="20"/>
      <w:szCs w:val="20"/>
    </w:rPr>
  </w:style>
  <w:style w:type="paragraph" w:styleId="CommentSubject">
    <w:name w:val="annotation subject"/>
    <w:basedOn w:val="CommentText"/>
    <w:next w:val="CommentText"/>
    <w:link w:val="CommentSubjectChar"/>
    <w:uiPriority w:val="99"/>
    <w:semiHidden/>
    <w:unhideWhenUsed/>
    <w:rsid w:val="00186D16"/>
    <w:rPr>
      <w:b/>
      <w:bCs/>
    </w:rPr>
  </w:style>
  <w:style w:type="character" w:customStyle="1" w:styleId="CommentSubjectChar">
    <w:name w:val="Comment Subject Char"/>
    <w:basedOn w:val="CommentTextChar"/>
    <w:link w:val="CommentSubject"/>
    <w:uiPriority w:val="99"/>
    <w:semiHidden/>
    <w:rsid w:val="00186D16"/>
    <w:rPr>
      <w:b/>
      <w:bCs/>
      <w:sz w:val="20"/>
      <w:szCs w:val="20"/>
    </w:rPr>
  </w:style>
  <w:style w:type="table" w:styleId="TableGrid">
    <w:name w:val="Table Grid"/>
    <w:basedOn w:val="TableNormal"/>
    <w:uiPriority w:val="39"/>
    <w:rsid w:val="0018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36C2"/>
    <w:pPr>
      <w:tabs>
        <w:tab w:val="center" w:pos="4419"/>
        <w:tab w:val="right" w:pos="8838"/>
      </w:tabs>
      <w:spacing w:after="0" w:line="240" w:lineRule="auto"/>
    </w:pPr>
  </w:style>
  <w:style w:type="character" w:customStyle="1" w:styleId="HeaderChar">
    <w:name w:val="Header Char"/>
    <w:basedOn w:val="DefaultParagraphFont"/>
    <w:link w:val="Header"/>
    <w:uiPriority w:val="99"/>
    <w:rsid w:val="004736C2"/>
  </w:style>
  <w:style w:type="paragraph" w:styleId="Footer">
    <w:name w:val="footer"/>
    <w:basedOn w:val="Normal"/>
    <w:link w:val="FooterChar"/>
    <w:uiPriority w:val="99"/>
    <w:unhideWhenUsed/>
    <w:rsid w:val="004736C2"/>
    <w:pPr>
      <w:tabs>
        <w:tab w:val="center" w:pos="4419"/>
        <w:tab w:val="right" w:pos="8838"/>
      </w:tabs>
      <w:spacing w:after="0" w:line="240" w:lineRule="auto"/>
    </w:pPr>
  </w:style>
  <w:style w:type="character" w:customStyle="1" w:styleId="FooterChar">
    <w:name w:val="Footer Char"/>
    <w:basedOn w:val="DefaultParagraphFont"/>
    <w:link w:val="Footer"/>
    <w:uiPriority w:val="99"/>
    <w:rsid w:val="004736C2"/>
  </w:style>
  <w:style w:type="paragraph" w:styleId="BalloonText">
    <w:name w:val="Balloon Text"/>
    <w:basedOn w:val="Normal"/>
    <w:link w:val="BalloonTextChar"/>
    <w:uiPriority w:val="99"/>
    <w:semiHidden/>
    <w:unhideWhenUsed/>
    <w:rsid w:val="006C72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245"/>
    <w:rPr>
      <w:rFonts w:ascii="Segoe UI" w:hAnsi="Segoe UI" w:cs="Segoe UI"/>
      <w:sz w:val="18"/>
      <w:szCs w:val="18"/>
    </w:rPr>
  </w:style>
  <w:style w:type="paragraph" w:styleId="Revision">
    <w:name w:val="Revision"/>
    <w:hidden/>
    <w:uiPriority w:val="99"/>
    <w:semiHidden/>
    <w:rsid w:val="00083DE0"/>
    <w:pPr>
      <w:spacing w:after="0" w:line="240" w:lineRule="auto"/>
    </w:pPr>
  </w:style>
  <w:style w:type="character" w:styleId="Hyperlink">
    <w:name w:val="Hyperlink"/>
    <w:basedOn w:val="DefaultParagraphFont"/>
    <w:uiPriority w:val="99"/>
    <w:unhideWhenUsed/>
    <w:rsid w:val="008D5FF5"/>
    <w:rPr>
      <w:color w:val="0563C1" w:themeColor="hyperlink"/>
      <w:u w:val="single"/>
    </w:rPr>
  </w:style>
  <w:style w:type="character" w:customStyle="1" w:styleId="Mencinsinresolver1">
    <w:name w:val="Mención sin resolver1"/>
    <w:basedOn w:val="DefaultParagraphFont"/>
    <w:uiPriority w:val="99"/>
    <w:semiHidden/>
    <w:unhideWhenUsed/>
    <w:rsid w:val="008D5FF5"/>
    <w:rPr>
      <w:color w:val="605E5C"/>
      <w:shd w:val="clear" w:color="auto" w:fill="E1DFDD"/>
    </w:rPr>
  </w:style>
  <w:style w:type="character" w:styleId="FollowedHyperlink">
    <w:name w:val="FollowedHyperlink"/>
    <w:basedOn w:val="DefaultParagraphFont"/>
    <w:uiPriority w:val="99"/>
    <w:semiHidden/>
    <w:unhideWhenUsed/>
    <w:rsid w:val="00405E73"/>
    <w:rPr>
      <w:color w:val="954F72" w:themeColor="followedHyperlink"/>
      <w:u w:val="single"/>
    </w:rPr>
  </w:style>
  <w:style w:type="character" w:customStyle="1" w:styleId="muxgbd">
    <w:name w:val="muxgbd"/>
    <w:basedOn w:val="DefaultParagraphFont"/>
    <w:rsid w:val="005B5683"/>
  </w:style>
  <w:style w:type="character" w:styleId="PlaceholderText">
    <w:name w:val="Placeholder Text"/>
    <w:basedOn w:val="DefaultParagraphFont"/>
    <w:uiPriority w:val="99"/>
    <w:semiHidden/>
    <w:rsid w:val="00011E1D"/>
    <w:rPr>
      <w:color w:val="808080"/>
    </w:rPr>
  </w:style>
  <w:style w:type="character" w:customStyle="1" w:styleId="UnresolvedMention1">
    <w:name w:val="Unresolved Mention1"/>
    <w:basedOn w:val="DefaultParagraphFont"/>
    <w:uiPriority w:val="99"/>
    <w:semiHidden/>
    <w:unhideWhenUsed/>
    <w:rsid w:val="00183235"/>
    <w:rPr>
      <w:color w:val="605E5C"/>
      <w:shd w:val="clear" w:color="auto" w:fill="E1DFDD"/>
    </w:rPr>
  </w:style>
  <w:style w:type="paragraph" w:customStyle="1" w:styleId="msonormal0">
    <w:name w:val="msonormal"/>
    <w:basedOn w:val="Normal"/>
    <w:rsid w:val="00432AB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xl65">
    <w:name w:val="xl65"/>
    <w:basedOn w:val="Normal"/>
    <w:rsid w:val="00432ABB"/>
    <w:pPr>
      <w:spacing w:before="100" w:beforeAutospacing="1" w:after="100" w:afterAutospacing="1" w:line="240" w:lineRule="auto"/>
      <w:jc w:val="center"/>
      <w:textAlignment w:val="center"/>
    </w:pPr>
    <w:rPr>
      <w:rFonts w:ascii="Times New Roman" w:eastAsia="Times New Roman" w:hAnsi="Times New Roman" w:cs="Times New Roman"/>
      <w:color w:val="000000"/>
      <w:lang w:eastAsia="es-MX"/>
    </w:rPr>
  </w:style>
  <w:style w:type="paragraph" w:customStyle="1" w:styleId="xl66">
    <w:name w:val="xl66"/>
    <w:basedOn w:val="Normal"/>
    <w:rsid w:val="00432ABB"/>
    <w:pP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67">
    <w:name w:val="xl67"/>
    <w:basedOn w:val="Normal"/>
    <w:rsid w:val="00432ABB"/>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68">
    <w:name w:val="xl68"/>
    <w:basedOn w:val="Normal"/>
    <w:rsid w:val="00432ABB"/>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69">
    <w:name w:val="xl69"/>
    <w:basedOn w:val="Normal"/>
    <w:rsid w:val="00432ABB"/>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70">
    <w:name w:val="xl70"/>
    <w:basedOn w:val="Normal"/>
    <w:rsid w:val="00432ABB"/>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xl71">
    <w:name w:val="xl71"/>
    <w:basedOn w:val="Normal"/>
    <w:rsid w:val="00432ABB"/>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xl72">
    <w:name w:val="xl72"/>
    <w:basedOn w:val="Normal"/>
    <w:rsid w:val="00432ABB"/>
    <w:pPr>
      <w:pBdr>
        <w:top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xl73">
    <w:name w:val="xl73"/>
    <w:basedOn w:val="Normal"/>
    <w:rsid w:val="00432ABB"/>
    <w:pP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es-MX"/>
    </w:rPr>
  </w:style>
  <w:style w:type="paragraph" w:customStyle="1" w:styleId="xl74">
    <w:name w:val="xl74"/>
    <w:basedOn w:val="Normal"/>
    <w:rsid w:val="00432AB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xl75">
    <w:name w:val="xl75"/>
    <w:basedOn w:val="Normal"/>
    <w:rsid w:val="00432ABB"/>
    <w:pP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76">
    <w:name w:val="xl76"/>
    <w:basedOn w:val="Normal"/>
    <w:rsid w:val="00432ABB"/>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77">
    <w:name w:val="xl77"/>
    <w:basedOn w:val="Normal"/>
    <w:rsid w:val="00432ABB"/>
    <w:pPr>
      <w:pBdr>
        <w:top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MX"/>
    </w:rPr>
  </w:style>
  <w:style w:type="paragraph" w:customStyle="1" w:styleId="xl78">
    <w:name w:val="xl78"/>
    <w:basedOn w:val="Normal"/>
    <w:rsid w:val="00432ABB"/>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813">
      <w:bodyDiv w:val="1"/>
      <w:marLeft w:val="0"/>
      <w:marRight w:val="0"/>
      <w:marTop w:val="0"/>
      <w:marBottom w:val="0"/>
      <w:divBdr>
        <w:top w:val="none" w:sz="0" w:space="0" w:color="auto"/>
        <w:left w:val="none" w:sz="0" w:space="0" w:color="auto"/>
        <w:bottom w:val="none" w:sz="0" w:space="0" w:color="auto"/>
        <w:right w:val="none" w:sz="0" w:space="0" w:color="auto"/>
      </w:divBdr>
    </w:div>
    <w:div w:id="113445534">
      <w:bodyDiv w:val="1"/>
      <w:marLeft w:val="0"/>
      <w:marRight w:val="0"/>
      <w:marTop w:val="0"/>
      <w:marBottom w:val="0"/>
      <w:divBdr>
        <w:top w:val="none" w:sz="0" w:space="0" w:color="auto"/>
        <w:left w:val="none" w:sz="0" w:space="0" w:color="auto"/>
        <w:bottom w:val="none" w:sz="0" w:space="0" w:color="auto"/>
        <w:right w:val="none" w:sz="0" w:space="0" w:color="auto"/>
      </w:divBdr>
    </w:div>
    <w:div w:id="569539290">
      <w:bodyDiv w:val="1"/>
      <w:marLeft w:val="0"/>
      <w:marRight w:val="0"/>
      <w:marTop w:val="0"/>
      <w:marBottom w:val="0"/>
      <w:divBdr>
        <w:top w:val="none" w:sz="0" w:space="0" w:color="auto"/>
        <w:left w:val="none" w:sz="0" w:space="0" w:color="auto"/>
        <w:bottom w:val="none" w:sz="0" w:space="0" w:color="auto"/>
        <w:right w:val="none" w:sz="0" w:space="0" w:color="auto"/>
      </w:divBdr>
    </w:div>
    <w:div w:id="607198370">
      <w:bodyDiv w:val="1"/>
      <w:marLeft w:val="0"/>
      <w:marRight w:val="0"/>
      <w:marTop w:val="0"/>
      <w:marBottom w:val="0"/>
      <w:divBdr>
        <w:top w:val="none" w:sz="0" w:space="0" w:color="auto"/>
        <w:left w:val="none" w:sz="0" w:space="0" w:color="auto"/>
        <w:bottom w:val="none" w:sz="0" w:space="0" w:color="auto"/>
        <w:right w:val="none" w:sz="0" w:space="0" w:color="auto"/>
      </w:divBdr>
    </w:div>
    <w:div w:id="1023360793">
      <w:bodyDiv w:val="1"/>
      <w:marLeft w:val="0"/>
      <w:marRight w:val="0"/>
      <w:marTop w:val="0"/>
      <w:marBottom w:val="0"/>
      <w:divBdr>
        <w:top w:val="none" w:sz="0" w:space="0" w:color="auto"/>
        <w:left w:val="none" w:sz="0" w:space="0" w:color="auto"/>
        <w:bottom w:val="none" w:sz="0" w:space="0" w:color="auto"/>
        <w:right w:val="none" w:sz="0" w:space="0" w:color="auto"/>
      </w:divBdr>
    </w:div>
    <w:div w:id="1046878157">
      <w:bodyDiv w:val="1"/>
      <w:marLeft w:val="0"/>
      <w:marRight w:val="0"/>
      <w:marTop w:val="0"/>
      <w:marBottom w:val="0"/>
      <w:divBdr>
        <w:top w:val="none" w:sz="0" w:space="0" w:color="auto"/>
        <w:left w:val="none" w:sz="0" w:space="0" w:color="auto"/>
        <w:bottom w:val="none" w:sz="0" w:space="0" w:color="auto"/>
        <w:right w:val="none" w:sz="0" w:space="0" w:color="auto"/>
      </w:divBdr>
    </w:div>
    <w:div w:id="1280989449">
      <w:bodyDiv w:val="1"/>
      <w:marLeft w:val="0"/>
      <w:marRight w:val="0"/>
      <w:marTop w:val="0"/>
      <w:marBottom w:val="0"/>
      <w:divBdr>
        <w:top w:val="none" w:sz="0" w:space="0" w:color="auto"/>
        <w:left w:val="none" w:sz="0" w:space="0" w:color="auto"/>
        <w:bottom w:val="none" w:sz="0" w:space="0" w:color="auto"/>
        <w:right w:val="none" w:sz="0" w:space="0" w:color="auto"/>
      </w:divBdr>
    </w:div>
    <w:div w:id="1293944435">
      <w:bodyDiv w:val="1"/>
      <w:marLeft w:val="0"/>
      <w:marRight w:val="0"/>
      <w:marTop w:val="0"/>
      <w:marBottom w:val="0"/>
      <w:divBdr>
        <w:top w:val="none" w:sz="0" w:space="0" w:color="auto"/>
        <w:left w:val="none" w:sz="0" w:space="0" w:color="auto"/>
        <w:bottom w:val="none" w:sz="0" w:space="0" w:color="auto"/>
        <w:right w:val="none" w:sz="0" w:space="0" w:color="auto"/>
      </w:divBdr>
    </w:div>
    <w:div w:id="1324243200">
      <w:bodyDiv w:val="1"/>
      <w:marLeft w:val="0"/>
      <w:marRight w:val="0"/>
      <w:marTop w:val="0"/>
      <w:marBottom w:val="0"/>
      <w:divBdr>
        <w:top w:val="none" w:sz="0" w:space="0" w:color="auto"/>
        <w:left w:val="none" w:sz="0" w:space="0" w:color="auto"/>
        <w:bottom w:val="none" w:sz="0" w:space="0" w:color="auto"/>
        <w:right w:val="none" w:sz="0" w:space="0" w:color="auto"/>
      </w:divBdr>
    </w:div>
    <w:div w:id="1365055024">
      <w:bodyDiv w:val="1"/>
      <w:marLeft w:val="0"/>
      <w:marRight w:val="0"/>
      <w:marTop w:val="0"/>
      <w:marBottom w:val="0"/>
      <w:divBdr>
        <w:top w:val="none" w:sz="0" w:space="0" w:color="auto"/>
        <w:left w:val="none" w:sz="0" w:space="0" w:color="auto"/>
        <w:bottom w:val="none" w:sz="0" w:space="0" w:color="auto"/>
        <w:right w:val="none" w:sz="0" w:space="0" w:color="auto"/>
      </w:divBdr>
    </w:div>
    <w:div w:id="1508713393">
      <w:bodyDiv w:val="1"/>
      <w:marLeft w:val="0"/>
      <w:marRight w:val="0"/>
      <w:marTop w:val="0"/>
      <w:marBottom w:val="0"/>
      <w:divBdr>
        <w:top w:val="none" w:sz="0" w:space="0" w:color="auto"/>
        <w:left w:val="none" w:sz="0" w:space="0" w:color="auto"/>
        <w:bottom w:val="none" w:sz="0" w:space="0" w:color="auto"/>
        <w:right w:val="none" w:sz="0" w:space="0" w:color="auto"/>
      </w:divBdr>
    </w:div>
    <w:div w:id="1566721629">
      <w:bodyDiv w:val="1"/>
      <w:marLeft w:val="0"/>
      <w:marRight w:val="0"/>
      <w:marTop w:val="0"/>
      <w:marBottom w:val="0"/>
      <w:divBdr>
        <w:top w:val="none" w:sz="0" w:space="0" w:color="auto"/>
        <w:left w:val="none" w:sz="0" w:space="0" w:color="auto"/>
        <w:bottom w:val="none" w:sz="0" w:space="0" w:color="auto"/>
        <w:right w:val="none" w:sz="0" w:space="0" w:color="auto"/>
      </w:divBdr>
    </w:div>
    <w:div w:id="1728450289">
      <w:bodyDiv w:val="1"/>
      <w:marLeft w:val="0"/>
      <w:marRight w:val="0"/>
      <w:marTop w:val="0"/>
      <w:marBottom w:val="0"/>
      <w:divBdr>
        <w:top w:val="none" w:sz="0" w:space="0" w:color="auto"/>
        <w:left w:val="none" w:sz="0" w:space="0" w:color="auto"/>
        <w:bottom w:val="none" w:sz="0" w:space="0" w:color="auto"/>
        <w:right w:val="none" w:sz="0" w:space="0" w:color="auto"/>
      </w:divBdr>
    </w:div>
    <w:div w:id="1790978263">
      <w:bodyDiv w:val="1"/>
      <w:marLeft w:val="0"/>
      <w:marRight w:val="0"/>
      <w:marTop w:val="0"/>
      <w:marBottom w:val="0"/>
      <w:divBdr>
        <w:top w:val="none" w:sz="0" w:space="0" w:color="auto"/>
        <w:left w:val="none" w:sz="0" w:space="0" w:color="auto"/>
        <w:bottom w:val="none" w:sz="0" w:space="0" w:color="auto"/>
        <w:right w:val="none" w:sz="0" w:space="0" w:color="auto"/>
      </w:divBdr>
    </w:div>
    <w:div w:id="1928150008">
      <w:bodyDiv w:val="1"/>
      <w:marLeft w:val="0"/>
      <w:marRight w:val="0"/>
      <w:marTop w:val="0"/>
      <w:marBottom w:val="0"/>
      <w:divBdr>
        <w:top w:val="none" w:sz="0" w:space="0" w:color="auto"/>
        <w:left w:val="none" w:sz="0" w:space="0" w:color="auto"/>
        <w:bottom w:val="none" w:sz="0" w:space="0" w:color="auto"/>
        <w:right w:val="none" w:sz="0" w:space="0" w:color="auto"/>
      </w:divBdr>
    </w:div>
    <w:div w:id="1978217307">
      <w:bodyDiv w:val="1"/>
      <w:marLeft w:val="0"/>
      <w:marRight w:val="0"/>
      <w:marTop w:val="0"/>
      <w:marBottom w:val="0"/>
      <w:divBdr>
        <w:top w:val="none" w:sz="0" w:space="0" w:color="auto"/>
        <w:left w:val="none" w:sz="0" w:space="0" w:color="auto"/>
        <w:bottom w:val="none" w:sz="0" w:space="0" w:color="auto"/>
        <w:right w:val="none" w:sz="0" w:space="0" w:color="auto"/>
      </w:divBdr>
    </w:div>
    <w:div w:id="198469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justice.gov/atr/horizontal-merger-guidelines-08192010" TargetMode="External"/><Relationship Id="rId2" Type="http://schemas.openxmlformats.org/officeDocument/2006/relationships/hyperlink" Target="https://www.ciperchile.cl/2013/05/16/ley-de-pesca-juicio-por-cohecho-amenaza-con-quitar-anonimato-de-aportes-privados-de-campana/" TargetMode="External"/><Relationship Id="rId1" Type="http://schemas.openxmlformats.org/officeDocument/2006/relationships/hyperlink" Target="https://www.emol.com/noticias/Nacional/2015/10/27/756392/Corpesca-CDE-se-querello.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mauricioleiva\Dropbox\Proyectos\Carpeta%20Ley%20de%20Pesca%20compartida%20con%20MJ\Bases%20de%20datos\Licitaciones%20licencias%20clase%20B%20(Subpesca)\Estadi&#769;sticas%20Subastas%20LTP%202015-202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'N dueños'!$B$2</c:f>
              <c:strCache>
                <c:ptCount val="1"/>
                <c:pt idx="0">
                  <c:v>Langostino Amarillo (III - IV Región) </c:v>
                </c:pt>
              </c:strCache>
            </c:strRef>
          </c:tx>
          <c:spPr>
            <a:ln w="28575" cap="rnd">
              <a:solidFill>
                <a:schemeClr val="accent1"/>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dueños'!$B$3:$B$9</c:f>
              <c:numCache>
                <c:formatCode>General</c:formatCode>
                <c:ptCount val="7"/>
                <c:pt idx="0">
                  <c:v>5</c:v>
                </c:pt>
              </c:numCache>
            </c:numRef>
          </c:val>
          <c:smooth val="0"/>
          <c:extLst>
            <c:ext xmlns:c16="http://schemas.microsoft.com/office/drawing/2014/chart" uri="{C3380CC4-5D6E-409C-BE32-E72D297353CC}">
              <c16:uniqueId val="{00000000-C14F-8D4E-89E7-7AE4714444EA}"/>
            </c:ext>
          </c:extLst>
        </c:ser>
        <c:ser>
          <c:idx val="1"/>
          <c:order val="1"/>
          <c:tx>
            <c:strRef>
              <c:f>'N dueños'!$C$2</c:f>
              <c:strCache>
                <c:ptCount val="1"/>
                <c:pt idx="0">
                  <c:v>Langostino Colorado (XV - IV Región) </c:v>
                </c:pt>
              </c:strCache>
            </c:strRef>
          </c:tx>
          <c:spPr>
            <a:ln w="28575" cap="rnd">
              <a:solidFill>
                <a:schemeClr val="accent2"/>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dueños'!$C$3:$C$9</c:f>
              <c:numCache>
                <c:formatCode>General</c:formatCode>
                <c:ptCount val="7"/>
                <c:pt idx="0">
                  <c:v>4</c:v>
                </c:pt>
              </c:numCache>
            </c:numRef>
          </c:val>
          <c:smooth val="0"/>
          <c:extLst>
            <c:ext xmlns:c16="http://schemas.microsoft.com/office/drawing/2014/chart" uri="{C3380CC4-5D6E-409C-BE32-E72D297353CC}">
              <c16:uniqueId val="{00000001-C14F-8D4E-89E7-7AE4714444EA}"/>
            </c:ext>
          </c:extLst>
        </c:ser>
        <c:ser>
          <c:idx val="2"/>
          <c:order val="2"/>
          <c:tx>
            <c:strRef>
              <c:f>'N dueños'!$D$2</c:f>
              <c:strCache>
                <c:ptCount val="1"/>
                <c:pt idx="0">
                  <c:v>Camarón Nailon (II - VIII Región) </c:v>
                </c:pt>
              </c:strCache>
            </c:strRef>
          </c:tx>
          <c:spPr>
            <a:ln w="28575" cap="rnd">
              <a:solidFill>
                <a:schemeClr val="accent3"/>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dueños'!$D$3:$D$9</c:f>
              <c:numCache>
                <c:formatCode>General</c:formatCode>
                <c:ptCount val="7"/>
                <c:pt idx="0">
                  <c:v>7</c:v>
                </c:pt>
              </c:numCache>
            </c:numRef>
          </c:val>
          <c:smooth val="0"/>
          <c:extLst>
            <c:ext xmlns:c16="http://schemas.microsoft.com/office/drawing/2014/chart" uri="{C3380CC4-5D6E-409C-BE32-E72D297353CC}">
              <c16:uniqueId val="{00000002-C14F-8D4E-89E7-7AE4714444EA}"/>
            </c:ext>
          </c:extLst>
        </c:ser>
        <c:ser>
          <c:idx val="3"/>
          <c:order val="3"/>
          <c:tx>
            <c:strRef>
              <c:f>'N dueños'!$E$2</c:f>
              <c:strCache>
                <c:ptCount val="1"/>
                <c:pt idx="0">
                  <c:v>Sardina Común (V - X Región)</c:v>
                </c:pt>
              </c:strCache>
            </c:strRef>
          </c:tx>
          <c:spPr>
            <a:ln w="28575" cap="rnd">
              <a:solidFill>
                <a:schemeClr val="accent4"/>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dueños'!$E$3:$E$9</c:f>
              <c:numCache>
                <c:formatCode>General</c:formatCode>
                <c:ptCount val="7"/>
                <c:pt idx="0">
                  <c:v>12</c:v>
                </c:pt>
                <c:pt idx="1">
                  <c:v>1</c:v>
                </c:pt>
              </c:numCache>
            </c:numRef>
          </c:val>
          <c:smooth val="0"/>
          <c:extLst>
            <c:ext xmlns:c16="http://schemas.microsoft.com/office/drawing/2014/chart" uri="{C3380CC4-5D6E-409C-BE32-E72D297353CC}">
              <c16:uniqueId val="{00000003-C14F-8D4E-89E7-7AE4714444EA}"/>
            </c:ext>
          </c:extLst>
        </c:ser>
        <c:ser>
          <c:idx val="4"/>
          <c:order val="4"/>
          <c:tx>
            <c:strRef>
              <c:f>'N dueños'!$F$2</c:f>
              <c:strCache>
                <c:ptCount val="1"/>
                <c:pt idx="0">
                  <c:v>Anchoveta Centro Sur (V - X Región) </c:v>
                </c:pt>
              </c:strCache>
            </c:strRef>
          </c:tx>
          <c:spPr>
            <a:ln w="28575" cap="rnd">
              <a:solidFill>
                <a:schemeClr val="accent5"/>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dueños'!$F$3:$F$9</c:f>
              <c:numCache>
                <c:formatCode>General</c:formatCode>
                <c:ptCount val="7"/>
                <c:pt idx="4">
                  <c:v>3</c:v>
                </c:pt>
                <c:pt idx="5">
                  <c:v>6</c:v>
                </c:pt>
                <c:pt idx="6">
                  <c:v>3</c:v>
                </c:pt>
              </c:numCache>
            </c:numRef>
          </c:val>
          <c:smooth val="0"/>
          <c:extLst>
            <c:ext xmlns:c16="http://schemas.microsoft.com/office/drawing/2014/chart" uri="{C3380CC4-5D6E-409C-BE32-E72D297353CC}">
              <c16:uniqueId val="{00000004-C14F-8D4E-89E7-7AE4714444EA}"/>
            </c:ext>
          </c:extLst>
        </c:ser>
        <c:ser>
          <c:idx val="5"/>
          <c:order val="5"/>
          <c:tx>
            <c:strRef>
              <c:f>'N dueños'!$G$2</c:f>
              <c:strCache>
                <c:ptCount val="1"/>
                <c:pt idx="0">
                  <c:v>Jurel (III-IV Región) </c:v>
                </c:pt>
              </c:strCache>
            </c:strRef>
          </c:tx>
          <c:spPr>
            <a:ln w="28575" cap="rnd">
              <a:solidFill>
                <a:schemeClr val="accent6"/>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dueños'!$G$3:$G$9</c:f>
              <c:numCache>
                <c:formatCode>General</c:formatCode>
                <c:ptCount val="7"/>
                <c:pt idx="2">
                  <c:v>5</c:v>
                </c:pt>
              </c:numCache>
            </c:numRef>
          </c:val>
          <c:smooth val="0"/>
          <c:extLst>
            <c:ext xmlns:c16="http://schemas.microsoft.com/office/drawing/2014/chart" uri="{C3380CC4-5D6E-409C-BE32-E72D297353CC}">
              <c16:uniqueId val="{00000005-C14F-8D4E-89E7-7AE4714444EA}"/>
            </c:ext>
          </c:extLst>
        </c:ser>
        <c:ser>
          <c:idx val="6"/>
          <c:order val="6"/>
          <c:tx>
            <c:strRef>
              <c:f>'N dueños'!$H$2</c:f>
              <c:strCache>
                <c:ptCount val="1"/>
                <c:pt idx="0">
                  <c:v>Jurel (V - IX Región) </c:v>
                </c:pt>
              </c:strCache>
            </c:strRef>
          </c:tx>
          <c:spPr>
            <a:ln w="28575" cap="rnd">
              <a:solidFill>
                <a:schemeClr val="accent1">
                  <a:lumMod val="6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dueños'!$H$3:$H$9</c:f>
              <c:numCache>
                <c:formatCode>General</c:formatCode>
                <c:ptCount val="7"/>
                <c:pt idx="2">
                  <c:v>12</c:v>
                </c:pt>
              </c:numCache>
            </c:numRef>
          </c:val>
          <c:smooth val="0"/>
          <c:extLst>
            <c:ext xmlns:c16="http://schemas.microsoft.com/office/drawing/2014/chart" uri="{C3380CC4-5D6E-409C-BE32-E72D297353CC}">
              <c16:uniqueId val="{00000006-C14F-8D4E-89E7-7AE4714444EA}"/>
            </c:ext>
          </c:extLst>
        </c:ser>
        <c:ser>
          <c:idx val="7"/>
          <c:order val="7"/>
          <c:tx>
            <c:strRef>
              <c:f>'N dueños'!$I$2</c:f>
              <c:strCache>
                <c:ptCount val="1"/>
                <c:pt idx="0">
                  <c:v>Jurel (XIV - X Región) </c:v>
                </c:pt>
              </c:strCache>
            </c:strRef>
          </c:tx>
          <c:spPr>
            <a:ln w="28575" cap="rnd">
              <a:solidFill>
                <a:schemeClr val="accent2">
                  <a:lumMod val="6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dueños'!$I$3:$I$9</c:f>
              <c:numCache>
                <c:formatCode>General</c:formatCode>
                <c:ptCount val="7"/>
                <c:pt idx="2">
                  <c:v>8</c:v>
                </c:pt>
              </c:numCache>
            </c:numRef>
          </c:val>
          <c:smooth val="0"/>
          <c:extLst>
            <c:ext xmlns:c16="http://schemas.microsoft.com/office/drawing/2014/chart" uri="{C3380CC4-5D6E-409C-BE32-E72D297353CC}">
              <c16:uniqueId val="{00000007-C14F-8D4E-89E7-7AE4714444EA}"/>
            </c:ext>
          </c:extLst>
        </c:ser>
        <c:ser>
          <c:idx val="8"/>
          <c:order val="8"/>
          <c:tx>
            <c:strRef>
              <c:f>'N dueños'!$J$2</c:f>
              <c:strCache>
                <c:ptCount val="1"/>
                <c:pt idx="0">
                  <c:v>Jurel (XV - II Región) </c:v>
                </c:pt>
              </c:strCache>
            </c:strRef>
          </c:tx>
          <c:spPr>
            <a:ln w="28575" cap="rnd">
              <a:solidFill>
                <a:schemeClr val="accent3">
                  <a:lumMod val="6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dueños'!$J$3:$J$9</c:f>
              <c:numCache>
                <c:formatCode>General</c:formatCode>
                <c:ptCount val="7"/>
                <c:pt idx="2">
                  <c:v>8</c:v>
                </c:pt>
              </c:numCache>
            </c:numRef>
          </c:val>
          <c:smooth val="0"/>
          <c:extLst>
            <c:ext xmlns:c16="http://schemas.microsoft.com/office/drawing/2014/chart" uri="{C3380CC4-5D6E-409C-BE32-E72D297353CC}">
              <c16:uniqueId val="{00000008-C14F-8D4E-89E7-7AE4714444EA}"/>
            </c:ext>
          </c:extLst>
        </c:ser>
        <c:ser>
          <c:idx val="9"/>
          <c:order val="9"/>
          <c:tx>
            <c:strRef>
              <c:f>'N dueños'!$K$2</c:f>
              <c:strCache>
                <c:ptCount val="1"/>
                <c:pt idx="0">
                  <c:v>Merluza Común (IV Región a 41° 28,6' L.S.) </c:v>
                </c:pt>
              </c:strCache>
            </c:strRef>
          </c:tx>
          <c:spPr>
            <a:ln w="28575" cap="rnd">
              <a:solidFill>
                <a:schemeClr val="accent4">
                  <a:lumMod val="6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dueños'!$K$3:$K$9</c:f>
              <c:numCache>
                <c:formatCode>General</c:formatCode>
                <c:ptCount val="7"/>
                <c:pt idx="3">
                  <c:v>6</c:v>
                </c:pt>
                <c:pt idx="4">
                  <c:v>5</c:v>
                </c:pt>
                <c:pt idx="5">
                  <c:v>3</c:v>
                </c:pt>
              </c:numCache>
            </c:numRef>
          </c:val>
          <c:smooth val="0"/>
          <c:extLst>
            <c:ext xmlns:c16="http://schemas.microsoft.com/office/drawing/2014/chart" uri="{C3380CC4-5D6E-409C-BE32-E72D297353CC}">
              <c16:uniqueId val="{00000009-C14F-8D4E-89E7-7AE4714444EA}"/>
            </c:ext>
          </c:extLst>
        </c:ser>
        <c:ser>
          <c:idx val="10"/>
          <c:order val="10"/>
          <c:tx>
            <c:strRef>
              <c:f>'N dueños'!$L$2</c:f>
              <c:strCache>
                <c:ptCount val="1"/>
                <c:pt idx="0">
                  <c:v>Anchoveta (XV - II Región) </c:v>
                </c:pt>
              </c:strCache>
            </c:strRef>
          </c:tx>
          <c:spPr>
            <a:ln w="28575" cap="rnd">
              <a:solidFill>
                <a:schemeClr val="accent5">
                  <a:lumMod val="6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dueños'!$L$3:$L$9</c:f>
              <c:numCache>
                <c:formatCode>General</c:formatCode>
                <c:ptCount val="7"/>
                <c:pt idx="3">
                  <c:v>4</c:v>
                </c:pt>
                <c:pt idx="4">
                  <c:v>3</c:v>
                </c:pt>
                <c:pt idx="5">
                  <c:v>4</c:v>
                </c:pt>
              </c:numCache>
            </c:numRef>
          </c:val>
          <c:smooth val="0"/>
          <c:extLst>
            <c:ext xmlns:c16="http://schemas.microsoft.com/office/drawing/2014/chart" uri="{C3380CC4-5D6E-409C-BE32-E72D297353CC}">
              <c16:uniqueId val="{0000000A-C14F-8D4E-89E7-7AE4714444EA}"/>
            </c:ext>
          </c:extLst>
        </c:ser>
        <c:ser>
          <c:idx val="11"/>
          <c:order val="11"/>
          <c:tx>
            <c:strRef>
              <c:f>'N dueños'!$M$2</c:f>
              <c:strCache>
                <c:ptCount val="1"/>
                <c:pt idx="0">
                  <c:v>Anchoveta (III- IV región) </c:v>
                </c:pt>
              </c:strCache>
            </c:strRef>
          </c:tx>
          <c:spPr>
            <a:ln w="28575" cap="rnd">
              <a:solidFill>
                <a:schemeClr val="accent6">
                  <a:lumMod val="6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dueños'!$M$3:$M$9</c:f>
              <c:numCache>
                <c:formatCode>General</c:formatCode>
                <c:ptCount val="7"/>
                <c:pt idx="1">
                  <c:v>3</c:v>
                </c:pt>
                <c:pt idx="2">
                  <c:v>3</c:v>
                </c:pt>
              </c:numCache>
            </c:numRef>
          </c:val>
          <c:smooth val="0"/>
          <c:extLst>
            <c:ext xmlns:c16="http://schemas.microsoft.com/office/drawing/2014/chart" uri="{C3380CC4-5D6E-409C-BE32-E72D297353CC}">
              <c16:uniqueId val="{0000000B-C14F-8D4E-89E7-7AE4714444EA}"/>
            </c:ext>
          </c:extLst>
        </c:ser>
        <c:ser>
          <c:idx val="12"/>
          <c:order val="12"/>
          <c:tx>
            <c:strRef>
              <c:f>'N dueños'!$N$2</c:f>
              <c:strCache>
                <c:ptCount val="1"/>
                <c:pt idx="0">
                  <c:v>Congrio Dorado Norte (41° 28,6' L.S. a 47° L.S.) </c:v>
                </c:pt>
              </c:strCache>
            </c:strRef>
          </c:tx>
          <c:spPr>
            <a:ln w="28575" cap="rnd">
              <a:solidFill>
                <a:schemeClr val="accent1">
                  <a:lumMod val="80000"/>
                  <a:lumOff val="2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dueños'!$N$3:$N$9</c:f>
              <c:numCache>
                <c:formatCode>General</c:formatCode>
                <c:ptCount val="7"/>
                <c:pt idx="3">
                  <c:v>4</c:v>
                </c:pt>
                <c:pt idx="4">
                  <c:v>3</c:v>
                </c:pt>
                <c:pt idx="5">
                  <c:v>2</c:v>
                </c:pt>
              </c:numCache>
            </c:numRef>
          </c:val>
          <c:smooth val="0"/>
          <c:extLst>
            <c:ext xmlns:c16="http://schemas.microsoft.com/office/drawing/2014/chart" uri="{C3380CC4-5D6E-409C-BE32-E72D297353CC}">
              <c16:uniqueId val="{0000000C-C14F-8D4E-89E7-7AE4714444EA}"/>
            </c:ext>
          </c:extLst>
        </c:ser>
        <c:ser>
          <c:idx val="13"/>
          <c:order val="13"/>
          <c:tx>
            <c:strRef>
              <c:f>'N dueños'!$O$2</c:f>
              <c:strCache>
                <c:ptCount val="1"/>
                <c:pt idx="0">
                  <c:v>Congrio Dorado Sur (47° L.S. a 57° L.S.) </c:v>
                </c:pt>
              </c:strCache>
            </c:strRef>
          </c:tx>
          <c:spPr>
            <a:ln w="28575" cap="rnd">
              <a:solidFill>
                <a:schemeClr val="accent2">
                  <a:lumMod val="80000"/>
                  <a:lumOff val="2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dueños'!$O$3:$O$9</c:f>
              <c:numCache>
                <c:formatCode>General</c:formatCode>
                <c:ptCount val="7"/>
                <c:pt idx="3">
                  <c:v>4</c:v>
                </c:pt>
                <c:pt idx="4">
                  <c:v>3</c:v>
                </c:pt>
                <c:pt idx="5">
                  <c:v>2</c:v>
                </c:pt>
              </c:numCache>
            </c:numRef>
          </c:val>
          <c:smooth val="0"/>
          <c:extLst>
            <c:ext xmlns:c16="http://schemas.microsoft.com/office/drawing/2014/chart" uri="{C3380CC4-5D6E-409C-BE32-E72D297353CC}">
              <c16:uniqueId val="{0000000D-C14F-8D4E-89E7-7AE4714444EA}"/>
            </c:ext>
          </c:extLst>
        </c:ser>
        <c:ser>
          <c:idx val="14"/>
          <c:order val="14"/>
          <c:tx>
            <c:strRef>
              <c:f>'N dueños'!$P$2</c:f>
              <c:strCache>
                <c:ptCount val="1"/>
                <c:pt idx="0">
                  <c:v>Merluza de tres aletas (41° 28,6 L.S. al Sur)</c:v>
                </c:pt>
              </c:strCache>
            </c:strRef>
          </c:tx>
          <c:spPr>
            <a:ln w="28575" cap="rnd">
              <a:solidFill>
                <a:schemeClr val="accent3">
                  <a:lumMod val="80000"/>
                  <a:lumOff val="20000"/>
                </a:schemeClr>
              </a:solidFill>
              <a:round/>
            </a:ln>
            <a:effectLst/>
          </c:spPr>
          <c:marker>
            <c:symbol val="none"/>
          </c:marker>
          <c:cat>
            <c:numRef>
              <c:f>'N dueños'!$A$3:$A$9</c:f>
              <c:numCache>
                <c:formatCode>General</c:formatCode>
                <c:ptCount val="7"/>
                <c:pt idx="0">
                  <c:v>2015</c:v>
                </c:pt>
                <c:pt idx="1">
                  <c:v>2016</c:v>
                </c:pt>
                <c:pt idx="2">
                  <c:v>2017</c:v>
                </c:pt>
                <c:pt idx="3">
                  <c:v>2018</c:v>
                </c:pt>
                <c:pt idx="4">
                  <c:v>2019</c:v>
                </c:pt>
                <c:pt idx="5">
                  <c:v>2020</c:v>
                </c:pt>
                <c:pt idx="6">
                  <c:v>2021</c:v>
                </c:pt>
              </c:numCache>
            </c:numRef>
          </c:cat>
          <c:val>
            <c:numRef>
              <c:f>'N dueños'!$P$3:$P$9</c:f>
              <c:numCache>
                <c:formatCode>General</c:formatCode>
                <c:ptCount val="7"/>
                <c:pt idx="3">
                  <c:v>2</c:v>
                </c:pt>
                <c:pt idx="4">
                  <c:v>2</c:v>
                </c:pt>
              </c:numCache>
            </c:numRef>
          </c:val>
          <c:smooth val="0"/>
          <c:extLst>
            <c:ext xmlns:c16="http://schemas.microsoft.com/office/drawing/2014/chart" uri="{C3380CC4-5D6E-409C-BE32-E72D297353CC}">
              <c16:uniqueId val="{0000000E-C14F-8D4E-89E7-7AE4714444EA}"/>
            </c:ext>
          </c:extLst>
        </c:ser>
        <c:dLbls>
          <c:showLegendKey val="0"/>
          <c:showVal val="0"/>
          <c:showCatName val="0"/>
          <c:showSerName val="0"/>
          <c:showPercent val="0"/>
          <c:showBubbleSize val="0"/>
        </c:dLbls>
        <c:smooth val="0"/>
        <c:axId val="738771583"/>
        <c:axId val="931522431"/>
      </c:lineChart>
      <c:catAx>
        <c:axId val="738771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s-CL"/>
          </a:p>
        </c:txPr>
        <c:crossAx val="931522431"/>
        <c:crosses val="autoZero"/>
        <c:auto val="1"/>
        <c:lblAlgn val="ctr"/>
        <c:lblOffset val="100"/>
        <c:noMultiLvlLbl val="0"/>
      </c:catAx>
      <c:valAx>
        <c:axId val="931522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CL"/>
          </a:p>
        </c:txPr>
        <c:crossAx val="738771583"/>
        <c:crosses val="autoZero"/>
        <c:crossBetween val="between"/>
      </c:valAx>
      <c:spPr>
        <a:noFill/>
        <a:ln>
          <a:noFill/>
        </a:ln>
        <a:effectLst/>
      </c:spPr>
    </c:plotArea>
    <c:legend>
      <c:legendPos val="b"/>
      <c:legendEntry>
        <c:idx val="8"/>
        <c:txPr>
          <a:bodyPr rot="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s-CL"/>
          </a:p>
        </c:txPr>
      </c:legendEntry>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4B0406779760A4785F12826593E1647" ma:contentTypeVersion="15" ma:contentTypeDescription="Crear nuevo documento." ma:contentTypeScope="" ma:versionID="972e23e0bef07f8a4831e96476676529">
  <xsd:schema xmlns:xsd="http://www.w3.org/2001/XMLSchema" xmlns:xs="http://www.w3.org/2001/XMLSchema" xmlns:p="http://schemas.microsoft.com/office/2006/metadata/properties" xmlns:ns3="692cb885-4291-4116-9c5a-c9591a519066" xmlns:ns4="aa17dc6d-988a-46d3-bf8d-c412011168d1" targetNamespace="http://schemas.microsoft.com/office/2006/metadata/properties" ma:root="true" ma:fieldsID="98f03dfbb9c673a58008db3e66e31f45" ns3:_="" ns4:_="">
    <xsd:import namespace="692cb885-4291-4116-9c5a-c9591a519066"/>
    <xsd:import namespace="aa17dc6d-988a-46d3-bf8d-c412011168d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cb885-4291-4116-9c5a-c9591a5190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a17dc6d-988a-46d3-bf8d-c412011168d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692cb885-4291-4116-9c5a-c9591a519066" xsi:nil="true"/>
  </documentManagement>
</p:properties>
</file>

<file path=customXml/itemProps1.xml><?xml version="1.0" encoding="utf-8"?>
<ds:datastoreItem xmlns:ds="http://schemas.openxmlformats.org/officeDocument/2006/customXml" ds:itemID="{C6FEA587-708A-4EB5-983A-957CC7A4035B}">
  <ds:schemaRefs>
    <ds:schemaRef ds:uri="http://schemas.openxmlformats.org/officeDocument/2006/bibliography"/>
  </ds:schemaRefs>
</ds:datastoreItem>
</file>

<file path=customXml/itemProps2.xml><?xml version="1.0" encoding="utf-8"?>
<ds:datastoreItem xmlns:ds="http://schemas.openxmlformats.org/officeDocument/2006/customXml" ds:itemID="{CEEBDDC0-D9AB-4672-A9FE-AE19DD65FAA7}">
  <ds:schemaRefs>
    <ds:schemaRef ds:uri="http://schemas.microsoft.com/sharepoint/v3/contenttype/forms"/>
  </ds:schemaRefs>
</ds:datastoreItem>
</file>

<file path=customXml/itemProps3.xml><?xml version="1.0" encoding="utf-8"?>
<ds:datastoreItem xmlns:ds="http://schemas.openxmlformats.org/officeDocument/2006/customXml" ds:itemID="{AADA6ACC-112E-4275-8179-8FF891F51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2cb885-4291-4116-9c5a-c9591a519066"/>
    <ds:schemaRef ds:uri="aa17dc6d-988a-46d3-bf8d-c412011168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4056D3-5D6B-42CE-B478-45A17A55AC93}">
  <ds:schemaRefs>
    <ds:schemaRef ds:uri="http://schemas.microsoft.com/office/2006/metadata/properties"/>
    <ds:schemaRef ds:uri="http://schemas.microsoft.com/office/infopath/2007/PartnerControls"/>
    <ds:schemaRef ds:uri="692cb885-4291-4116-9c5a-c9591a519066"/>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55</Pages>
  <Words>22507</Words>
  <Characters>111412</Characters>
  <Application>Microsoft Office Word</Application>
  <DocSecurity>0</DocSecurity>
  <Lines>6189</Lines>
  <Paragraphs>4617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129302</CharactersWithSpaces>
  <SharedDoc>false</SharedDoc>
  <HLinks>
    <vt:vector size="18" baseType="variant">
      <vt:variant>
        <vt:i4>3670059</vt:i4>
      </vt:variant>
      <vt:variant>
        <vt:i4>6</vt:i4>
      </vt:variant>
      <vt:variant>
        <vt:i4>0</vt:i4>
      </vt:variant>
      <vt:variant>
        <vt:i4>5</vt:i4>
      </vt:variant>
      <vt:variant>
        <vt:lpwstr>https://www.justice.gov/atr/horizontal-merger-guidelines-08192010</vt:lpwstr>
      </vt:variant>
      <vt:variant>
        <vt:lpwstr>5c</vt:lpwstr>
      </vt:variant>
      <vt:variant>
        <vt:i4>1179727</vt:i4>
      </vt:variant>
      <vt:variant>
        <vt:i4>3</vt:i4>
      </vt:variant>
      <vt:variant>
        <vt:i4>0</vt:i4>
      </vt:variant>
      <vt:variant>
        <vt:i4>5</vt:i4>
      </vt:variant>
      <vt:variant>
        <vt:lpwstr>https://www.ciperchile.cl/2013/05/16/ley-de-pesca-juicio-por-cohecho-amenaza-con-quitar-anonimato-de-aportes-privados-de-campana/</vt:lpwstr>
      </vt:variant>
      <vt:variant>
        <vt:lpwstr/>
      </vt:variant>
      <vt:variant>
        <vt:i4>7471227</vt:i4>
      </vt:variant>
      <vt:variant>
        <vt:i4>0</vt:i4>
      </vt:variant>
      <vt:variant>
        <vt:i4>0</vt:i4>
      </vt:variant>
      <vt:variant>
        <vt:i4>5</vt:i4>
      </vt:variant>
      <vt:variant>
        <vt:lpwstr>https://www.emol.com/noticias/Nacional/2015/10/27/756392/Corpesca-CDE-se-querello.html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Alejandro Jara Iturra</dc:creator>
  <cp:keywords/>
  <dc:description/>
  <cp:lastModifiedBy>Felipe Javier Quezada Escalona</cp:lastModifiedBy>
  <cp:revision>41</cp:revision>
  <cp:lastPrinted>2023-01-29T01:33:00Z</cp:lastPrinted>
  <dcterms:created xsi:type="dcterms:W3CDTF">2025-08-08T20:24:00Z</dcterms:created>
  <dcterms:modified xsi:type="dcterms:W3CDTF">2025-08-19T14:16:00Z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0bd2c8c95f1a939ba0391796017a2918c6e06ec1b831b0b7453eb2d9a6cb3561</vt:lpwstr>
  </property>
  <property fmtid="{D5CDD505-2E9C-101B-9397-08002B2CF9AE}" pid="3" name="ContentTypeId">
    <vt:lpwstr>0x010100D4B0406779760A4785F12826593E1647</vt:lpwstr>
  </property>
</Properties>
</file>